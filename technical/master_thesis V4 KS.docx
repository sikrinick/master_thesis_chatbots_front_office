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F85C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3D5C3CE5" w14:textId="77777777" w:rsidR="00702963" w:rsidRDefault="00A04196">
      <w:pPr>
        <w:pStyle w:val="NoList1"/>
        <w:framePr w:w="4593" w:wrap="auto" w:hAnchor="text" w:x="3777" w:y="1329"/>
        <w:widowControl w:val="0"/>
        <w:autoSpaceDE w:val="0"/>
        <w:autoSpaceDN w:val="0"/>
        <w:spacing w:after="0" w:line="397" w:lineRule="exact"/>
        <w:ind w:left="607"/>
        <w:rPr>
          <w:rFonts w:ascii="Times New Roman"/>
          <w:color w:val="000000"/>
          <w:sz w:val="36"/>
        </w:rPr>
      </w:pPr>
      <w:r>
        <w:rPr>
          <w:rFonts w:ascii="Times New Roman"/>
          <w:color w:val="000000"/>
          <w:spacing w:val="-1"/>
          <w:sz w:val="36"/>
        </w:rPr>
        <w:t>University of</w:t>
      </w:r>
      <w:r>
        <w:rPr>
          <w:rFonts w:ascii="Times New Roman"/>
          <w:color w:val="000000"/>
          <w:sz w:val="36"/>
        </w:rPr>
        <w:t xml:space="preserve"> </w:t>
      </w:r>
      <w:r>
        <w:rPr>
          <w:rFonts w:ascii="Times New Roman"/>
          <w:color w:val="000000"/>
          <w:spacing w:val="-5"/>
          <w:sz w:val="36"/>
        </w:rPr>
        <w:t>Warsaw</w:t>
      </w:r>
    </w:p>
    <w:p w14:paraId="1699051F" w14:textId="77777777" w:rsidR="00702963" w:rsidRDefault="00A04196">
      <w:pPr>
        <w:pStyle w:val="NoList1"/>
        <w:framePr w:w="4593" w:wrap="auto" w:hAnchor="text" w:x="3777" w:y="1329"/>
        <w:widowControl w:val="0"/>
        <w:autoSpaceDE w:val="0"/>
        <w:autoSpaceDN w:val="0"/>
        <w:spacing w:before="33" w:after="0" w:line="397" w:lineRule="exact"/>
        <w:rPr>
          <w:rFonts w:ascii="Times New Roman"/>
          <w:color w:val="000000"/>
          <w:sz w:val="36"/>
        </w:rPr>
      </w:pPr>
      <w:r>
        <w:rPr>
          <w:rFonts w:ascii="Times New Roman"/>
          <w:color w:val="000000"/>
          <w:spacing w:val="-1"/>
          <w:sz w:val="36"/>
        </w:rPr>
        <w:t>Faculty of</w:t>
      </w:r>
      <w:r>
        <w:rPr>
          <w:rFonts w:ascii="Times New Roman"/>
          <w:color w:val="000000"/>
          <w:sz w:val="36"/>
        </w:rPr>
        <w:t xml:space="preserve"> </w:t>
      </w:r>
      <w:r>
        <w:rPr>
          <w:rFonts w:ascii="Times New Roman"/>
          <w:color w:val="000000"/>
          <w:spacing w:val="-1"/>
          <w:sz w:val="36"/>
        </w:rPr>
        <w:t>Economic</w:t>
      </w:r>
      <w:r>
        <w:rPr>
          <w:rFonts w:ascii="Times New Roman"/>
          <w:color w:val="000000"/>
          <w:sz w:val="36"/>
        </w:rPr>
        <w:t xml:space="preserve"> </w:t>
      </w:r>
      <w:r>
        <w:rPr>
          <w:rFonts w:ascii="Times New Roman"/>
          <w:color w:val="000000"/>
          <w:spacing w:val="-1"/>
          <w:sz w:val="36"/>
        </w:rPr>
        <w:t>Sciences</w:t>
      </w:r>
    </w:p>
    <w:p w14:paraId="07662745" w14:textId="77777777" w:rsidR="00702963" w:rsidRDefault="00A04196">
      <w:pPr>
        <w:pStyle w:val="NoList1"/>
        <w:framePr w:w="2014" w:wrap="auto" w:hAnchor="text" w:x="5066" w:y="4053"/>
        <w:widowControl w:val="0"/>
        <w:autoSpaceDE w:val="0"/>
        <w:autoSpaceDN w:val="0"/>
        <w:spacing w:after="0" w:line="309" w:lineRule="exac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pacing w:val="-1"/>
          <w:sz w:val="28"/>
        </w:rPr>
        <w:t>Mykyta</w:t>
      </w:r>
      <w:r>
        <w:rPr>
          <w:rFonts w:ascii="Times New Roman"/>
          <w:color w:val="000000"/>
          <w:sz w:val="28"/>
        </w:rPr>
        <w:t xml:space="preserve"> Sikriier</w:t>
      </w:r>
    </w:p>
    <w:p w14:paraId="74FD2D99" w14:textId="77777777" w:rsidR="00702963" w:rsidRDefault="00A04196">
      <w:pPr>
        <w:pStyle w:val="NoList1"/>
        <w:framePr w:w="2096" w:wrap="auto" w:hAnchor="text" w:x="5025" w:y="45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Album </w:t>
      </w:r>
      <w:r>
        <w:rPr>
          <w:rFonts w:ascii="Times New Roman" w:hAnsi="Times New Roman" w:cs="Times New Roman"/>
          <w:color w:val="000000"/>
          <w:spacing w:val="-1"/>
          <w:sz w:val="24"/>
        </w:rPr>
        <w:t>N°: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381815</w:t>
      </w:r>
    </w:p>
    <w:p w14:paraId="2FCB34E1" w14:textId="77777777" w:rsidR="00702963" w:rsidRDefault="00A04196">
      <w:pPr>
        <w:pStyle w:val="NoList1"/>
        <w:framePr w:w="9173" w:wrap="auto" w:hAnchor="text" w:x="1536" w:y="5531"/>
        <w:widowControl w:val="0"/>
        <w:autoSpaceDE w:val="0"/>
        <w:autoSpaceDN w:val="0"/>
        <w:spacing w:after="0" w:line="441" w:lineRule="exact"/>
        <w:rPr>
          <w:rFonts w:ascii="Times New Roman"/>
          <w:color w:val="000000"/>
          <w:sz w:val="40"/>
        </w:rPr>
      </w:pPr>
      <w:r>
        <w:rPr>
          <w:rFonts w:ascii="Times New Roman"/>
          <w:b/>
          <w:color w:val="000000"/>
          <w:spacing w:val="-2"/>
          <w:sz w:val="40"/>
        </w:rPr>
        <w:t>Commercial</w:t>
      </w:r>
      <w:r>
        <w:rPr>
          <w:rFonts w:ascii="Times New Roman"/>
          <w:b/>
          <w:color w:val="000000"/>
          <w:sz w:val="40"/>
        </w:rPr>
        <w:t xml:space="preserve"> </w:t>
      </w:r>
      <w:r>
        <w:rPr>
          <w:rFonts w:ascii="Times New Roman"/>
          <w:b/>
          <w:color w:val="000000"/>
          <w:spacing w:val="-1"/>
          <w:sz w:val="40"/>
        </w:rPr>
        <w:t>Banking</w:t>
      </w:r>
      <w:r>
        <w:rPr>
          <w:rFonts w:ascii="Times New Roman"/>
          <w:b/>
          <w:color w:val="000000"/>
          <w:sz w:val="40"/>
        </w:rPr>
        <w:t xml:space="preserve"> </w:t>
      </w:r>
      <w:r>
        <w:rPr>
          <w:rFonts w:ascii="Times New Roman"/>
          <w:b/>
          <w:color w:val="000000"/>
          <w:spacing w:val="-2"/>
          <w:sz w:val="40"/>
        </w:rPr>
        <w:t>Front</w:t>
      </w:r>
      <w:r>
        <w:rPr>
          <w:rFonts w:ascii="Times New Roman"/>
          <w:b/>
          <w:color w:val="000000"/>
          <w:spacing w:val="1"/>
          <w:sz w:val="40"/>
        </w:rPr>
        <w:t xml:space="preserve"> </w:t>
      </w:r>
      <w:r>
        <w:rPr>
          <w:rFonts w:ascii="Times New Roman"/>
          <w:b/>
          <w:color w:val="000000"/>
          <w:spacing w:val="-1"/>
          <w:sz w:val="40"/>
        </w:rPr>
        <w:t>Office:</w:t>
      </w:r>
      <w:r>
        <w:rPr>
          <w:rFonts w:ascii="Times New Roman"/>
          <w:b/>
          <w:color w:val="000000"/>
          <w:spacing w:val="33"/>
          <w:sz w:val="40"/>
        </w:rPr>
        <w:t xml:space="preserve"> </w:t>
      </w:r>
      <w:r>
        <w:rPr>
          <w:rFonts w:ascii="Times New Roman"/>
          <w:b/>
          <w:color w:val="000000"/>
          <w:spacing w:val="-1"/>
          <w:sz w:val="40"/>
        </w:rPr>
        <w:t xml:space="preserve">new </w:t>
      </w:r>
      <w:r>
        <w:rPr>
          <w:rFonts w:ascii="Times New Roman"/>
          <w:b/>
          <w:color w:val="000000"/>
          <w:spacing w:val="-2"/>
          <w:sz w:val="40"/>
        </w:rPr>
        <w:t>approach</w:t>
      </w:r>
      <w:r>
        <w:rPr>
          <w:rFonts w:ascii="Times New Roman"/>
          <w:b/>
          <w:color w:val="000000"/>
          <w:sz w:val="40"/>
        </w:rPr>
        <w:t xml:space="preserve"> </w:t>
      </w:r>
      <w:r>
        <w:rPr>
          <w:rFonts w:ascii="Times New Roman"/>
          <w:b/>
          <w:color w:val="000000"/>
          <w:spacing w:val="-1"/>
          <w:sz w:val="40"/>
        </w:rPr>
        <w:t>to</w:t>
      </w:r>
    </w:p>
    <w:p w14:paraId="21B85D9A" w14:textId="77777777" w:rsidR="00702963" w:rsidRDefault="00A04196">
      <w:pPr>
        <w:pStyle w:val="NoList1"/>
        <w:framePr w:w="9173" w:wrap="auto" w:hAnchor="text" w:x="1536" w:y="5531"/>
        <w:widowControl w:val="0"/>
        <w:autoSpaceDE w:val="0"/>
        <w:autoSpaceDN w:val="0"/>
        <w:spacing w:before="37" w:after="0" w:line="441" w:lineRule="exact"/>
        <w:ind w:left="3011"/>
        <w:rPr>
          <w:rFonts w:ascii="Times New Roman"/>
          <w:color w:val="000000"/>
          <w:sz w:val="40"/>
        </w:rPr>
      </w:pPr>
      <w:r>
        <w:rPr>
          <w:rFonts w:ascii="Times New Roman"/>
          <w:b/>
          <w:color w:val="000000"/>
          <w:spacing w:val="-1"/>
          <w:sz w:val="40"/>
        </w:rPr>
        <w:t>serve customers</w:t>
      </w:r>
    </w:p>
    <w:p w14:paraId="38EBA9D3" w14:textId="77777777" w:rsidR="00702963" w:rsidRDefault="00A04196">
      <w:pPr>
        <w:pStyle w:val="NoList1"/>
        <w:framePr w:w="2533" w:wrap="auto" w:hAnchor="text" w:x="4806" w:y="7164"/>
        <w:widowControl w:val="0"/>
        <w:autoSpaceDE w:val="0"/>
        <w:autoSpaceDN w:val="0"/>
        <w:spacing w:after="0" w:line="309" w:lineRule="exac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pacing w:val="-1"/>
          <w:sz w:val="28"/>
        </w:rPr>
        <w:t>Master</w:t>
      </w:r>
      <w:r>
        <w:rPr>
          <w:rFonts w:ascii="Times New Roman"/>
          <w:color w:val="000000"/>
          <w:sz w:val="28"/>
        </w:rPr>
        <w:t xml:space="preserve"> degree thesis</w:t>
      </w:r>
    </w:p>
    <w:p w14:paraId="43DEC511" w14:textId="77777777" w:rsidR="00702963" w:rsidRDefault="00A04196">
      <w:pPr>
        <w:pStyle w:val="NoList1"/>
        <w:framePr w:w="4292" w:wrap="auto" w:hAnchor="text" w:x="3927" w:y="7576"/>
        <w:widowControl w:val="0"/>
        <w:autoSpaceDE w:val="0"/>
        <w:autoSpaceDN w:val="0"/>
        <w:spacing w:after="0" w:line="309" w:lineRule="exac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 xml:space="preserve">Field </w:t>
      </w:r>
      <w:r>
        <w:rPr>
          <w:rFonts w:ascii="Times New Roman"/>
          <w:color w:val="000000"/>
          <w:spacing w:val="-1"/>
          <w:sz w:val="28"/>
        </w:rPr>
        <w:t>of</w:t>
      </w:r>
      <w:r>
        <w:rPr>
          <w:rFonts w:ascii="Times New Roman"/>
          <w:color w:val="000000"/>
          <w:sz w:val="28"/>
        </w:rPr>
        <w:t xml:space="preserve"> study: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z w:val="28"/>
        </w:rPr>
        <w:t>Quantitative Finance</w:t>
      </w:r>
    </w:p>
    <w:p w14:paraId="543AE69B" w14:textId="77777777" w:rsidR="00702963" w:rsidRDefault="00A04196">
      <w:pPr>
        <w:pStyle w:val="NoList1"/>
        <w:framePr w:w="4331" w:wrap="auto" w:hAnchor="text" w:x="6278" w:y="111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thesis written under the supervision of</w:t>
      </w:r>
    </w:p>
    <w:p w14:paraId="72ADA272" w14:textId="77777777" w:rsidR="00702963" w:rsidRDefault="00A04196">
      <w:pPr>
        <w:pStyle w:val="NoList1"/>
        <w:framePr w:w="4331" w:wrap="auto" w:hAnchor="text" w:x="6278" w:y="11178"/>
        <w:widowControl w:val="0"/>
        <w:autoSpaceDE w:val="0"/>
        <w:autoSpaceDN w:val="0"/>
        <w:spacing w:before="24" w:after="0" w:line="265" w:lineRule="exact"/>
        <w:ind w:left="154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PhD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Krzysztof Spirzewski</w:t>
      </w:r>
    </w:p>
    <w:p w14:paraId="0A3DDCF6" w14:textId="77777777" w:rsidR="00702963" w:rsidRDefault="00A04196">
      <w:pPr>
        <w:pStyle w:val="NoList1"/>
        <w:framePr w:w="4331" w:wrap="auto" w:hAnchor="text" w:x="6278" w:y="11178"/>
        <w:widowControl w:val="0"/>
        <w:autoSpaceDE w:val="0"/>
        <w:autoSpaceDN w:val="0"/>
        <w:spacing w:before="24" w:after="0" w:line="265" w:lineRule="exact"/>
        <w:ind w:left="175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Finance and Accounting</w:t>
      </w:r>
    </w:p>
    <w:p w14:paraId="0252926D" w14:textId="77777777" w:rsidR="00702963" w:rsidRDefault="00A04196">
      <w:pPr>
        <w:pStyle w:val="NoList1"/>
        <w:framePr w:w="4331" w:wrap="auto" w:hAnchor="text" w:x="6278" w:y="11178"/>
        <w:widowControl w:val="0"/>
        <w:autoSpaceDE w:val="0"/>
        <w:autoSpaceDN w:val="0"/>
        <w:spacing w:before="24" w:after="0" w:line="265" w:lineRule="exact"/>
        <w:ind w:left="3088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WNE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UW</w:t>
      </w:r>
    </w:p>
    <w:p w14:paraId="34C816E5" w14:textId="77777777" w:rsidR="00702963" w:rsidRDefault="00A04196">
      <w:pPr>
        <w:pStyle w:val="NoList1"/>
        <w:framePr w:w="2669" w:wrap="auto" w:hAnchor="text" w:x="4738" w:y="143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6"/>
          <w:sz w:val="24"/>
        </w:rPr>
        <w:t>Warsaw,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 2021</w:t>
      </w:r>
    </w:p>
    <w:p w14:paraId="7B232AFA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</w:t>
      </w:r>
    </w:p>
    <w:p w14:paraId="0F34BD39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54BE5AE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BB74A5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41AB7E1D" w14:textId="77777777" w:rsidR="00702963" w:rsidRDefault="00A04196">
      <w:pPr>
        <w:pStyle w:val="NoList1"/>
        <w:framePr w:w="3063" w:wrap="auto" w:hAnchor="text" w:x="1417" w:y="235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i/>
          <w:color w:val="000000"/>
          <w:sz w:val="24"/>
        </w:rPr>
        <w:t>Declaration of the supervisor</w:t>
      </w:r>
    </w:p>
    <w:p w14:paraId="6B11F347" w14:textId="77777777" w:rsidR="00702963" w:rsidRDefault="00A04196">
      <w:pPr>
        <w:pStyle w:val="NoList1"/>
        <w:framePr w:w="9312" w:wrap="auto" w:hAnchor="text" w:x="1417" w:y="300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 declare that the following thesis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written under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z w:val="24"/>
        </w:rPr>
        <w:t xml:space="preserve"> supervision and I state that it meets all</w:t>
      </w:r>
    </w:p>
    <w:p w14:paraId="2AAED558" w14:textId="77777777" w:rsidR="00702963" w:rsidRDefault="00A04196">
      <w:pPr>
        <w:pStyle w:val="NoList1"/>
        <w:framePr w:w="9312" w:wrap="auto" w:hAnchor="text" w:x="1417" w:y="300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criteria to be submitted for the procedure of academic degree award.</w:t>
      </w:r>
    </w:p>
    <w:p w14:paraId="103B4FD6" w14:textId="77777777" w:rsidR="00702963" w:rsidRDefault="00A04196">
      <w:pPr>
        <w:pStyle w:val="NoList1"/>
        <w:framePr w:w="691" w:wrap="auto" w:hAnchor="text" w:x="1417" w:y="46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Date</w:t>
      </w:r>
    </w:p>
    <w:p w14:paraId="4E72876E" w14:textId="77777777" w:rsidR="00702963" w:rsidRDefault="00A04196">
      <w:pPr>
        <w:pStyle w:val="NoList1"/>
        <w:framePr w:w="2863" w:wrap="auto" w:hAnchor="text" w:x="5538" w:y="46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Signature of the Supervisor</w:t>
      </w:r>
    </w:p>
    <w:p w14:paraId="1AC253C4" w14:textId="77777777" w:rsidR="00702963" w:rsidRDefault="00A04196">
      <w:pPr>
        <w:pStyle w:val="NoList1"/>
        <w:framePr w:w="3893" w:wrap="auto" w:hAnchor="text" w:x="1417" w:y="67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i/>
          <w:color w:val="000000"/>
          <w:sz w:val="24"/>
        </w:rPr>
        <w:t>Declaration of the author of the thesis</w:t>
      </w:r>
    </w:p>
    <w:p w14:paraId="2C1440A6" w14:textId="77777777" w:rsidR="00702963" w:rsidRDefault="00A04196">
      <w:pPr>
        <w:pStyle w:val="NoList1"/>
        <w:framePr w:w="9312" w:wrap="auto" w:hAnchor="text" w:x="1417" w:y="74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6"/>
          <w:sz w:val="24"/>
        </w:rPr>
        <w:t>Aware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legal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responsibility,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declare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following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</w:p>
    <w:p w14:paraId="2000EDDC" w14:textId="77777777" w:rsidR="00702963" w:rsidRDefault="00A04196">
      <w:pPr>
        <w:pStyle w:val="NoList1"/>
        <w:framePr w:w="9312" w:wrap="auto" w:hAnchor="text" w:x="1417" w:y="7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free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constitutes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copyright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infringement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</w:p>
    <w:p w14:paraId="5EB1C452" w14:textId="77777777" w:rsidR="00702963" w:rsidRDefault="00A04196">
      <w:pPr>
        <w:pStyle w:val="NoList1"/>
        <w:framePr w:w="9312" w:wrap="auto" w:hAnchor="text" w:x="1417" w:y="7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acquired contrary to applicable laws and regulations.</w:t>
      </w:r>
    </w:p>
    <w:p w14:paraId="64C56EDB" w14:textId="77777777" w:rsidR="00702963" w:rsidRDefault="00A04196">
      <w:pPr>
        <w:pStyle w:val="NoList1"/>
        <w:framePr w:w="9312" w:wrap="auto" w:hAnchor="text" w:x="1417" w:y="867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declare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degree-awarding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</w:p>
    <w:p w14:paraId="053AA513" w14:textId="77777777" w:rsidR="00702963" w:rsidRDefault="00A04196">
      <w:pPr>
        <w:pStyle w:val="NoList1"/>
        <w:framePr w:w="9312" w:wrap="auto" w:hAnchor="text" w:x="1417" w:y="867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higher education institution.</w:t>
      </w:r>
    </w:p>
    <w:p w14:paraId="35DB7164" w14:textId="77777777" w:rsidR="00702963" w:rsidRDefault="00A04196">
      <w:pPr>
        <w:pStyle w:val="NoList1"/>
        <w:framePr w:w="9312" w:wrap="auto" w:hAnchor="text" w:x="1417" w:y="95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Moreover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declare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attached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version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identical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enclosed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</w:p>
    <w:p w14:paraId="3E99D89A" w14:textId="77777777" w:rsidR="00702963" w:rsidRDefault="00A04196">
      <w:pPr>
        <w:pStyle w:val="NoList1"/>
        <w:framePr w:w="9312" w:wrap="auto" w:hAnchor="text" w:x="1417" w:y="95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version.</w:t>
      </w:r>
    </w:p>
    <w:p w14:paraId="2F176C87" w14:textId="77777777" w:rsidR="00702963" w:rsidRDefault="00A04196">
      <w:pPr>
        <w:pStyle w:val="NoList1"/>
        <w:framePr w:w="691" w:wrap="auto" w:hAnchor="text" w:x="1417" w:y="1117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Date</w:t>
      </w:r>
    </w:p>
    <w:p w14:paraId="30AB560E" w14:textId="77777777" w:rsidR="00702963" w:rsidRDefault="00A04196">
      <w:pPr>
        <w:pStyle w:val="NoList1"/>
        <w:framePr w:w="2504" w:wrap="auto" w:hAnchor="text" w:x="5896" w:y="1117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Signature of the Author</w:t>
      </w:r>
    </w:p>
    <w:p w14:paraId="381116DA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</w:t>
      </w:r>
    </w:p>
    <w:p w14:paraId="02A672C7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468DFE0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05651A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1A87EDC8" w14:textId="77777777" w:rsidR="00702963" w:rsidRDefault="00A04196">
      <w:pPr>
        <w:pStyle w:val="NoList1"/>
        <w:framePr w:w="1250" w:wrap="auto" w:hAnchor="text" w:x="5448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Summary</w:t>
      </w:r>
    </w:p>
    <w:p w14:paraId="6BB9D145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2007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competitiveness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</w:p>
    <w:p w14:paraId="529E2612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instruments.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Later,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triggered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wave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182770DC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integration.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seeks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C21661D" w14:textId="1DD5B9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4"/>
          <w:sz w:val="24"/>
        </w:rPr>
        <w:t xml:space="preserve"> </w:t>
      </w:r>
      <w:del w:id="3" w:author="Krzysztof SPIRZEWSKI" w:date="2021-11-03T18:44:00Z">
        <w:r w:rsidDel="00766456">
          <w:rPr>
            <w:rFonts w:ascii="Times New Roman"/>
            <w:color w:val="000000"/>
            <w:spacing w:val="-1"/>
            <w:sz w:val="24"/>
          </w:rPr>
          <w:delText>M</w:delText>
        </w:r>
      </w:del>
      <w:del w:id="4" w:author="Krzysztof SPIRZEWSKI" w:date="2021-11-03T18:45:00Z">
        <w:r w:rsidDel="00766456">
          <w:rPr>
            <w:rFonts w:ascii="Times New Roman"/>
            <w:color w:val="000000"/>
            <w:spacing w:val="-1"/>
            <w:sz w:val="24"/>
          </w:rPr>
          <w:delText>L</w:delText>
        </w:r>
        <w:r w:rsidDel="00766456">
          <w:rPr>
            <w:rFonts w:ascii="Times New Roman"/>
            <w:color w:val="000000"/>
            <w:spacing w:val="25"/>
            <w:sz w:val="24"/>
          </w:rPr>
          <w:delText xml:space="preserve"> </w:delText>
        </w:r>
        <w:r w:rsidDel="00766456">
          <w:rPr>
            <w:rFonts w:ascii="Times New Roman"/>
            <w:color w:val="000000"/>
            <w:sz w:val="24"/>
          </w:rPr>
          <w:delText>&amp;</w:delText>
        </w:r>
        <w:r w:rsidDel="00766456">
          <w:rPr>
            <w:rFonts w:ascii="Times New Roman"/>
            <w:color w:val="000000"/>
            <w:spacing w:val="24"/>
            <w:sz w:val="24"/>
          </w:rPr>
          <w:delText xml:space="preserve"> </w:delText>
        </w:r>
        <w:r w:rsidDel="00766456">
          <w:rPr>
            <w:rFonts w:ascii="Times New Roman"/>
            <w:color w:val="000000"/>
            <w:spacing w:val="-1"/>
            <w:sz w:val="24"/>
          </w:rPr>
          <w:delText>AI</w:delText>
        </w:r>
      </w:del>
      <w:ins w:id="5" w:author="Krzysztof SPIRZEWSKI" w:date="2021-11-03T18:45:00Z">
        <w:r w:rsidR="00766456">
          <w:rPr>
            <w:rFonts w:ascii="Times New Roman"/>
            <w:color w:val="000000"/>
            <w:spacing w:val="-1"/>
            <w:sz w:val="24"/>
          </w:rPr>
          <w:t>new</w:t>
        </w:r>
      </w:ins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6857373B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brought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investigates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</w:t>
      </w:r>
    </w:p>
    <w:p w14:paraId="74EEC452" w14:textId="641F2F55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del w:id="6" w:author="Krzysztof SPIRZEWSKI" w:date="2021-11-03T18:45:00Z">
        <w:r w:rsidDel="00766456">
          <w:rPr>
            <w:rFonts w:ascii="Times New Roman"/>
            <w:color w:val="000000"/>
            <w:spacing w:val="-1"/>
            <w:sz w:val="24"/>
          </w:rPr>
          <w:delText>ML</w:delText>
        </w:r>
        <w:r w:rsidDel="00766456">
          <w:rPr>
            <w:rFonts w:ascii="Times New Roman"/>
            <w:color w:val="000000"/>
            <w:spacing w:val="1"/>
            <w:sz w:val="24"/>
          </w:rPr>
          <w:delText xml:space="preserve"> </w:delText>
        </w:r>
        <w:r w:rsidDel="00766456">
          <w:rPr>
            <w:rFonts w:ascii="Times New Roman"/>
            <w:color w:val="000000"/>
            <w:sz w:val="24"/>
          </w:rPr>
          <w:delText xml:space="preserve">&amp; </w:delText>
        </w:r>
        <w:r w:rsidDel="00766456">
          <w:rPr>
            <w:rFonts w:ascii="Times New Roman"/>
            <w:color w:val="000000"/>
            <w:spacing w:val="-1"/>
            <w:sz w:val="24"/>
          </w:rPr>
          <w:delText>AI</w:delText>
        </w:r>
        <w:r w:rsidDel="00766456">
          <w:rPr>
            <w:rFonts w:ascii="Times New Roman"/>
            <w:color w:val="000000"/>
            <w:spacing w:val="1"/>
            <w:sz w:val="24"/>
          </w:rPr>
          <w:delText xml:space="preserve"> </w:delText>
        </w:r>
      </w:del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layers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</w:p>
    <w:p w14:paraId="06EE8197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efficiency.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</w:p>
    <w:p w14:paraId="06EE44D1" w14:textId="77777777" w:rsidR="00702963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7DD2B9EC" w14:textId="77777777" w:rsidR="00702963" w:rsidRPr="00766456" w:rsidRDefault="00A04196">
      <w:pPr>
        <w:pStyle w:val="NoList1"/>
        <w:framePr w:w="9312" w:wrap="auto" w:hAnchor="text" w:x="1417" w:y="197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7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Front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9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Office</w:t>
      </w:r>
      <w:r w:rsidRPr="00766456">
        <w:rPr>
          <w:rFonts w:ascii="Times New Roman"/>
          <w:color w:val="000000"/>
          <w:sz w:val="24"/>
          <w:lang w:val="pl-PL"/>
          <w:rPrChange w:id="1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service.</w:t>
      </w:r>
    </w:p>
    <w:p w14:paraId="18339530" w14:textId="77777777" w:rsidR="00702963" w:rsidRPr="00766456" w:rsidRDefault="00A04196">
      <w:pPr>
        <w:pStyle w:val="NoList1"/>
        <w:framePr w:w="1488" w:wrap="auto" w:hAnchor="text" w:x="5331" w:y="495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  <w:lang w:val="pl-PL"/>
          <w:rPrChange w:id="11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b/>
          <w:color w:val="000000"/>
          <w:spacing w:val="-1"/>
          <w:sz w:val="24"/>
          <w:lang w:val="pl-PL"/>
          <w:rPrChange w:id="12" w:author="Krzysztof SPIRZEWSKI" w:date="2021-11-03T18:44:00Z">
            <w:rPr>
              <w:rFonts w:ascii="Times New Roman"/>
              <w:b/>
              <w:color w:val="000000"/>
              <w:spacing w:val="-1"/>
              <w:sz w:val="24"/>
            </w:rPr>
          </w:rPrChange>
        </w:rPr>
        <w:t>Streszczenie</w:t>
      </w:r>
    </w:p>
    <w:p w14:paraId="0DEF0F0F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  <w:lang w:val="pl-PL"/>
          <w:rPrChange w:id="1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1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Dyrektywa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15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16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PSD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17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19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roku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21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2007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23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4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wskazała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25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na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27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duże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29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3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zainteresowanie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31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32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regulatorów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33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3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rynku</w:t>
      </w:r>
      <w:r w:rsidRPr="00766456">
        <w:rPr>
          <w:rFonts w:ascii="Times New Roman"/>
          <w:color w:val="000000"/>
          <w:spacing w:val="-19"/>
          <w:sz w:val="24"/>
          <w:lang w:val="pl-PL"/>
          <w:rPrChange w:id="35" w:author="Krzysztof SPIRZEWSKI" w:date="2021-11-03T18:44:00Z">
            <w:rPr>
              <w:rFonts w:ascii="Times New Roman"/>
              <w:color w:val="000000"/>
              <w:spacing w:val="-1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3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finansowego</w:t>
      </w:r>
    </w:p>
    <w:p w14:paraId="272163E7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37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 w:hAnsi="Times New Roman" w:cs="Times New Roman"/>
          <w:color w:val="000000"/>
          <w:sz w:val="24"/>
          <w:lang w:val="pl-PL"/>
          <w:rPrChange w:id="3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zwiększenia</w:t>
      </w:r>
      <w:r w:rsidRPr="00766456">
        <w:rPr>
          <w:rFonts w:ascii="Times New Roman"/>
          <w:color w:val="000000"/>
          <w:spacing w:val="89"/>
          <w:sz w:val="24"/>
          <w:lang w:val="pl-PL"/>
          <w:rPrChange w:id="39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40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konkurencyjności</w:t>
      </w:r>
      <w:r w:rsidRPr="00766456">
        <w:rPr>
          <w:rFonts w:ascii="Times New Roman"/>
          <w:color w:val="000000"/>
          <w:spacing w:val="89"/>
          <w:sz w:val="24"/>
          <w:lang w:val="pl-PL"/>
          <w:rPrChange w:id="41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sektora</w:t>
      </w:r>
      <w:r w:rsidRPr="00766456">
        <w:rPr>
          <w:rFonts w:ascii="Times New Roman"/>
          <w:color w:val="000000"/>
          <w:spacing w:val="89"/>
          <w:sz w:val="24"/>
          <w:lang w:val="pl-PL"/>
          <w:rPrChange w:id="43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bankowego</w:t>
      </w:r>
      <w:r w:rsidRPr="00766456">
        <w:rPr>
          <w:rFonts w:ascii="Times New Roman"/>
          <w:color w:val="000000"/>
          <w:spacing w:val="89"/>
          <w:sz w:val="24"/>
          <w:lang w:val="pl-PL"/>
          <w:rPrChange w:id="45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za</w:t>
      </w:r>
      <w:r w:rsidRPr="00766456">
        <w:rPr>
          <w:rFonts w:ascii="Times New Roman"/>
          <w:color w:val="000000"/>
          <w:spacing w:val="89"/>
          <w:sz w:val="24"/>
          <w:lang w:val="pl-PL"/>
          <w:rPrChange w:id="47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4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pomocą</w:t>
      </w:r>
      <w:r w:rsidRPr="00766456">
        <w:rPr>
          <w:rFonts w:ascii="Times New Roman"/>
          <w:color w:val="000000"/>
          <w:spacing w:val="89"/>
          <w:sz w:val="24"/>
          <w:lang w:val="pl-PL"/>
          <w:rPrChange w:id="49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50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instrumentów</w:t>
      </w:r>
      <w:r w:rsidRPr="00766456">
        <w:rPr>
          <w:rFonts w:ascii="Times New Roman"/>
          <w:color w:val="000000"/>
          <w:spacing w:val="89"/>
          <w:sz w:val="24"/>
          <w:lang w:val="pl-PL"/>
          <w:rPrChange w:id="51" w:author="Krzysztof SPIRZEWSKI" w:date="2021-11-03T18:44:00Z">
            <w:rPr>
              <w:rFonts w:ascii="Times New Roman"/>
              <w:color w:val="000000"/>
              <w:spacing w:val="8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5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cyfrowych.</w:t>
      </w:r>
    </w:p>
    <w:p w14:paraId="47026A43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5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5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Kolejna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55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5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wersja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57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5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tej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59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6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Dyrektywy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61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6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(znana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63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6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pod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65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66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nazwą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67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68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PSD2)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69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70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wywołała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71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pacing w:val="-1"/>
          <w:sz w:val="24"/>
          <w:lang w:val="pl-PL"/>
          <w:rPrChange w:id="72" w:author="Krzysztof SPIRZEWSKI" w:date="2021-11-03T18:44:00Z">
            <w:rPr>
              <w:rFonts w:ascii="Times New Roman" w:hAnsi="Times New Roman" w:cs="Times New Roman"/>
              <w:color w:val="000000"/>
              <w:spacing w:val="-1"/>
              <w:sz w:val="24"/>
            </w:rPr>
          </w:rPrChange>
        </w:rPr>
        <w:t>nową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73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74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falę</w:t>
      </w:r>
      <w:r w:rsidRPr="00766456">
        <w:rPr>
          <w:rFonts w:ascii="Times New Roman"/>
          <w:color w:val="000000"/>
          <w:sz w:val="24"/>
          <w:lang w:val="pl-PL"/>
          <w:rPrChange w:id="7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cyfryzacji</w:t>
      </w:r>
      <w:r w:rsidRPr="00766456">
        <w:rPr>
          <w:rFonts w:ascii="Times New Roman"/>
          <w:color w:val="000000"/>
          <w:spacing w:val="-9"/>
          <w:sz w:val="24"/>
          <w:lang w:val="pl-PL"/>
          <w:rPrChange w:id="76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77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banków</w:t>
      </w:r>
    </w:p>
    <w:p w14:paraId="42B361E8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7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 w:hAnsi="Times New Roman" w:cs="Times New Roman"/>
          <w:color w:val="000000"/>
          <w:sz w:val="24"/>
          <w:lang w:val="pl-PL"/>
          <w:rPrChange w:id="79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kierując</w:t>
      </w:r>
      <w:r w:rsidRPr="00766456">
        <w:rPr>
          <w:rFonts w:ascii="Times New Roman"/>
          <w:color w:val="000000"/>
          <w:spacing w:val="1"/>
          <w:sz w:val="24"/>
          <w:lang w:val="pl-PL"/>
          <w:rPrChange w:id="80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81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swe</w:t>
      </w:r>
      <w:r w:rsidRPr="00766456">
        <w:rPr>
          <w:rFonts w:ascii="Times New Roman"/>
          <w:color w:val="000000"/>
          <w:spacing w:val="1"/>
          <w:sz w:val="24"/>
          <w:lang w:val="pl-PL"/>
          <w:rPrChange w:id="82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8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zmiany</w:t>
      </w:r>
      <w:r w:rsidRPr="00766456">
        <w:rPr>
          <w:rFonts w:ascii="Times New Roman"/>
          <w:color w:val="000000"/>
          <w:spacing w:val="1"/>
          <w:sz w:val="24"/>
          <w:lang w:val="pl-PL"/>
          <w:rPrChange w:id="84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8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w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86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stronę</w:t>
      </w:r>
      <w:r w:rsidRPr="00766456">
        <w:rPr>
          <w:rFonts w:ascii="Times New Roman"/>
          <w:color w:val="000000"/>
          <w:spacing w:val="1"/>
          <w:sz w:val="24"/>
          <w:lang w:val="pl-PL"/>
          <w:rPrChange w:id="87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8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otwartości</w:t>
      </w:r>
      <w:r w:rsidRPr="00766456">
        <w:rPr>
          <w:rFonts w:ascii="Times New Roman"/>
          <w:color w:val="000000"/>
          <w:spacing w:val="1"/>
          <w:sz w:val="24"/>
          <w:lang w:val="pl-PL"/>
          <w:rPrChange w:id="89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9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infrastruktury</w:t>
      </w:r>
      <w:r w:rsidRPr="00766456">
        <w:rPr>
          <w:rFonts w:ascii="Times New Roman"/>
          <w:color w:val="000000"/>
          <w:spacing w:val="1"/>
          <w:sz w:val="24"/>
          <w:lang w:val="pl-PL"/>
          <w:rPrChange w:id="91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9"/>
          <w:sz w:val="24"/>
          <w:lang w:val="pl-PL"/>
          <w:rPrChange w:id="92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>IT,</w:t>
      </w:r>
      <w:r w:rsidRPr="00766456">
        <w:rPr>
          <w:rFonts w:ascii="Times New Roman"/>
          <w:color w:val="000000"/>
          <w:spacing w:val="9"/>
          <w:sz w:val="24"/>
          <w:lang w:val="pl-PL"/>
          <w:rPrChange w:id="93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9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wykorzystania</w:t>
      </w:r>
      <w:r w:rsidRPr="00766456">
        <w:rPr>
          <w:rFonts w:ascii="Times New Roman"/>
          <w:color w:val="000000"/>
          <w:spacing w:val="1"/>
          <w:sz w:val="24"/>
          <w:lang w:val="pl-PL"/>
          <w:rPrChange w:id="95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9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Big</w:t>
      </w:r>
      <w:r w:rsidRPr="00766456">
        <w:rPr>
          <w:rFonts w:ascii="Times New Roman"/>
          <w:color w:val="000000"/>
          <w:spacing w:val="1"/>
          <w:sz w:val="24"/>
          <w:lang w:val="pl-PL"/>
          <w:rPrChange w:id="97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9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Data</w:t>
      </w:r>
      <w:r w:rsidRPr="00766456">
        <w:rPr>
          <w:rFonts w:ascii="Times New Roman"/>
          <w:color w:val="000000"/>
          <w:spacing w:val="1"/>
          <w:sz w:val="24"/>
          <w:lang w:val="pl-PL"/>
          <w:rPrChange w:id="99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0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</w:t>
      </w:r>
      <w:r w:rsidRPr="00766456">
        <w:rPr>
          <w:rFonts w:ascii="Times New Roman"/>
          <w:color w:val="000000"/>
          <w:spacing w:val="1"/>
          <w:sz w:val="24"/>
          <w:lang w:val="pl-PL"/>
          <w:rPrChange w:id="101" w:author="Krzysztof SPIRZEWSKI" w:date="2021-11-03T18:44:00Z">
            <w:rPr>
              <w:rFonts w:ascii="Times New Roman"/>
              <w:color w:val="000000"/>
              <w:spacing w:val="1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0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integracji</w:t>
      </w:r>
    </w:p>
    <w:p w14:paraId="76BFEBC0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10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10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</w:t>
      </w:r>
      <w:r w:rsidRPr="00766456">
        <w:rPr>
          <w:rFonts w:ascii="Times New Roman"/>
          <w:color w:val="000000"/>
          <w:spacing w:val="8"/>
          <w:sz w:val="24"/>
          <w:lang w:val="pl-PL"/>
          <w:rPrChange w:id="105" w:author="Krzysztof SPIRZEWSKI" w:date="2021-11-03T18:44:00Z">
            <w:rPr>
              <w:rFonts w:ascii="Times New Roman"/>
              <w:color w:val="000000"/>
              <w:spacing w:val="8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0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firmami</w:t>
      </w:r>
      <w:r w:rsidRPr="00766456">
        <w:rPr>
          <w:rFonts w:ascii="Times New Roman"/>
          <w:color w:val="000000"/>
          <w:spacing w:val="9"/>
          <w:sz w:val="24"/>
          <w:lang w:val="pl-PL"/>
          <w:rPrChange w:id="107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10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zewnętrznymi.</w:t>
      </w:r>
      <w:r w:rsidRPr="00766456">
        <w:rPr>
          <w:rFonts w:ascii="Times New Roman"/>
          <w:color w:val="000000"/>
          <w:spacing w:val="47"/>
          <w:sz w:val="24"/>
          <w:lang w:val="pl-PL"/>
          <w:rPrChange w:id="109" w:author="Krzysztof SPIRZEWSKI" w:date="2021-11-03T18:44:00Z">
            <w:rPr>
              <w:rFonts w:ascii="Times New Roman"/>
              <w:color w:val="000000"/>
              <w:spacing w:val="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1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Niniejsza</w:t>
      </w:r>
      <w:r w:rsidRPr="00766456">
        <w:rPr>
          <w:rFonts w:ascii="Times New Roman"/>
          <w:color w:val="000000"/>
          <w:spacing w:val="9"/>
          <w:sz w:val="24"/>
          <w:lang w:val="pl-PL"/>
          <w:rPrChange w:id="111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1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praca</w:t>
      </w:r>
      <w:r w:rsidRPr="00766456">
        <w:rPr>
          <w:rFonts w:ascii="Times New Roman"/>
          <w:color w:val="000000"/>
          <w:spacing w:val="9"/>
          <w:sz w:val="24"/>
          <w:lang w:val="pl-PL"/>
          <w:rPrChange w:id="113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114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ma</w:t>
      </w:r>
      <w:r w:rsidRPr="00766456">
        <w:rPr>
          <w:rFonts w:ascii="Times New Roman"/>
          <w:color w:val="000000"/>
          <w:spacing w:val="9"/>
          <w:sz w:val="24"/>
          <w:lang w:val="pl-PL"/>
          <w:rPrChange w:id="115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1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na</w:t>
      </w:r>
      <w:r w:rsidRPr="00766456">
        <w:rPr>
          <w:rFonts w:ascii="Times New Roman"/>
          <w:color w:val="000000"/>
          <w:spacing w:val="8"/>
          <w:sz w:val="24"/>
          <w:lang w:val="pl-PL"/>
          <w:rPrChange w:id="117" w:author="Krzysztof SPIRZEWSKI" w:date="2021-11-03T18:44:00Z">
            <w:rPr>
              <w:rFonts w:ascii="Times New Roman"/>
              <w:color w:val="000000"/>
              <w:spacing w:val="8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1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celu</w:t>
      </w:r>
      <w:r w:rsidRPr="00766456">
        <w:rPr>
          <w:rFonts w:ascii="Times New Roman"/>
          <w:color w:val="000000"/>
          <w:spacing w:val="8"/>
          <w:sz w:val="24"/>
          <w:lang w:val="pl-PL"/>
          <w:rPrChange w:id="119" w:author="Krzysztof SPIRZEWSKI" w:date="2021-11-03T18:44:00Z">
            <w:rPr>
              <w:rFonts w:ascii="Times New Roman"/>
              <w:color w:val="000000"/>
              <w:spacing w:val="8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2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zbadanie</w:t>
      </w:r>
      <w:r w:rsidRPr="00766456">
        <w:rPr>
          <w:rFonts w:ascii="Times New Roman"/>
          <w:color w:val="000000"/>
          <w:spacing w:val="9"/>
          <w:sz w:val="24"/>
          <w:lang w:val="pl-PL"/>
          <w:rPrChange w:id="121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2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rozwoju</w:t>
      </w:r>
      <w:r w:rsidRPr="00766456">
        <w:rPr>
          <w:rFonts w:ascii="Times New Roman"/>
          <w:color w:val="000000"/>
          <w:spacing w:val="9"/>
          <w:sz w:val="24"/>
          <w:lang w:val="pl-PL"/>
          <w:rPrChange w:id="123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124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działu</w:t>
      </w:r>
      <w:r w:rsidRPr="00766456">
        <w:rPr>
          <w:rFonts w:ascii="Times New Roman"/>
          <w:color w:val="000000"/>
          <w:spacing w:val="8"/>
          <w:sz w:val="24"/>
          <w:lang w:val="pl-PL"/>
          <w:rPrChange w:id="125" w:author="Krzysztof SPIRZEWSKI" w:date="2021-11-03T18:44:00Z">
            <w:rPr>
              <w:rFonts w:ascii="Times New Roman"/>
              <w:color w:val="000000"/>
              <w:spacing w:val="8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2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Front</w:t>
      </w:r>
      <w:r w:rsidRPr="00766456">
        <w:rPr>
          <w:rFonts w:ascii="Times New Roman"/>
          <w:color w:val="000000"/>
          <w:spacing w:val="9"/>
          <w:sz w:val="24"/>
          <w:lang w:val="pl-PL"/>
          <w:rPrChange w:id="127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128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Office</w:t>
      </w:r>
      <w:r w:rsidRPr="00766456">
        <w:rPr>
          <w:rFonts w:ascii="Times New Roman"/>
          <w:color w:val="000000"/>
          <w:spacing w:val="9"/>
          <w:sz w:val="24"/>
          <w:lang w:val="pl-PL"/>
          <w:rPrChange w:id="129" w:author="Krzysztof SPIRZEWSKI" w:date="2021-11-03T18:44:00Z">
            <w:rPr>
              <w:rFonts w:ascii="Times New Roman"/>
              <w:color w:val="000000"/>
              <w:spacing w:val="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3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</w:t>
      </w:r>
    </w:p>
    <w:p w14:paraId="3BC42939" w14:textId="3AEA600C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131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13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banku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33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3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komercyjnym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35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3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dokonywanego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37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3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za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39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140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pomocą</w:t>
      </w:r>
      <w:ins w:id="141" w:author="Krzysztof SPIRZEWSKI" w:date="2021-11-03T18:46:00Z">
        <w:r w:rsidR="00766456">
          <w:rPr>
            <w:rFonts w:ascii="Times New Roman" w:hAnsi="Times New Roman" w:cs="Times New Roman"/>
            <w:color w:val="000000"/>
            <w:sz w:val="24"/>
            <w:lang w:val="pl-PL"/>
          </w:rPr>
          <w:t xml:space="preserve"> nowych</w:t>
        </w:r>
      </w:ins>
      <w:r w:rsidRPr="00766456">
        <w:rPr>
          <w:rFonts w:ascii="Times New Roman"/>
          <w:color w:val="000000"/>
          <w:spacing w:val="-4"/>
          <w:sz w:val="24"/>
          <w:lang w:val="pl-PL"/>
          <w:rPrChange w:id="142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4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technologii</w:t>
      </w:r>
      <w:del w:id="144" w:author="Krzysztof SPIRZEWSKI" w:date="2021-11-03T18:46:00Z">
        <w:r w:rsidRPr="00766456" w:rsidDel="00766456">
          <w:rPr>
            <w:rFonts w:ascii="Times New Roman"/>
            <w:color w:val="000000"/>
            <w:spacing w:val="-4"/>
            <w:sz w:val="24"/>
            <w:lang w:val="pl-PL"/>
            <w:rPrChange w:id="145" w:author="Krzysztof SPIRZEWSKI" w:date="2021-11-03T18:44:00Z">
              <w:rPr>
                <w:rFonts w:ascii="Times New Roman"/>
                <w:color w:val="000000"/>
                <w:spacing w:val="-4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pacing w:val="-1"/>
            <w:sz w:val="24"/>
            <w:lang w:val="pl-PL"/>
            <w:rPrChange w:id="146" w:author="Krzysztof SPIRZEWSKI" w:date="2021-11-03T18:44:00Z">
              <w:rPr>
                <w:rFonts w:ascii="Times New Roman"/>
                <w:color w:val="000000"/>
                <w:spacing w:val="-1"/>
                <w:sz w:val="24"/>
              </w:rPr>
            </w:rPrChange>
          </w:rPr>
          <w:delText>ML</w:delText>
        </w:r>
        <w:r w:rsidRPr="00766456" w:rsidDel="00766456">
          <w:rPr>
            <w:rFonts w:ascii="Times New Roman"/>
            <w:color w:val="000000"/>
            <w:spacing w:val="-3"/>
            <w:sz w:val="24"/>
            <w:lang w:val="pl-PL"/>
            <w:rPrChange w:id="147" w:author="Krzysztof SPIRZEWSKI" w:date="2021-11-03T18:44:00Z">
              <w:rPr>
                <w:rFonts w:ascii="Times New Roman"/>
                <w:color w:val="000000"/>
                <w:spacing w:val="-3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z w:val="24"/>
            <w:lang w:val="pl-PL"/>
            <w:rPrChange w:id="148" w:author="Krzysztof SPIRZEWSKI" w:date="2021-11-03T18:44:00Z">
              <w:rPr>
                <w:rFonts w:ascii="Times New Roman"/>
                <w:color w:val="000000"/>
                <w:sz w:val="24"/>
              </w:rPr>
            </w:rPrChange>
          </w:rPr>
          <w:delText>&amp;</w:delText>
        </w:r>
        <w:r w:rsidRPr="00766456" w:rsidDel="00766456">
          <w:rPr>
            <w:rFonts w:ascii="Times New Roman"/>
            <w:color w:val="000000"/>
            <w:spacing w:val="-4"/>
            <w:sz w:val="24"/>
            <w:lang w:val="pl-PL"/>
            <w:rPrChange w:id="149" w:author="Krzysztof SPIRZEWSKI" w:date="2021-11-03T18:44:00Z">
              <w:rPr>
                <w:rFonts w:ascii="Times New Roman"/>
                <w:color w:val="000000"/>
                <w:spacing w:val="-4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z w:val="24"/>
            <w:lang w:val="pl-PL"/>
            <w:rPrChange w:id="150" w:author="Krzysztof SPIRZEWSKI" w:date="2021-11-03T18:44:00Z">
              <w:rPr>
                <w:rFonts w:ascii="Times New Roman"/>
                <w:color w:val="000000"/>
                <w:sz w:val="24"/>
              </w:rPr>
            </w:rPrChange>
          </w:rPr>
          <w:delText>AI</w:delText>
        </w:r>
      </w:del>
      <w:r w:rsidRPr="00766456">
        <w:rPr>
          <w:rFonts w:ascii="Times New Roman"/>
          <w:color w:val="000000"/>
          <w:sz w:val="24"/>
          <w:lang w:val="pl-PL"/>
          <w:rPrChange w:id="151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.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52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5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Badania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54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155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koncentrują</w:t>
      </w:r>
      <w:r w:rsidRPr="00766456">
        <w:rPr>
          <w:rFonts w:ascii="Times New Roman"/>
          <w:color w:val="000000"/>
          <w:spacing w:val="-4"/>
          <w:sz w:val="24"/>
          <w:lang w:val="pl-PL"/>
          <w:rPrChange w:id="156" w:author="Krzysztof SPIRZEWSKI" w:date="2021-11-03T18:44:00Z">
            <w:rPr>
              <w:rFonts w:ascii="Times New Roman"/>
              <w:color w:val="000000"/>
              <w:spacing w:val="-4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157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się</w:t>
      </w:r>
    </w:p>
    <w:p w14:paraId="6F6E4EF0" w14:textId="327E6182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15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 w:hAnsi="Times New Roman" w:cs="Times New Roman"/>
          <w:color w:val="000000"/>
          <w:spacing w:val="-1"/>
          <w:sz w:val="24"/>
          <w:lang w:val="pl-PL"/>
          <w:rPrChange w:id="159" w:author="Krzysztof SPIRZEWSKI" w:date="2021-11-03T18:44:00Z">
            <w:rPr>
              <w:rFonts w:ascii="Times New Roman" w:hAnsi="Times New Roman" w:cs="Times New Roman"/>
              <w:color w:val="000000"/>
              <w:spacing w:val="-1"/>
              <w:sz w:val="24"/>
            </w:rPr>
          </w:rPrChange>
        </w:rPr>
        <w:t>wokół</w:t>
      </w:r>
      <w:r w:rsidRPr="00766456">
        <w:rPr>
          <w:rFonts w:ascii="Times New Roman"/>
          <w:color w:val="000000"/>
          <w:spacing w:val="147"/>
          <w:sz w:val="24"/>
          <w:lang w:val="pl-PL"/>
          <w:rPrChange w:id="160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61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znaczenia</w:t>
      </w:r>
      <w:ins w:id="162" w:author="Krzysztof SPIRZEWSKI" w:date="2021-11-03T18:48:00Z">
        <w:r w:rsidR="00766456">
          <w:rPr>
            <w:rFonts w:ascii="Times New Roman"/>
            <w:color w:val="000000"/>
            <w:sz w:val="24"/>
            <w:lang w:val="pl-PL"/>
          </w:rPr>
          <w:t xml:space="preserve"> otwarcia system</w:t>
        </w:r>
        <w:r w:rsidR="00766456">
          <w:rPr>
            <w:rFonts w:ascii="Times New Roman"/>
            <w:color w:val="000000"/>
            <w:sz w:val="24"/>
            <w:lang w:val="pl-PL"/>
          </w:rPr>
          <w:t>ó</w:t>
        </w:r>
        <w:r w:rsidR="00766456">
          <w:rPr>
            <w:rFonts w:ascii="Times New Roman"/>
            <w:color w:val="000000"/>
            <w:sz w:val="24"/>
            <w:lang w:val="pl-PL"/>
          </w:rPr>
          <w:t>w bankowych</w:t>
        </w:r>
      </w:ins>
      <w:r w:rsidRPr="00766456">
        <w:rPr>
          <w:rFonts w:ascii="Times New Roman"/>
          <w:color w:val="000000"/>
          <w:spacing w:val="147"/>
          <w:sz w:val="24"/>
          <w:lang w:val="pl-PL"/>
          <w:rPrChange w:id="163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del w:id="164" w:author="Krzysztof SPIRZEWSKI" w:date="2021-11-03T18:48:00Z">
        <w:r w:rsidRPr="00766456" w:rsidDel="00766456">
          <w:rPr>
            <w:rFonts w:ascii="Times New Roman" w:hAnsi="Times New Roman" w:cs="Times New Roman"/>
            <w:color w:val="000000"/>
            <w:sz w:val="24"/>
            <w:lang w:val="pl-PL"/>
            <w:rPrChange w:id="165" w:author="Krzysztof SPIRZEWSKI" w:date="2021-11-03T18:44:00Z">
              <w:rPr>
                <w:rFonts w:ascii="Times New Roman" w:hAnsi="Times New Roman" w:cs="Times New Roman"/>
                <w:color w:val="000000"/>
                <w:sz w:val="24"/>
              </w:rPr>
            </w:rPrChange>
          </w:rPr>
          <w:delText>otwartości</w:delText>
        </w:r>
      </w:del>
      <w:r w:rsidRPr="00766456">
        <w:rPr>
          <w:rFonts w:ascii="Times New Roman" w:hAnsi="Times New Roman" w:cs="Times New Roman"/>
          <w:color w:val="000000"/>
          <w:sz w:val="24"/>
          <w:lang w:val="pl-PL"/>
          <w:rPrChange w:id="166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,</w:t>
      </w:r>
      <w:ins w:id="167" w:author="Krzysztof SPIRZEWSKI" w:date="2021-11-03T18:48:00Z">
        <w:r w:rsidR="00766456">
          <w:rPr>
            <w:rFonts w:ascii="Times New Roman" w:hAnsi="Times New Roman" w:cs="Times New Roman"/>
            <w:color w:val="000000"/>
            <w:sz w:val="24"/>
            <w:lang w:val="pl-PL"/>
          </w:rPr>
          <w:t xml:space="preserve"> wymuszonych przez Dyrektywę</w:t>
        </w:r>
      </w:ins>
      <w:r w:rsidRPr="00766456">
        <w:rPr>
          <w:rFonts w:ascii="Times New Roman"/>
          <w:color w:val="000000"/>
          <w:spacing w:val="184"/>
          <w:sz w:val="24"/>
          <w:lang w:val="pl-PL"/>
          <w:rPrChange w:id="168" w:author="Krzysztof SPIRZEWSKI" w:date="2021-11-03T18:44:00Z">
            <w:rPr>
              <w:rFonts w:ascii="Times New Roman"/>
              <w:color w:val="000000"/>
              <w:spacing w:val="184"/>
              <w:sz w:val="24"/>
            </w:rPr>
          </w:rPrChange>
        </w:rPr>
        <w:t xml:space="preserve"> </w:t>
      </w:r>
      <w:del w:id="169" w:author="Krzysztof SPIRZEWSKI" w:date="2021-11-03T18:48:00Z">
        <w:r w:rsidRPr="00766456" w:rsidDel="00766456">
          <w:rPr>
            <w:rFonts w:ascii="Times New Roman"/>
            <w:color w:val="000000"/>
            <w:sz w:val="24"/>
            <w:lang w:val="pl-PL"/>
            <w:rPrChange w:id="170" w:author="Krzysztof SPIRZEWSKI" w:date="2021-11-03T18:44:00Z">
              <w:rPr>
                <w:rFonts w:ascii="Times New Roman"/>
                <w:color w:val="000000"/>
                <w:sz w:val="24"/>
              </w:rPr>
            </w:rPrChange>
          </w:rPr>
          <w:delText>wniesionej</w:delText>
        </w:r>
        <w:r w:rsidRPr="00766456" w:rsidDel="00766456">
          <w:rPr>
            <w:rFonts w:ascii="Times New Roman"/>
            <w:color w:val="000000"/>
            <w:spacing w:val="147"/>
            <w:sz w:val="24"/>
            <w:lang w:val="pl-PL"/>
            <w:rPrChange w:id="171" w:author="Krzysztof SPIRZEWSKI" w:date="2021-11-03T18:44:00Z">
              <w:rPr>
                <w:rFonts w:ascii="Times New Roman"/>
                <w:color w:val="000000"/>
                <w:spacing w:val="147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z w:val="24"/>
            <w:lang w:val="pl-PL"/>
            <w:rPrChange w:id="172" w:author="Krzysztof SPIRZEWSKI" w:date="2021-11-03T18:44:00Z">
              <w:rPr>
                <w:rFonts w:ascii="Times New Roman"/>
                <w:color w:val="000000"/>
                <w:sz w:val="24"/>
              </w:rPr>
            </w:rPrChange>
          </w:rPr>
          <w:delText>przez</w:delText>
        </w:r>
        <w:r w:rsidRPr="00766456" w:rsidDel="00766456">
          <w:rPr>
            <w:rFonts w:ascii="Times New Roman"/>
            <w:color w:val="000000"/>
            <w:spacing w:val="147"/>
            <w:sz w:val="24"/>
            <w:lang w:val="pl-PL"/>
            <w:rPrChange w:id="173" w:author="Krzysztof SPIRZEWSKI" w:date="2021-11-03T18:44:00Z">
              <w:rPr>
                <w:rFonts w:ascii="Times New Roman"/>
                <w:color w:val="000000"/>
                <w:spacing w:val="147"/>
                <w:sz w:val="24"/>
              </w:rPr>
            </w:rPrChange>
          </w:rPr>
          <w:delText xml:space="preserve"> </w:delText>
        </w:r>
      </w:del>
      <w:r w:rsidRPr="00766456">
        <w:rPr>
          <w:rFonts w:ascii="Times New Roman"/>
          <w:color w:val="000000"/>
          <w:spacing w:val="-1"/>
          <w:sz w:val="24"/>
          <w:lang w:val="pl-PL"/>
          <w:rPrChange w:id="174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PSD2</w:t>
      </w:r>
      <w:r w:rsidRPr="00766456">
        <w:rPr>
          <w:rFonts w:ascii="Times New Roman"/>
          <w:color w:val="000000"/>
          <w:spacing w:val="147"/>
          <w:sz w:val="24"/>
          <w:lang w:val="pl-PL"/>
          <w:rPrChange w:id="175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7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</w:t>
      </w:r>
      <w:r w:rsidRPr="00766456">
        <w:rPr>
          <w:rFonts w:ascii="Times New Roman"/>
          <w:color w:val="000000"/>
          <w:spacing w:val="147"/>
          <w:sz w:val="24"/>
          <w:lang w:val="pl-PL"/>
          <w:rPrChange w:id="177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7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inicjatywy</w:t>
      </w:r>
      <w:r w:rsidRPr="00766456">
        <w:rPr>
          <w:rFonts w:ascii="Times New Roman"/>
          <w:color w:val="000000"/>
          <w:spacing w:val="147"/>
          <w:sz w:val="24"/>
          <w:lang w:val="pl-PL"/>
          <w:rPrChange w:id="179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8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Open</w:t>
      </w:r>
      <w:r w:rsidRPr="00766456">
        <w:rPr>
          <w:rFonts w:ascii="Times New Roman"/>
          <w:color w:val="000000"/>
          <w:spacing w:val="147"/>
          <w:sz w:val="24"/>
          <w:lang w:val="pl-PL"/>
          <w:rPrChange w:id="181" w:author="Krzysztof SPIRZEWSKI" w:date="2021-11-03T18:44:00Z">
            <w:rPr>
              <w:rFonts w:ascii="Times New Roman"/>
              <w:color w:val="000000"/>
              <w:spacing w:val="14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8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Banking.</w:t>
      </w:r>
    </w:p>
    <w:p w14:paraId="75D74838" w14:textId="5E14CC9D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18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18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Praca</w:t>
      </w:r>
      <w:r w:rsidRPr="00766456">
        <w:rPr>
          <w:rFonts w:ascii="Times New Roman"/>
          <w:color w:val="000000"/>
          <w:spacing w:val="32"/>
          <w:sz w:val="24"/>
          <w:lang w:val="pl-PL"/>
          <w:rPrChange w:id="185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8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opisuje</w:t>
      </w:r>
      <w:r w:rsidRPr="00766456">
        <w:rPr>
          <w:rFonts w:ascii="Times New Roman"/>
          <w:color w:val="000000"/>
          <w:spacing w:val="32"/>
          <w:sz w:val="24"/>
          <w:lang w:val="pl-PL"/>
          <w:rPrChange w:id="187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8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sposoby</w:t>
      </w:r>
      <w:r w:rsidRPr="00766456">
        <w:rPr>
          <w:rFonts w:ascii="Times New Roman"/>
          <w:color w:val="000000"/>
          <w:spacing w:val="32"/>
          <w:sz w:val="24"/>
          <w:lang w:val="pl-PL"/>
          <w:rPrChange w:id="189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19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wykorzystania</w:t>
      </w:r>
      <w:r w:rsidRPr="00766456">
        <w:rPr>
          <w:rFonts w:ascii="Times New Roman"/>
          <w:color w:val="000000"/>
          <w:spacing w:val="32"/>
          <w:sz w:val="24"/>
          <w:lang w:val="pl-PL"/>
          <w:rPrChange w:id="191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ins w:id="192" w:author="Krzysztof SPIRZEWSKI" w:date="2021-11-03T18:48:00Z">
        <w:r w:rsidR="00766456">
          <w:rPr>
            <w:rFonts w:ascii="Times New Roman"/>
            <w:color w:val="000000"/>
            <w:spacing w:val="32"/>
            <w:sz w:val="24"/>
            <w:lang w:val="pl-PL"/>
          </w:rPr>
          <w:t>no</w:t>
        </w:r>
      </w:ins>
      <w:ins w:id="193" w:author="Krzysztof SPIRZEWSKI" w:date="2021-11-03T18:49:00Z">
        <w:r w:rsidR="00766456">
          <w:rPr>
            <w:rFonts w:ascii="Times New Roman"/>
            <w:color w:val="000000"/>
            <w:spacing w:val="32"/>
            <w:sz w:val="24"/>
            <w:lang w:val="pl-PL"/>
          </w:rPr>
          <w:t xml:space="preserve">wych </w:t>
        </w:r>
      </w:ins>
      <w:r w:rsidRPr="00766456">
        <w:rPr>
          <w:rFonts w:ascii="Times New Roman"/>
          <w:color w:val="000000"/>
          <w:sz w:val="24"/>
          <w:lang w:val="pl-PL"/>
          <w:rPrChange w:id="19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technologii</w:t>
      </w:r>
      <w:del w:id="195" w:author="Krzysztof SPIRZEWSKI" w:date="2021-11-03T18:49:00Z">
        <w:r w:rsidRPr="00766456" w:rsidDel="00766456">
          <w:rPr>
            <w:rFonts w:ascii="Times New Roman"/>
            <w:color w:val="000000"/>
            <w:spacing w:val="32"/>
            <w:sz w:val="24"/>
            <w:lang w:val="pl-PL"/>
            <w:rPrChange w:id="196" w:author="Krzysztof SPIRZEWSKI" w:date="2021-11-03T18:44:00Z">
              <w:rPr>
                <w:rFonts w:ascii="Times New Roman"/>
                <w:color w:val="000000"/>
                <w:spacing w:val="32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pacing w:val="-1"/>
            <w:sz w:val="24"/>
            <w:lang w:val="pl-PL"/>
            <w:rPrChange w:id="197" w:author="Krzysztof SPIRZEWSKI" w:date="2021-11-03T18:44:00Z">
              <w:rPr>
                <w:rFonts w:ascii="Times New Roman"/>
                <w:color w:val="000000"/>
                <w:spacing w:val="-1"/>
                <w:sz w:val="24"/>
              </w:rPr>
            </w:rPrChange>
          </w:rPr>
          <w:delText>ML</w:delText>
        </w:r>
        <w:r w:rsidRPr="00766456" w:rsidDel="00766456">
          <w:rPr>
            <w:rFonts w:ascii="Times New Roman"/>
            <w:color w:val="000000"/>
            <w:spacing w:val="32"/>
            <w:sz w:val="24"/>
            <w:lang w:val="pl-PL"/>
            <w:rPrChange w:id="198" w:author="Krzysztof SPIRZEWSKI" w:date="2021-11-03T18:44:00Z">
              <w:rPr>
                <w:rFonts w:ascii="Times New Roman"/>
                <w:color w:val="000000"/>
                <w:spacing w:val="32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z w:val="24"/>
            <w:lang w:val="pl-PL"/>
            <w:rPrChange w:id="199" w:author="Krzysztof SPIRZEWSKI" w:date="2021-11-03T18:44:00Z">
              <w:rPr>
                <w:rFonts w:ascii="Times New Roman"/>
                <w:color w:val="000000"/>
                <w:sz w:val="24"/>
              </w:rPr>
            </w:rPrChange>
          </w:rPr>
          <w:delText>&amp;</w:delText>
        </w:r>
        <w:r w:rsidRPr="00766456" w:rsidDel="00766456">
          <w:rPr>
            <w:rFonts w:ascii="Times New Roman"/>
            <w:color w:val="000000"/>
            <w:spacing w:val="31"/>
            <w:sz w:val="24"/>
            <w:lang w:val="pl-PL"/>
            <w:rPrChange w:id="200" w:author="Krzysztof SPIRZEWSKI" w:date="2021-11-03T18:44:00Z">
              <w:rPr>
                <w:rFonts w:ascii="Times New Roman"/>
                <w:color w:val="000000"/>
                <w:spacing w:val="31"/>
                <w:sz w:val="24"/>
              </w:rPr>
            </w:rPrChange>
          </w:rPr>
          <w:delText xml:space="preserve"> </w:delText>
        </w:r>
        <w:r w:rsidRPr="00766456" w:rsidDel="00766456">
          <w:rPr>
            <w:rFonts w:ascii="Times New Roman"/>
            <w:color w:val="000000"/>
            <w:spacing w:val="-1"/>
            <w:sz w:val="24"/>
            <w:lang w:val="pl-PL"/>
            <w:rPrChange w:id="201" w:author="Krzysztof SPIRZEWSKI" w:date="2021-11-03T18:44:00Z">
              <w:rPr>
                <w:rFonts w:ascii="Times New Roman"/>
                <w:color w:val="000000"/>
                <w:spacing w:val="-1"/>
                <w:sz w:val="24"/>
              </w:rPr>
            </w:rPrChange>
          </w:rPr>
          <w:delText>AI</w:delText>
        </w:r>
      </w:del>
      <w:r w:rsidRPr="00766456">
        <w:rPr>
          <w:rFonts w:ascii="Times New Roman"/>
          <w:color w:val="000000"/>
          <w:spacing w:val="32"/>
          <w:sz w:val="24"/>
          <w:lang w:val="pl-PL"/>
          <w:rPrChange w:id="202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0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na</w:t>
      </w:r>
      <w:r w:rsidRPr="00766456">
        <w:rPr>
          <w:rFonts w:ascii="Times New Roman"/>
          <w:color w:val="000000"/>
          <w:spacing w:val="32"/>
          <w:sz w:val="24"/>
          <w:lang w:val="pl-PL"/>
          <w:rPrChange w:id="204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05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różnych</w:t>
      </w:r>
      <w:r w:rsidRPr="00766456">
        <w:rPr>
          <w:rFonts w:ascii="Times New Roman"/>
          <w:color w:val="000000"/>
          <w:spacing w:val="32"/>
          <w:sz w:val="24"/>
          <w:lang w:val="pl-PL"/>
          <w:rPrChange w:id="206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07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poziomach</w:t>
      </w:r>
      <w:ins w:id="208" w:author="Krzysztof SPIRZEWSKI" w:date="2021-11-03T18:49:00Z">
        <w:r w:rsidR="00766456">
          <w:rPr>
            <w:rFonts w:ascii="Times New Roman"/>
            <w:color w:val="000000"/>
            <w:sz w:val="24"/>
            <w:lang w:val="pl-PL"/>
          </w:rPr>
          <w:t xml:space="preserve"> organizacyjnych</w:t>
        </w:r>
      </w:ins>
      <w:r w:rsidRPr="00766456">
        <w:rPr>
          <w:rFonts w:ascii="Times New Roman"/>
          <w:color w:val="000000"/>
          <w:spacing w:val="32"/>
          <w:sz w:val="24"/>
          <w:lang w:val="pl-PL"/>
          <w:rPrChange w:id="209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1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banku</w:t>
      </w:r>
      <w:r w:rsidRPr="00766456">
        <w:rPr>
          <w:rFonts w:ascii="Times New Roman"/>
          <w:color w:val="000000"/>
          <w:spacing w:val="32"/>
          <w:sz w:val="24"/>
          <w:lang w:val="pl-PL"/>
          <w:rPrChange w:id="211" w:author="Krzysztof SPIRZEWSKI" w:date="2021-11-03T18:44:00Z">
            <w:rPr>
              <w:rFonts w:ascii="Times New Roman"/>
              <w:color w:val="000000"/>
              <w:spacing w:val="3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1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i</w:t>
      </w:r>
    </w:p>
    <w:p w14:paraId="5EFA7012" w14:textId="44E0F88D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21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21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ocenia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15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1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znaczenie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17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1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wykorzystania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19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del w:id="220" w:author="Krzysztof SPIRZEWSKI" w:date="2021-11-03T18:49:00Z">
        <w:r w:rsidRPr="00766456" w:rsidDel="00766456">
          <w:rPr>
            <w:rFonts w:ascii="Times New Roman" w:hAnsi="Times New Roman" w:cs="Times New Roman"/>
            <w:color w:val="000000"/>
            <w:sz w:val="24"/>
            <w:lang w:val="pl-PL"/>
            <w:rPrChange w:id="221" w:author="Krzysztof SPIRZEWSKI" w:date="2021-11-03T18:44:00Z">
              <w:rPr>
                <w:rFonts w:ascii="Times New Roman" w:hAnsi="Times New Roman" w:cs="Times New Roman"/>
                <w:color w:val="000000"/>
                <w:sz w:val="24"/>
              </w:rPr>
            </w:rPrChange>
          </w:rPr>
          <w:delText>istniejących</w:delText>
        </w:r>
        <w:r w:rsidRPr="00766456" w:rsidDel="00766456">
          <w:rPr>
            <w:rFonts w:ascii="Times New Roman"/>
            <w:color w:val="000000"/>
            <w:spacing w:val="-2"/>
            <w:sz w:val="24"/>
            <w:lang w:val="pl-PL"/>
            <w:rPrChange w:id="222" w:author="Krzysztof SPIRZEWSKI" w:date="2021-11-03T18:44:00Z">
              <w:rPr>
                <w:rFonts w:ascii="Times New Roman"/>
                <w:color w:val="000000"/>
                <w:spacing w:val="-2"/>
                <w:sz w:val="24"/>
              </w:rPr>
            </w:rPrChange>
          </w:rPr>
          <w:delText xml:space="preserve"> </w:delText>
        </w:r>
      </w:del>
      <w:r w:rsidRPr="00766456">
        <w:rPr>
          <w:rFonts w:ascii="Times New Roman"/>
          <w:color w:val="000000"/>
          <w:sz w:val="24"/>
          <w:lang w:val="pl-PL"/>
          <w:rPrChange w:id="22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danych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24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25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klientów</w:t>
      </w:r>
      <w:ins w:id="226" w:author="Krzysztof SPIRZEWSKI" w:date="2021-11-03T18:49:00Z">
        <w:r w:rsidR="00766456">
          <w:rPr>
            <w:rFonts w:ascii="Times New Roman" w:hAnsi="Times New Roman" w:cs="Times New Roman"/>
            <w:color w:val="000000"/>
            <w:sz w:val="24"/>
            <w:lang w:val="pl-PL"/>
          </w:rPr>
          <w:t xml:space="preserve"> będących w zasobach banku</w:t>
        </w:r>
      </w:ins>
      <w:r w:rsidRPr="00766456">
        <w:rPr>
          <w:rFonts w:ascii="Times New Roman"/>
          <w:color w:val="000000"/>
          <w:spacing w:val="-3"/>
          <w:sz w:val="24"/>
          <w:lang w:val="pl-PL"/>
          <w:rPrChange w:id="227" w:author="Krzysztof SPIRZEWSKI" w:date="2021-11-03T18:44:00Z">
            <w:rPr>
              <w:rFonts w:ascii="Times New Roman"/>
              <w:color w:val="000000"/>
              <w:spacing w:val="-3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2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</w:t>
      </w:r>
      <w:r w:rsidRPr="00766456">
        <w:rPr>
          <w:rFonts w:ascii="Times New Roman"/>
          <w:color w:val="000000"/>
          <w:spacing w:val="-3"/>
          <w:sz w:val="24"/>
          <w:lang w:val="pl-PL"/>
          <w:rPrChange w:id="229" w:author="Krzysztof SPIRZEWSKI" w:date="2021-11-03T18:44:00Z">
            <w:rPr>
              <w:rFonts w:ascii="Times New Roman"/>
              <w:color w:val="000000"/>
              <w:spacing w:val="-3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3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celu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31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32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osiągnięcia</w:t>
      </w:r>
      <w:r w:rsidRPr="00766456">
        <w:rPr>
          <w:rFonts w:ascii="Times New Roman"/>
          <w:color w:val="000000"/>
          <w:spacing w:val="-2"/>
          <w:sz w:val="24"/>
          <w:lang w:val="pl-PL"/>
          <w:rPrChange w:id="233" w:author="Krzysztof SPIRZEWSKI" w:date="2021-11-03T18:44:00Z">
            <w:rPr>
              <w:rFonts w:ascii="Times New Roman"/>
              <w:color w:val="000000"/>
              <w:spacing w:val="-2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34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efektywności</w:t>
      </w:r>
    </w:p>
    <w:p w14:paraId="48AA59C0" w14:textId="77777777" w:rsidR="00702963" w:rsidRPr="00766456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  <w:lang w:val="pl-PL"/>
          <w:rPrChange w:id="23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23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rynkowej.</w:t>
      </w:r>
      <w:r w:rsidRPr="00766456">
        <w:rPr>
          <w:rFonts w:ascii="Times New Roman"/>
          <w:color w:val="000000"/>
          <w:spacing w:val="17"/>
          <w:sz w:val="24"/>
          <w:lang w:val="pl-PL"/>
          <w:rPrChange w:id="237" w:author="Krzysztof SPIRZEWSKI" w:date="2021-11-03T18:44:00Z">
            <w:rPr>
              <w:rFonts w:ascii="Times New Roman"/>
              <w:color w:val="000000"/>
              <w:spacing w:val="17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3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Przeprowadzono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39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4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badanie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41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4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satysfakcji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43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4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klienta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45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4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w</w:t>
      </w:r>
      <w:r w:rsidRPr="00766456">
        <w:rPr>
          <w:rFonts w:ascii="Times New Roman"/>
          <w:color w:val="000000"/>
          <w:spacing w:val="-10"/>
          <w:sz w:val="24"/>
          <w:lang w:val="pl-PL"/>
          <w:rPrChange w:id="247" w:author="Krzysztof SPIRZEWSKI" w:date="2021-11-03T18:44:00Z">
            <w:rPr>
              <w:rFonts w:ascii="Times New Roman"/>
              <w:color w:val="000000"/>
              <w:spacing w:val="-1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4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celu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49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50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określenia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51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52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poziomu</w:t>
      </w:r>
      <w:r w:rsidRPr="00766456">
        <w:rPr>
          <w:rFonts w:ascii="Times New Roman"/>
          <w:color w:val="000000"/>
          <w:spacing w:val="-9"/>
          <w:sz w:val="24"/>
          <w:lang w:val="pl-PL"/>
          <w:rPrChange w:id="253" w:author="Krzysztof SPIRZEWSKI" w:date="2021-11-03T18:44:00Z">
            <w:rPr>
              <w:rFonts w:ascii="Times New Roman"/>
              <w:color w:val="000000"/>
              <w:spacing w:val="-9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254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zadowolenia</w:t>
      </w:r>
    </w:p>
    <w:p w14:paraId="4A41F437" w14:textId="77777777" w:rsidR="00702963" w:rsidRDefault="00A04196">
      <w:pPr>
        <w:pStyle w:val="NoList1"/>
        <w:framePr w:w="9312" w:wrap="auto" w:hAnchor="text" w:x="1417" w:y="550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z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usług</w:t>
      </w:r>
      <w:r>
        <w:rPr>
          <w:rFonts w:ascii="Times New Roman"/>
          <w:color w:val="000000"/>
          <w:sz w:val="24"/>
        </w:rPr>
        <w:t xml:space="preserve"> Front </w:t>
      </w:r>
      <w:r>
        <w:rPr>
          <w:rFonts w:ascii="Times New Roman"/>
          <w:color w:val="000000"/>
          <w:spacing w:val="-1"/>
          <w:sz w:val="24"/>
        </w:rPr>
        <w:t>Office.</w:t>
      </w:r>
    </w:p>
    <w:p w14:paraId="5F42B72C" w14:textId="77777777" w:rsidR="00702963" w:rsidRDefault="00A04196">
      <w:pPr>
        <w:pStyle w:val="NoList1"/>
        <w:framePr w:w="1336" w:wrap="auto" w:hAnchor="text" w:x="5405" w:y="917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Key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words</w:t>
      </w:r>
    </w:p>
    <w:p w14:paraId="1D7A00FB" w14:textId="77777777" w:rsidR="00702963" w:rsidRDefault="00A04196">
      <w:pPr>
        <w:pStyle w:val="NoList1"/>
        <w:framePr w:w="5221" w:wrap="auto" w:hAnchor="text" w:x="3463" w:y="972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banking, banking services, virtual banking, chatbots</w:t>
      </w:r>
    </w:p>
    <w:p w14:paraId="6C846988" w14:textId="77777777" w:rsidR="00702963" w:rsidRDefault="00A04196">
      <w:pPr>
        <w:pStyle w:val="NoList1"/>
        <w:framePr w:w="6432" w:wrap="auto" w:hAnchor="text" w:x="2857" w:y="1077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Field of the thesis (codes according to the </w:t>
      </w:r>
      <w:r>
        <w:rPr>
          <w:rFonts w:ascii="Times New Roman"/>
          <w:b/>
          <w:color w:val="000000"/>
          <w:spacing w:val="-1"/>
          <w:sz w:val="24"/>
        </w:rPr>
        <w:t>Erasmus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program)</w:t>
      </w:r>
    </w:p>
    <w:p w14:paraId="2ED18A22" w14:textId="77777777" w:rsidR="00702963" w:rsidRDefault="00A04196">
      <w:pPr>
        <w:pStyle w:val="NoList1"/>
        <w:framePr w:w="2119" w:wrap="auto" w:hAnchor="text" w:x="5013" w:y="113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Economics (14300)</w:t>
      </w:r>
    </w:p>
    <w:p w14:paraId="37ACFA6B" w14:textId="77777777" w:rsidR="00702963" w:rsidRDefault="00A04196">
      <w:pPr>
        <w:pStyle w:val="NoList1"/>
        <w:framePr w:w="2584" w:wrap="auto" w:hAnchor="text" w:x="4781" w:y="1236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Thematic classification</w:t>
      </w:r>
    </w:p>
    <w:p w14:paraId="020F99F7" w14:textId="77777777" w:rsidR="00702963" w:rsidRDefault="00A04196">
      <w:pPr>
        <w:pStyle w:val="NoList1"/>
        <w:framePr w:w="3308" w:wrap="auto" w:hAnchor="text" w:x="4419" w:y="1341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The</w:t>
      </w:r>
      <w:r>
        <w:rPr>
          <w:rFonts w:ascii="Times New Roman"/>
          <w:b/>
          <w:color w:val="000000"/>
          <w:sz w:val="24"/>
        </w:rPr>
        <w:t xml:space="preserve"> title of the thesis in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Polish</w:t>
      </w:r>
    </w:p>
    <w:p w14:paraId="2B9249F6" w14:textId="77777777" w:rsidR="00702963" w:rsidRPr="00766456" w:rsidRDefault="00A04196">
      <w:pPr>
        <w:pStyle w:val="NoList1"/>
        <w:framePr w:w="7348" w:wrap="auto" w:hAnchor="text" w:x="2399" w:y="1395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  <w:lang w:val="pl-PL"/>
          <w:rPrChange w:id="25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</w:pPr>
      <w:r w:rsidRPr="00766456">
        <w:rPr>
          <w:rFonts w:ascii="Times New Roman"/>
          <w:color w:val="000000"/>
          <w:sz w:val="24"/>
          <w:lang w:val="pl-PL"/>
          <w:rPrChange w:id="256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Front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257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Office</w:t>
      </w:r>
      <w:r w:rsidRPr="00766456">
        <w:rPr>
          <w:rFonts w:ascii="Times New Roman"/>
          <w:color w:val="000000"/>
          <w:sz w:val="24"/>
          <w:lang w:val="pl-PL"/>
          <w:rPrChange w:id="258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59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Banków</w:t>
      </w:r>
      <w:r w:rsidRPr="00766456">
        <w:rPr>
          <w:rFonts w:ascii="Times New Roman"/>
          <w:color w:val="000000"/>
          <w:sz w:val="24"/>
          <w:lang w:val="pl-PL"/>
          <w:rPrChange w:id="260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Komercyjnych:</w:t>
      </w:r>
      <w:r w:rsidRPr="00766456">
        <w:rPr>
          <w:rFonts w:ascii="Times New Roman"/>
          <w:color w:val="000000"/>
          <w:spacing w:val="20"/>
          <w:sz w:val="24"/>
          <w:lang w:val="pl-PL"/>
          <w:rPrChange w:id="261" w:author="Krzysztof SPIRZEWSKI" w:date="2021-11-03T18:44:00Z">
            <w:rPr>
              <w:rFonts w:ascii="Times New Roman"/>
              <w:color w:val="000000"/>
              <w:spacing w:val="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pacing w:val="-1"/>
          <w:sz w:val="24"/>
          <w:lang w:val="pl-PL"/>
          <w:rPrChange w:id="262" w:author="Krzysztof SPIRZEWSKI" w:date="2021-11-03T18:44:00Z">
            <w:rPr>
              <w:rFonts w:ascii="Times New Roman"/>
              <w:color w:val="000000"/>
              <w:spacing w:val="-1"/>
              <w:sz w:val="24"/>
            </w:rPr>
          </w:rPrChange>
        </w:rPr>
        <w:t>nowe</w:t>
      </w:r>
      <w:r w:rsidRPr="00766456">
        <w:rPr>
          <w:rFonts w:ascii="Times New Roman"/>
          <w:color w:val="000000"/>
          <w:sz w:val="24"/>
          <w:lang w:val="pl-PL"/>
          <w:rPrChange w:id="26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64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podejście</w:t>
      </w:r>
      <w:r w:rsidRPr="00766456">
        <w:rPr>
          <w:rFonts w:ascii="Times New Roman"/>
          <w:color w:val="000000"/>
          <w:sz w:val="24"/>
          <w:lang w:val="pl-PL"/>
          <w:rPrChange w:id="26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do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66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obsługi</w:t>
      </w:r>
      <w:r w:rsidRPr="00766456">
        <w:rPr>
          <w:rFonts w:ascii="Times New Roman"/>
          <w:color w:val="000000"/>
          <w:sz w:val="24"/>
          <w:lang w:val="pl-PL"/>
          <w:rPrChange w:id="267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 xml:space="preserve"> </w:t>
      </w:r>
      <w:r w:rsidRPr="00766456">
        <w:rPr>
          <w:rFonts w:ascii="Times New Roman" w:hAnsi="Times New Roman" w:cs="Times New Roman"/>
          <w:color w:val="000000"/>
          <w:sz w:val="24"/>
          <w:lang w:val="pl-PL"/>
          <w:rPrChange w:id="268" w:author="Krzysztof SPIRZEWSKI" w:date="2021-11-03T18:44:00Z">
            <w:rPr>
              <w:rFonts w:ascii="Times New Roman" w:hAnsi="Times New Roman" w:cs="Times New Roman"/>
              <w:color w:val="000000"/>
              <w:sz w:val="24"/>
            </w:rPr>
          </w:rPrChange>
        </w:rPr>
        <w:t>klientów</w:t>
      </w:r>
    </w:p>
    <w:p w14:paraId="262C22CF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</w:t>
      </w:r>
    </w:p>
    <w:p w14:paraId="064031C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7C232D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025985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69" w:name="br4"/>
      <w:bookmarkEnd w:id="269"/>
      <w:r>
        <w:rPr>
          <w:rFonts w:ascii="Arial"/>
          <w:color w:val="FF0000"/>
          <w:sz w:val="2"/>
        </w:rPr>
        <w:lastRenderedPageBreak/>
        <w:t xml:space="preserve"> </w:t>
      </w:r>
    </w:p>
    <w:p w14:paraId="5D51C520" w14:textId="77777777" w:rsidR="00702963" w:rsidRDefault="00A04196">
      <w:pPr>
        <w:pStyle w:val="NoList1"/>
        <w:framePr w:w="3312" w:wrap="auto" w:hAnchor="text" w:x="4417" w:y="1337"/>
        <w:widowControl w:val="0"/>
        <w:autoSpaceDE w:val="0"/>
        <w:autoSpaceDN w:val="0"/>
        <w:spacing w:after="0" w:line="318" w:lineRule="exact"/>
        <w:rPr>
          <w:rFonts w:ascii="Times New Roman"/>
          <w:color w:val="000000"/>
          <w:sz w:val="29"/>
        </w:rPr>
      </w:pPr>
      <w:r>
        <w:rPr>
          <w:rFonts w:ascii="Times New Roman"/>
          <w:b/>
          <w:color w:val="000000"/>
          <w:spacing w:val="-7"/>
          <w:sz w:val="29"/>
        </w:rPr>
        <w:t>TABLE</w:t>
      </w:r>
      <w:r>
        <w:rPr>
          <w:rFonts w:ascii="Times New Roman"/>
          <w:b/>
          <w:color w:val="000000"/>
          <w:spacing w:val="4"/>
          <w:sz w:val="29"/>
        </w:rPr>
        <w:t xml:space="preserve"> </w:t>
      </w:r>
      <w:r>
        <w:rPr>
          <w:rFonts w:ascii="Times New Roman"/>
          <w:b/>
          <w:color w:val="000000"/>
          <w:spacing w:val="-2"/>
          <w:sz w:val="29"/>
        </w:rPr>
        <w:t>OF</w:t>
      </w:r>
      <w:r>
        <w:rPr>
          <w:rFonts w:ascii="Times New Roman"/>
          <w:b/>
          <w:color w:val="000000"/>
          <w:sz w:val="29"/>
        </w:rPr>
        <w:t xml:space="preserve"> </w:t>
      </w:r>
      <w:r>
        <w:rPr>
          <w:rFonts w:ascii="Times New Roman"/>
          <w:b/>
          <w:color w:val="000000"/>
          <w:spacing w:val="-2"/>
          <w:sz w:val="29"/>
        </w:rPr>
        <w:t>CONTENTS</w:t>
      </w:r>
    </w:p>
    <w:p w14:paraId="25044B12" w14:textId="77777777" w:rsidR="00702963" w:rsidRDefault="008119D9">
      <w:pPr>
        <w:pStyle w:val="NoList1"/>
        <w:framePr w:w="8788" w:wrap="auto" w:hAnchor="text" w:x="1417" w:y="214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5" w:history="1">
        <w:r w:rsidR="00A04196">
          <w:rPr>
            <w:rFonts w:ascii="Times New Roman"/>
            <w:color w:val="000000"/>
            <w:spacing w:val="-1"/>
            <w:sz w:val="24"/>
          </w:rPr>
          <w:t>INTRODUCTION</w:t>
        </w:r>
      </w:hyperlink>
      <w:hyperlink w:anchor="br5" w:history="1">
        <w:r w:rsidR="00A04196">
          <w:rPr>
            <w:rFonts w:ascii="Times New Roman"/>
            <w:color w:val="000000"/>
            <w:spacing w:val="166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</w:p>
    <w:p w14:paraId="30C0C157" w14:textId="77777777" w:rsidR="00702963" w:rsidRDefault="008119D9">
      <w:pPr>
        <w:pStyle w:val="NoList1"/>
        <w:framePr w:w="8788" w:wrap="auto" w:hAnchor="text" w:x="1417" w:y="2147"/>
        <w:widowControl w:val="0"/>
        <w:autoSpaceDE w:val="0"/>
        <w:autoSpaceDN w:val="0"/>
        <w:spacing w:before="263" w:after="0" w:line="265" w:lineRule="exact"/>
        <w:rPr>
          <w:rFonts w:ascii="Times New Roman"/>
          <w:color w:val="000000"/>
          <w:sz w:val="24"/>
        </w:rPr>
      </w:pPr>
      <w:hyperlink w:anchor="br7" w:history="1">
        <w:r w:rsidR="00A04196">
          <w:rPr>
            <w:rFonts w:ascii="Times New Roman"/>
            <w:color w:val="000000"/>
            <w:spacing w:val="-1"/>
            <w:sz w:val="24"/>
          </w:rPr>
          <w:t>CHAPTER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I.</w:t>
        </w:r>
      </w:hyperlink>
      <w:hyperlink w:anchor="br7" w:history="1">
        <w:r w:rsidR="00A04196">
          <w:rPr>
            <w:rFonts w:ascii="Times New Roman"/>
            <w:color w:val="000000"/>
            <w:spacing w:val="159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system</w:t>
        </w:r>
      </w:hyperlink>
      <w:hyperlink w:anchor="br7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overview</w:t>
        </w:r>
      </w:hyperlink>
      <w:hyperlink w:anchor="br7" w:history="1">
        <w:r w:rsidR="00A04196">
          <w:rPr>
            <w:rFonts w:ascii="Times New Roman"/>
            <w:color w:val="000000"/>
            <w:spacing w:val="132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</w:p>
    <w:p w14:paraId="6DC5EB3D" w14:textId="77777777" w:rsidR="00702963" w:rsidRDefault="00A04196">
      <w:pPr>
        <w:pStyle w:val="NoList1"/>
        <w:framePr w:w="360" w:wrap="auto" w:hAnchor="text" w:x="10369" w:y="214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</w:t>
      </w:r>
    </w:p>
    <w:p w14:paraId="5CDE6BAF" w14:textId="77777777" w:rsidR="00702963" w:rsidRDefault="00A04196">
      <w:pPr>
        <w:pStyle w:val="NoList1"/>
        <w:framePr w:w="360" w:wrap="auto" w:hAnchor="text" w:x="10369" w:y="2147"/>
        <w:widowControl w:val="0"/>
        <w:autoSpaceDE w:val="0"/>
        <w:autoSpaceDN w:val="0"/>
        <w:spacing w:before="263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</w:t>
      </w:r>
    </w:p>
    <w:p w14:paraId="5BD60166" w14:textId="77777777" w:rsidR="00702963" w:rsidRDefault="008119D9">
      <w:pPr>
        <w:pStyle w:val="NoList1"/>
        <w:framePr w:w="8788" w:wrap="auto" w:hAnchor="text" w:x="1417" w:y="31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7" w:history="1">
        <w:r w:rsidR="00A04196">
          <w:rPr>
            <w:rFonts w:ascii="Times New Roman"/>
            <w:color w:val="000000"/>
            <w:sz w:val="24"/>
          </w:rPr>
          <w:t>1.1.</w:t>
        </w:r>
      </w:hyperlink>
      <w:hyperlink w:anchor="br7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Historical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7" w:history="1">
        <w:r w:rsidR="00A04196">
          <w:rPr>
            <w:rFonts w:ascii="Times New Roman"/>
            <w:color w:val="000000"/>
            <w:sz w:val="24"/>
          </w:rPr>
          <w:t>overview</w:t>
        </w:r>
      </w:hyperlink>
      <w:hyperlink w:anchor="br7" w:history="1">
        <w:r w:rsidR="00A04196">
          <w:rPr>
            <w:rFonts w:ascii="Times New Roman"/>
            <w:color w:val="000000"/>
            <w:spacing w:val="139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</w:p>
    <w:p w14:paraId="3C008451" w14:textId="77777777" w:rsidR="00702963" w:rsidRDefault="008119D9">
      <w:pPr>
        <w:pStyle w:val="NoList1"/>
        <w:framePr w:w="8788" w:wrap="auto" w:hAnchor="text" w:x="1417" w:y="319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8" w:history="1">
        <w:r w:rsidR="00A04196">
          <w:rPr>
            <w:rFonts w:ascii="Times New Roman"/>
            <w:color w:val="000000"/>
            <w:sz w:val="24"/>
          </w:rPr>
          <w:t>1.1.1.</w:t>
        </w:r>
      </w:hyperlink>
      <w:hyperlink w:anchor="br8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>Operating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>model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>commercial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8" w:history="1">
        <w:r w:rsidR="00A04196">
          <w:rPr>
            <w:rFonts w:ascii="Times New Roman"/>
            <w:color w:val="000000"/>
            <w:sz w:val="24"/>
          </w:rPr>
          <w:t>bank</w:t>
        </w:r>
      </w:hyperlink>
      <w:hyperlink w:anchor="br8" w:history="1">
        <w:r w:rsidR="00A04196">
          <w:rPr>
            <w:rFonts w:ascii="Times New Roman"/>
            <w:color w:val="000000"/>
            <w:spacing w:val="1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</w:p>
    <w:p w14:paraId="7AE0DE3B" w14:textId="77777777" w:rsidR="00702963" w:rsidRDefault="00A04196">
      <w:pPr>
        <w:pStyle w:val="NoList1"/>
        <w:framePr w:w="360" w:wrap="auto" w:hAnchor="text" w:x="10369" w:y="31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</w:t>
      </w:r>
    </w:p>
    <w:p w14:paraId="1FBA703A" w14:textId="77777777" w:rsidR="00702963" w:rsidRDefault="00A04196">
      <w:pPr>
        <w:pStyle w:val="NoList1"/>
        <w:framePr w:w="360" w:wrap="auto" w:hAnchor="text" w:x="10369" w:y="319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8</w:t>
      </w:r>
    </w:p>
    <w:p w14:paraId="4E701F09" w14:textId="77777777" w:rsidR="00702963" w:rsidRDefault="008119D9">
      <w:pPr>
        <w:pStyle w:val="NoList1"/>
        <w:framePr w:w="9311" w:wrap="auto" w:hAnchor="text" w:x="1417" w:y="399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11" w:history="1">
        <w:r w:rsidR="00A04196">
          <w:rPr>
            <w:rFonts w:ascii="Times New Roman"/>
            <w:color w:val="000000"/>
            <w:sz w:val="24"/>
          </w:rPr>
          <w:t>1.2.</w:t>
        </w:r>
      </w:hyperlink>
      <w:hyperlink w:anchor="br11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11" w:history="1">
        <w:r w:rsidR="00A04196">
          <w:rPr>
            <w:rFonts w:ascii="Times New Roman"/>
            <w:color w:val="000000"/>
            <w:sz w:val="24"/>
          </w:rPr>
          <w:t>Digital</w:t>
        </w:r>
      </w:hyperlink>
      <w:hyperlink w:anchor="br1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1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1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33"/>
          <w:sz w:val="24"/>
        </w:rPr>
        <w:t xml:space="preserve"> </w:t>
      </w:r>
      <w:r w:rsidR="00A04196">
        <w:rPr>
          <w:rFonts w:ascii="Times New Roman"/>
          <w:color w:val="000000"/>
          <w:spacing w:val="-9"/>
          <w:sz w:val="24"/>
        </w:rPr>
        <w:t>11</w:t>
      </w:r>
    </w:p>
    <w:p w14:paraId="3E637E6D" w14:textId="77777777" w:rsidR="00702963" w:rsidRDefault="008119D9">
      <w:pPr>
        <w:pStyle w:val="NoList1"/>
        <w:framePr w:w="9311" w:wrap="auto" w:hAnchor="text" w:x="1417" w:y="451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14" w:history="1">
        <w:r w:rsidR="00A04196">
          <w:rPr>
            <w:rFonts w:ascii="Times New Roman"/>
            <w:color w:val="000000"/>
            <w:sz w:val="24"/>
          </w:rPr>
          <w:t>1.3.</w:t>
        </w:r>
      </w:hyperlink>
      <w:hyperlink w:anchor="br14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pacing w:val="-1"/>
            <w:sz w:val="24"/>
          </w:rPr>
          <w:t>Movement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pacing w:val="-1"/>
            <w:sz w:val="24"/>
          </w:rPr>
          <w:t>PSD2</w:t>
        </w:r>
      </w:hyperlink>
      <w:hyperlink w:anchor="br14" w:history="1">
        <w:r w:rsidR="00A04196">
          <w:rPr>
            <w:rFonts w:ascii="Times New Roman"/>
            <w:color w:val="000000"/>
            <w:spacing w:val="139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14</w:t>
      </w:r>
    </w:p>
    <w:p w14:paraId="09F5F37E" w14:textId="77777777" w:rsidR="00702963" w:rsidRDefault="008119D9">
      <w:pPr>
        <w:pStyle w:val="NoList1"/>
        <w:framePr w:w="9311" w:wrap="auto" w:hAnchor="text" w:x="1417" w:y="451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14" w:history="1">
        <w:r w:rsidR="00A04196">
          <w:rPr>
            <w:rFonts w:ascii="Times New Roman"/>
            <w:color w:val="000000"/>
            <w:sz w:val="24"/>
          </w:rPr>
          <w:t>1.3.1.</w:t>
        </w:r>
      </w:hyperlink>
      <w:hyperlink w:anchor="br14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>Overview</w:t>
        </w:r>
      </w:hyperlink>
      <w:hyperlink w:anchor="br1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1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 w:rsidR="00A04196">
          <w:rPr>
            <w:rFonts w:ascii="Times New Roman"/>
            <w:color w:val="000000"/>
            <w:spacing w:val="-1"/>
            <w:sz w:val="24"/>
          </w:rPr>
          <w:t>PSD2</w:t>
        </w:r>
      </w:hyperlink>
      <w:hyperlink w:anchor="br14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14</w:t>
      </w:r>
    </w:p>
    <w:p w14:paraId="3B8ADEB9" w14:textId="77777777" w:rsidR="00702963" w:rsidRDefault="008119D9">
      <w:pPr>
        <w:pStyle w:val="NoList1"/>
        <w:framePr w:w="9311" w:wrap="auto" w:hAnchor="text" w:x="1417" w:y="451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19" w:history="1">
        <w:r w:rsidR="00A04196">
          <w:rPr>
            <w:rFonts w:ascii="Times New Roman"/>
            <w:color w:val="000000"/>
            <w:sz w:val="24"/>
          </w:rPr>
          <w:t>1.3.2.</w:t>
        </w:r>
      </w:hyperlink>
      <w:hyperlink w:anchor="br19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19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1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9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19" w:history="1">
        <w:r w:rsidR="00A04196">
          <w:rPr>
            <w:rFonts w:ascii="Times New Roman"/>
            <w:color w:val="000000"/>
            <w:spacing w:val="4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19</w:t>
      </w:r>
    </w:p>
    <w:p w14:paraId="598F30A7" w14:textId="77777777" w:rsidR="00702963" w:rsidRDefault="008119D9">
      <w:pPr>
        <w:pStyle w:val="NoList1"/>
        <w:framePr w:w="9311" w:wrap="auto" w:hAnchor="text" w:x="1417" w:y="56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24" w:history="1">
        <w:r w:rsidR="00A04196">
          <w:rPr>
            <w:rFonts w:ascii="Times New Roman"/>
            <w:color w:val="000000"/>
            <w:spacing w:val="-1"/>
            <w:sz w:val="24"/>
          </w:rPr>
          <w:t>CHAPTER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II.</w:t>
        </w:r>
      </w:hyperlink>
      <w:hyperlink w:anchor="br24" w:history="1">
        <w:r w:rsidR="00A04196">
          <w:rPr>
            <w:rFonts w:ascii="Times New Roman"/>
            <w:color w:val="000000"/>
            <w:spacing w:val="79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Artificial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Intelligence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Conversational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24" w:history="1">
        <w:r w:rsidR="00A04196">
          <w:rPr>
            <w:rFonts w:ascii="Times New Roman"/>
            <w:color w:val="000000"/>
            <w:spacing w:val="100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24</w:t>
      </w:r>
    </w:p>
    <w:p w14:paraId="654A6184" w14:textId="77777777" w:rsidR="00702963" w:rsidRDefault="008119D9">
      <w:pPr>
        <w:pStyle w:val="NoList1"/>
        <w:framePr w:w="9311" w:wrap="auto" w:hAnchor="text" w:x="1417" w:y="613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24" w:history="1">
        <w:r w:rsidR="00A04196">
          <w:rPr>
            <w:rFonts w:ascii="Times New Roman"/>
            <w:color w:val="000000"/>
            <w:sz w:val="24"/>
          </w:rPr>
          <w:t>2.1.</w:t>
        </w:r>
      </w:hyperlink>
      <w:hyperlink w:anchor="br24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Modern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Approach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to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Operational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bank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4" w:history="1">
        <w:r w:rsidR="00A04196">
          <w:rPr>
            <w:rFonts w:ascii="Times New Roman"/>
            <w:color w:val="000000"/>
            <w:sz w:val="24"/>
          </w:rPr>
          <w:t>activity</w:t>
        </w:r>
      </w:hyperlink>
      <w:hyperlink w:anchor="br24" w:history="1">
        <w:r w:rsidR="00A04196">
          <w:rPr>
            <w:rFonts w:ascii="Times New Roman"/>
            <w:color w:val="000000"/>
            <w:spacing w:val="4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24</w:t>
      </w:r>
    </w:p>
    <w:p w14:paraId="718BDF8A" w14:textId="77777777" w:rsidR="00702963" w:rsidRDefault="008119D9">
      <w:pPr>
        <w:pStyle w:val="NoList1"/>
        <w:framePr w:w="9311" w:wrap="auto" w:hAnchor="text" w:x="1417" w:y="613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25" w:history="1">
        <w:r w:rsidR="00A04196">
          <w:rPr>
            <w:rFonts w:ascii="Times New Roman"/>
            <w:color w:val="000000"/>
            <w:sz w:val="24"/>
          </w:rPr>
          <w:t>2.1.1.</w:t>
        </w:r>
      </w:hyperlink>
      <w:hyperlink w:anchor="br25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>Investment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>Commercial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5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25" w:history="1">
        <w:r w:rsidR="00A04196">
          <w:rPr>
            <w:rFonts w:ascii="Times New Roman"/>
            <w:color w:val="000000"/>
            <w:spacing w:val="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25</w:t>
      </w:r>
    </w:p>
    <w:p w14:paraId="1E0BA221" w14:textId="77777777" w:rsidR="00702963" w:rsidRDefault="008119D9">
      <w:pPr>
        <w:pStyle w:val="NoList1"/>
        <w:framePr w:w="9311" w:wrap="auto" w:hAnchor="text" w:x="1417" w:y="613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27" w:history="1">
        <w:r w:rsidR="00A04196">
          <w:rPr>
            <w:rFonts w:ascii="Times New Roman"/>
            <w:color w:val="000000"/>
            <w:sz w:val="24"/>
          </w:rPr>
          <w:t>2.1.2.</w:t>
        </w:r>
      </w:hyperlink>
      <w:hyperlink w:anchor="br27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27" w:history="1">
        <w:r w:rsidR="00A04196">
          <w:rPr>
            <w:rFonts w:ascii="Times New Roman"/>
            <w:color w:val="000000"/>
            <w:sz w:val="24"/>
          </w:rPr>
          <w:t>Internal</w:t>
        </w:r>
      </w:hyperlink>
      <w:hyperlink w:anchor="br2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7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2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27" w:history="1">
        <w:r w:rsidR="00A04196">
          <w:rPr>
            <w:rFonts w:ascii="Times New Roman"/>
            <w:color w:val="000000"/>
            <w:sz w:val="24"/>
          </w:rPr>
          <w:t>Operation</w:t>
        </w:r>
      </w:hyperlink>
      <w:hyperlink w:anchor="br27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27</w:t>
      </w:r>
    </w:p>
    <w:p w14:paraId="3F577C2B" w14:textId="77777777" w:rsidR="00702963" w:rsidRDefault="008119D9">
      <w:pPr>
        <w:pStyle w:val="NoList1"/>
        <w:framePr w:w="9311" w:wrap="auto" w:hAnchor="text" w:x="1417" w:y="72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34" w:history="1">
        <w:r w:rsidR="00A04196">
          <w:rPr>
            <w:rFonts w:ascii="Times New Roman"/>
            <w:color w:val="000000"/>
            <w:sz w:val="24"/>
          </w:rPr>
          <w:t>2.2.</w:t>
        </w:r>
      </w:hyperlink>
      <w:hyperlink w:anchor="br34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34" w:history="1">
        <w:r w:rsidR="00A04196">
          <w:rPr>
            <w:rFonts w:ascii="Times New Roman"/>
            <w:color w:val="000000"/>
            <w:sz w:val="24"/>
          </w:rPr>
          <w:t>Conversational</w:t>
        </w:r>
      </w:hyperlink>
      <w:hyperlink w:anchor="br3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4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34" w:history="1">
        <w:r w:rsidR="00A04196">
          <w:rPr>
            <w:rFonts w:ascii="Times New Roman"/>
            <w:color w:val="000000"/>
            <w:spacing w:val="1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34</w:t>
      </w:r>
    </w:p>
    <w:p w14:paraId="1A434F98" w14:textId="77777777" w:rsidR="00702963" w:rsidRDefault="008119D9">
      <w:pPr>
        <w:pStyle w:val="NoList1"/>
        <w:framePr w:w="9311" w:wrap="auto" w:hAnchor="text" w:x="1417" w:y="72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40" w:history="1">
        <w:r w:rsidR="00A04196">
          <w:rPr>
            <w:rFonts w:ascii="Times New Roman"/>
            <w:color w:val="000000"/>
            <w:sz w:val="24"/>
          </w:rPr>
          <w:t>2.2.1.</w:t>
        </w:r>
      </w:hyperlink>
      <w:hyperlink w:anchor="br40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40" w:history="1">
        <w:r w:rsidR="00A04196">
          <w:rPr>
            <w:rFonts w:ascii="Times New Roman"/>
            <w:color w:val="000000"/>
            <w:sz w:val="24"/>
          </w:rPr>
          <w:t>Hybrid</w:t>
        </w:r>
      </w:hyperlink>
      <w:hyperlink w:anchor="br4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0" w:history="1">
        <w:r w:rsidR="00A04196">
          <w:rPr>
            <w:rFonts w:ascii="Times New Roman"/>
            <w:color w:val="000000"/>
            <w:sz w:val="24"/>
          </w:rPr>
          <w:t>approach</w:t>
        </w:r>
      </w:hyperlink>
      <w:hyperlink w:anchor="br4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40</w:t>
      </w:r>
    </w:p>
    <w:p w14:paraId="2351491F" w14:textId="77777777" w:rsidR="00702963" w:rsidRDefault="008119D9">
      <w:pPr>
        <w:pStyle w:val="NoList1"/>
        <w:framePr w:w="9311" w:wrap="auto" w:hAnchor="text" w:x="1417" w:y="804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44" w:history="1">
        <w:r w:rsidR="00A04196">
          <w:rPr>
            <w:rFonts w:ascii="Times New Roman"/>
            <w:color w:val="000000"/>
            <w:spacing w:val="-1"/>
            <w:sz w:val="24"/>
          </w:rPr>
          <w:t>CHAPTER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III.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Research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survey:</w:t>
        </w:r>
      </w:hyperlink>
      <w:hyperlink w:anchor="br44" w:history="1">
        <w:r w:rsidR="00A04196">
          <w:rPr>
            <w:rFonts w:ascii="Times New Roman"/>
            <w:color w:val="000000"/>
            <w:spacing w:val="2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Chatbots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as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4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new</w:t>
        </w:r>
      </w:hyperlink>
      <w:hyperlink w:anchor="br4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approach</w:t>
        </w:r>
      </w:hyperlink>
      <w:hyperlink w:anchor="br44" w:history="1">
        <w:r w:rsidR="00A04196">
          <w:rPr>
            <w:rFonts w:ascii="Times New Roman"/>
            <w:color w:val="000000"/>
            <w:spacing w:val="21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44</w:t>
      </w:r>
    </w:p>
    <w:p w14:paraId="006EE802" w14:textId="77777777" w:rsidR="00702963" w:rsidRDefault="008119D9">
      <w:pPr>
        <w:pStyle w:val="NoList1"/>
        <w:framePr w:w="9311" w:wrap="auto" w:hAnchor="text" w:x="1417" w:y="855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44" w:history="1">
        <w:r w:rsidR="00A04196">
          <w:rPr>
            <w:rFonts w:ascii="Times New Roman"/>
            <w:color w:val="000000"/>
            <w:sz w:val="24"/>
          </w:rPr>
          <w:t>3.1.</w:t>
        </w:r>
      </w:hyperlink>
      <w:hyperlink w:anchor="br44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Chatbots.</w:t>
        </w:r>
      </w:hyperlink>
      <w:hyperlink w:anchor="br44" w:history="1">
        <w:r w:rsidR="00A04196">
          <w:rPr>
            <w:rFonts w:ascii="Times New Roman"/>
            <w:color w:val="000000"/>
            <w:spacing w:val="2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Overview</w:t>
        </w:r>
      </w:hyperlink>
      <w:hyperlink w:anchor="br4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theoretical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4" w:history="1">
        <w:r w:rsidR="00A04196">
          <w:rPr>
            <w:rFonts w:ascii="Times New Roman"/>
            <w:color w:val="000000"/>
            <w:sz w:val="24"/>
          </w:rPr>
          <w:t>aspect</w:t>
        </w:r>
      </w:hyperlink>
      <w:hyperlink w:anchor="br44" w:history="1">
        <w:r w:rsidR="00A04196">
          <w:rPr>
            <w:rFonts w:ascii="Times New Roman"/>
            <w:color w:val="000000"/>
            <w:spacing w:val="12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44</w:t>
      </w:r>
    </w:p>
    <w:p w14:paraId="39C73B9D" w14:textId="77777777" w:rsidR="00702963" w:rsidRDefault="008119D9">
      <w:pPr>
        <w:pStyle w:val="NoList1"/>
        <w:framePr w:w="9311" w:wrap="auto" w:hAnchor="text" w:x="1417" w:y="855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0" w:history="1">
        <w:r w:rsidR="00A04196">
          <w:rPr>
            <w:rFonts w:ascii="Times New Roman"/>
            <w:color w:val="000000"/>
            <w:sz w:val="24"/>
          </w:rPr>
          <w:t>3.1.1.</w:t>
        </w:r>
      </w:hyperlink>
      <w:hyperlink w:anchor="br50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Structure</w:t>
        </w:r>
      </w:hyperlink>
      <w:hyperlink w:anchor="br50" w:history="1">
        <w:r w:rsidR="00A04196">
          <w:rPr>
            <w:rFonts w:ascii="Times New Roman"/>
            <w:color w:val="000000"/>
            <w:spacing w:val="2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50</w:t>
      </w:r>
    </w:p>
    <w:p w14:paraId="2B46DA4B" w14:textId="77777777" w:rsidR="00702963" w:rsidRDefault="008119D9">
      <w:pPr>
        <w:pStyle w:val="NoList1"/>
        <w:framePr w:w="9311" w:wrap="auto" w:hAnchor="text" w:x="1417" w:y="855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0" w:history="1">
        <w:r w:rsidR="00A04196">
          <w:rPr>
            <w:rFonts w:ascii="Times New Roman"/>
            <w:color w:val="000000"/>
            <w:sz w:val="24"/>
          </w:rPr>
          <w:t>3.1.2.</w:t>
        </w:r>
      </w:hyperlink>
      <w:hyperlink w:anchor="br50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Front-end</w:t>
        </w:r>
      </w:hyperlink>
      <w:hyperlink w:anchor="br50" w:history="1">
        <w:r w:rsidR="00A04196">
          <w:rPr>
            <w:rFonts w:ascii="Times New Roman"/>
            <w:color w:val="000000"/>
            <w:spacing w:val="13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50</w:t>
      </w:r>
    </w:p>
    <w:p w14:paraId="58312F89" w14:textId="77777777" w:rsidR="00702963" w:rsidRDefault="008119D9">
      <w:pPr>
        <w:pStyle w:val="NoList1"/>
        <w:framePr w:w="9311" w:wrap="auto" w:hAnchor="text" w:x="1417" w:y="855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1" w:history="1">
        <w:r w:rsidR="00A04196">
          <w:rPr>
            <w:rFonts w:ascii="Times New Roman"/>
            <w:color w:val="000000"/>
            <w:sz w:val="24"/>
          </w:rPr>
          <w:t>3.1.3.</w:t>
        </w:r>
      </w:hyperlink>
      <w:hyperlink w:anchor="br51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51" w:history="1">
        <w:r w:rsidR="00A04196">
          <w:rPr>
            <w:rFonts w:ascii="Times New Roman"/>
            <w:color w:val="000000"/>
            <w:spacing w:val="10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51</w:t>
      </w:r>
    </w:p>
    <w:p w14:paraId="71F96EC3" w14:textId="77777777" w:rsidR="00702963" w:rsidRDefault="008119D9">
      <w:pPr>
        <w:pStyle w:val="NoList1"/>
        <w:framePr w:w="9311" w:wrap="auto" w:hAnchor="text" w:x="1417" w:y="855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2" w:history="1">
        <w:r w:rsidR="00A04196">
          <w:rPr>
            <w:rFonts w:ascii="Times New Roman"/>
            <w:color w:val="000000"/>
            <w:sz w:val="24"/>
          </w:rPr>
          <w:t>3.1.4.</w:t>
        </w:r>
      </w:hyperlink>
      <w:hyperlink w:anchor="br52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2" w:history="1">
        <w:r w:rsidR="00A04196">
          <w:rPr>
            <w:rFonts w:ascii="Times New Roman"/>
            <w:color w:val="000000"/>
            <w:sz w:val="24"/>
          </w:rPr>
          <w:t>Back-end</w:t>
        </w:r>
      </w:hyperlink>
      <w:hyperlink w:anchor="br52" w:history="1">
        <w:r w:rsidR="00A04196">
          <w:rPr>
            <w:rFonts w:ascii="Times New Roman"/>
            <w:color w:val="000000"/>
            <w:spacing w:val="16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52</w:t>
      </w:r>
    </w:p>
    <w:p w14:paraId="091B206F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53" w:history="1">
        <w:r w:rsidR="00A04196">
          <w:rPr>
            <w:rFonts w:ascii="Times New Roman"/>
            <w:color w:val="000000"/>
            <w:sz w:val="24"/>
          </w:rPr>
          <w:t>3.2.</w:t>
        </w:r>
      </w:hyperlink>
      <w:hyperlink w:anchor="br53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>Strategy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3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3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53" w:history="1">
        <w:r w:rsidR="00A04196">
          <w:rPr>
            <w:rFonts w:ascii="Times New Roman"/>
            <w:color w:val="000000"/>
            <w:spacing w:val="1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53</w:t>
      </w:r>
    </w:p>
    <w:p w14:paraId="70B803E2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4" w:history="1">
        <w:r w:rsidR="00A04196">
          <w:rPr>
            <w:rFonts w:ascii="Times New Roman"/>
            <w:color w:val="000000"/>
            <w:sz w:val="24"/>
          </w:rPr>
          <w:t>3.2.1.</w:t>
        </w:r>
      </w:hyperlink>
      <w:hyperlink w:anchor="br54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pacing w:val="-1"/>
            <w:sz w:val="24"/>
          </w:rPr>
          <w:t>API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development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extension</w:t>
        </w:r>
      </w:hyperlink>
      <w:hyperlink w:anchor="br54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54</w:t>
      </w:r>
    </w:p>
    <w:p w14:paraId="5E79F2D4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6" w:history="1">
        <w:r w:rsidR="00A04196">
          <w:rPr>
            <w:rFonts w:ascii="Times New Roman"/>
            <w:color w:val="000000"/>
            <w:sz w:val="24"/>
          </w:rPr>
          <w:t>3.2.2.</w:t>
        </w:r>
      </w:hyperlink>
      <w:hyperlink w:anchor="br56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Rule-based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56" w:history="1">
        <w:r w:rsidR="00A04196">
          <w:rPr>
            <w:rFonts w:ascii="Times New Roman"/>
            <w:color w:val="000000"/>
            <w:spacing w:val="6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56</w:t>
      </w:r>
    </w:p>
    <w:p w14:paraId="0765A76E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7" w:history="1">
        <w:r w:rsidR="00A04196">
          <w:rPr>
            <w:rFonts w:ascii="Times New Roman"/>
            <w:color w:val="000000"/>
            <w:sz w:val="24"/>
          </w:rPr>
          <w:t>3.2.3.</w:t>
        </w:r>
      </w:hyperlink>
      <w:hyperlink w:anchor="br57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Machine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Learning</w:t>
        </w:r>
      </w:hyperlink>
      <w:hyperlink w:anchor="br57" w:history="1">
        <w:r w:rsidR="00A04196">
          <w:rPr>
            <w:rFonts w:ascii="Times New Roman"/>
            <w:color w:val="000000"/>
            <w:spacing w:val="12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57</w:t>
      </w:r>
    </w:p>
    <w:p w14:paraId="61D4D677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8" w:history="1">
        <w:r w:rsidR="00A04196">
          <w:rPr>
            <w:rFonts w:ascii="Times New Roman"/>
            <w:color w:val="000000"/>
            <w:sz w:val="24"/>
          </w:rPr>
          <w:t>3.2.4.</w:t>
        </w:r>
      </w:hyperlink>
      <w:hyperlink w:anchor="br58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Recommendations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notifications</w:t>
        </w:r>
      </w:hyperlink>
      <w:hyperlink w:anchor="br58" w:history="1">
        <w:r w:rsidR="00A04196">
          <w:rPr>
            <w:rFonts w:ascii="Times New Roman"/>
            <w:color w:val="000000"/>
            <w:spacing w:val="146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58</w:t>
      </w:r>
    </w:p>
    <w:p w14:paraId="3D347337" w14:textId="77777777" w:rsidR="00702963" w:rsidRDefault="008119D9">
      <w:pPr>
        <w:pStyle w:val="NoList1"/>
        <w:framePr w:w="9311" w:wrap="auto" w:hAnchor="text" w:x="1417" w:y="1023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58" w:history="1">
        <w:r w:rsidR="00A04196">
          <w:rPr>
            <w:rFonts w:ascii="Times New Roman"/>
            <w:color w:val="000000"/>
            <w:sz w:val="24"/>
          </w:rPr>
          <w:t>3.2.5.</w:t>
        </w:r>
      </w:hyperlink>
      <w:hyperlink w:anchor="br58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Summary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approaches</w:t>
        </w:r>
      </w:hyperlink>
      <w:hyperlink w:anchor="br58" w:history="1">
        <w:r w:rsidR="00A04196">
          <w:rPr>
            <w:rFonts w:ascii="Times New Roman"/>
            <w:color w:val="000000"/>
            <w:spacing w:val="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58</w:t>
      </w:r>
    </w:p>
    <w:p w14:paraId="2034D29C" w14:textId="77777777" w:rsidR="00702963" w:rsidRDefault="008119D9">
      <w:pPr>
        <w:pStyle w:val="NoList1"/>
        <w:framePr w:w="9311" w:wrap="auto" w:hAnchor="text" w:x="1417" w:y="121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63" w:history="1">
        <w:r w:rsidR="00A04196">
          <w:rPr>
            <w:rFonts w:ascii="Times New Roman"/>
            <w:color w:val="000000"/>
            <w:sz w:val="24"/>
          </w:rPr>
          <w:t>3.3.</w:t>
        </w:r>
      </w:hyperlink>
      <w:hyperlink w:anchor="br63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Research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design</w:t>
        </w:r>
      </w:hyperlink>
      <w:hyperlink w:anchor="br63" w:history="1">
        <w:r w:rsidR="00A04196">
          <w:rPr>
            <w:rFonts w:ascii="Times New Roman"/>
            <w:color w:val="000000"/>
            <w:spacing w:val="1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63</w:t>
      </w:r>
    </w:p>
    <w:p w14:paraId="2580650B" w14:textId="77777777" w:rsidR="00702963" w:rsidRDefault="008119D9">
      <w:pPr>
        <w:pStyle w:val="NoList1"/>
        <w:framePr w:w="9311" w:wrap="auto" w:hAnchor="text" w:x="1417" w:y="1219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w:anchor="br64" w:history="1">
        <w:r w:rsidR="00A04196">
          <w:rPr>
            <w:rFonts w:ascii="Times New Roman"/>
            <w:color w:val="000000"/>
            <w:sz w:val="24"/>
          </w:rPr>
          <w:t>3.3.1.</w:t>
        </w:r>
      </w:hyperlink>
      <w:hyperlink w:anchor="br64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>Research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>Population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>Data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>Collection</w:t>
        </w:r>
      </w:hyperlink>
      <w:hyperlink w:anchor="br6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64</w:t>
      </w:r>
    </w:p>
    <w:p w14:paraId="49B11D94" w14:textId="77777777" w:rsidR="00702963" w:rsidRDefault="008119D9">
      <w:pPr>
        <w:pStyle w:val="NoList1"/>
        <w:framePr w:w="9311" w:wrap="auto" w:hAnchor="text" w:x="1417" w:y="1300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71" w:history="1">
        <w:r w:rsidR="00A04196">
          <w:rPr>
            <w:rFonts w:ascii="Times New Roman"/>
            <w:color w:val="000000"/>
            <w:spacing w:val="-1"/>
            <w:sz w:val="24"/>
          </w:rPr>
          <w:t>CONCLUSIONS</w:t>
        </w:r>
      </w:hyperlink>
      <w:hyperlink w:anchor="br71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71</w:t>
      </w:r>
    </w:p>
    <w:p w14:paraId="2AC894A7" w14:textId="77777777" w:rsidR="00702963" w:rsidRDefault="008119D9">
      <w:pPr>
        <w:pStyle w:val="NoList1"/>
        <w:framePr w:w="9311" w:wrap="auto" w:hAnchor="text" w:x="1417" w:y="13007"/>
        <w:widowControl w:val="0"/>
        <w:autoSpaceDE w:val="0"/>
        <w:autoSpaceDN w:val="0"/>
        <w:spacing w:before="263" w:after="0" w:line="265" w:lineRule="exact"/>
        <w:rPr>
          <w:rFonts w:ascii="Times New Roman"/>
          <w:color w:val="000000"/>
          <w:sz w:val="24"/>
        </w:rPr>
      </w:pPr>
      <w:hyperlink w:anchor="br73" w:history="1">
        <w:r w:rsidR="00A04196">
          <w:rPr>
            <w:rFonts w:ascii="Times New Roman"/>
            <w:color w:val="000000"/>
            <w:spacing w:val="-1"/>
            <w:sz w:val="24"/>
          </w:rPr>
          <w:t>BIBLIOGRAPHY</w:t>
        </w:r>
      </w:hyperlink>
      <w:hyperlink w:anchor="br73" w:history="1">
        <w:r w:rsidR="00A04196">
          <w:rPr>
            <w:rFonts w:ascii="Times New Roman"/>
            <w:color w:val="000000"/>
            <w:spacing w:val="13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77</w:t>
      </w:r>
    </w:p>
    <w:p w14:paraId="6BFB94FF" w14:textId="77777777" w:rsidR="00702963" w:rsidRDefault="008119D9">
      <w:pPr>
        <w:pStyle w:val="NoList1"/>
        <w:framePr w:w="9311" w:wrap="auto" w:hAnchor="text" w:x="1417" w:y="13007"/>
        <w:widowControl w:val="0"/>
        <w:autoSpaceDE w:val="0"/>
        <w:autoSpaceDN w:val="0"/>
        <w:spacing w:before="263" w:after="0" w:line="265" w:lineRule="exact"/>
        <w:rPr>
          <w:rFonts w:ascii="Times New Roman"/>
          <w:color w:val="000000"/>
          <w:sz w:val="24"/>
        </w:rPr>
      </w:pPr>
      <w:hyperlink w:anchor="br78" w:history="1">
        <w:r w:rsidR="00A04196">
          <w:rPr>
            <w:rFonts w:ascii="Times New Roman"/>
            <w:color w:val="000000"/>
            <w:sz w:val="24"/>
          </w:rPr>
          <w:t>LIST</w:t>
        </w:r>
      </w:hyperlink>
      <w:hyperlink w:anchor="br7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78" w:history="1">
        <w:r w:rsidR="00A04196">
          <w:rPr>
            <w:rFonts w:ascii="Times New Roman"/>
            <w:color w:val="000000"/>
            <w:spacing w:val="-1"/>
            <w:sz w:val="24"/>
          </w:rPr>
          <w:t>OF</w:t>
        </w:r>
      </w:hyperlink>
      <w:hyperlink w:anchor="br7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78" w:history="1">
        <w:r w:rsidR="00A04196">
          <w:rPr>
            <w:rFonts w:ascii="Times New Roman"/>
            <w:color w:val="000000"/>
            <w:spacing w:val="-1"/>
            <w:sz w:val="24"/>
          </w:rPr>
          <w:t>APPENDICES</w:t>
        </w:r>
      </w:hyperlink>
      <w:hyperlink w:anchor="br78" w:history="1">
        <w:r w:rsidR="00A04196">
          <w:rPr>
            <w:rFonts w:ascii="Times New Roman"/>
            <w:color w:val="000000"/>
            <w:spacing w:val="132"/>
            <w:sz w:val="24"/>
          </w:rPr>
          <w:t xml:space="preserve"> </w:t>
        </w:r>
      </w:hyperlink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b/>
          <w:color w:val="000000"/>
          <w:sz w:val="24"/>
        </w:rPr>
        <w:t>.</w:t>
      </w:r>
      <w:r w:rsidR="00A04196">
        <w:rPr>
          <w:rFonts w:ascii="Times New Roman"/>
          <w:b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78</w:t>
      </w:r>
    </w:p>
    <w:p w14:paraId="2D8FDBAC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</w:t>
      </w:r>
    </w:p>
    <w:p w14:paraId="02EB11A8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F11080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B6E2F5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70" w:name="br5"/>
      <w:bookmarkEnd w:id="270"/>
      <w:r>
        <w:rPr>
          <w:rFonts w:ascii="Arial"/>
          <w:color w:val="FF0000"/>
          <w:sz w:val="2"/>
        </w:rPr>
        <w:lastRenderedPageBreak/>
        <w:t xml:space="preserve"> </w:t>
      </w:r>
    </w:p>
    <w:p w14:paraId="6D1B06ED" w14:textId="77777777" w:rsidR="00702963" w:rsidRDefault="00A04196">
      <w:pPr>
        <w:pStyle w:val="NoList1"/>
        <w:framePr w:w="2153" w:wrap="auto" w:hAnchor="text" w:x="1417" w:y="159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INTRODUCTION</w:t>
      </w:r>
    </w:p>
    <w:p w14:paraId="40E5A8A2" w14:textId="77777777" w:rsidR="00702963" w:rsidRDefault="00A04196">
      <w:pPr>
        <w:pStyle w:val="NoList1"/>
        <w:framePr w:w="8745" w:wrap="auto" w:hAnchor="text" w:x="1984" w:y="23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practically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imagine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life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</w:p>
    <w:p w14:paraId="4583367A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because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simplicity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provided</w:t>
      </w:r>
    </w:p>
    <w:p w14:paraId="55CDC82D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pretty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striving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priority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528548BA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improvements.</w:t>
      </w:r>
    </w:p>
    <w:p w14:paraId="5E43F45D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Based on </w:t>
      </w:r>
      <w:r>
        <w:rPr>
          <w:rFonts w:ascii="Times New Roman"/>
          <w:color w:val="000000"/>
          <w:spacing w:val="-2"/>
          <w:sz w:val="24"/>
        </w:rPr>
        <w:t>Gartner,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 34%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banks were investing into Big Data technologies.</w:t>
      </w:r>
    </w:p>
    <w:p w14:paraId="70028A18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storing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everything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profiles,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history,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2C78B3A8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formation.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Repositories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literally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inflated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petabytes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2D90EE1A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connection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</w:t>
      </w:r>
    </w:p>
    <w:p w14:paraId="2C0B2C85" w14:textId="77777777" w:rsidR="00702963" w:rsidRDefault="00A04196">
      <w:pPr>
        <w:pStyle w:val="NoList1"/>
        <w:framePr w:w="9313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autonomously.</w:t>
      </w:r>
    </w:p>
    <w:p w14:paraId="43B7B253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z w:val="24"/>
        </w:rPr>
        <w:t xml:space="preserve"> 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least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now,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manager,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follow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940E2FB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approve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programmatically.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</w:p>
    <w:p w14:paraId="4950A64D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reaching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peak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3608C033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huge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quickly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efficiently.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Consequently,</w:t>
      </w:r>
    </w:p>
    <w:p w14:paraId="08C23168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critically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</w:p>
    <w:p w14:paraId="1CEE2432" w14:textId="77777777" w:rsidR="00702963" w:rsidRDefault="00A04196">
      <w:pPr>
        <w:pStyle w:val="NoList1"/>
        <w:framePr w:w="9312" w:wrap="auto" w:hAnchor="text" w:x="1417" w:y="60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each client.</w:t>
      </w:r>
    </w:p>
    <w:p w14:paraId="76EF5B97" w14:textId="77777777" w:rsidR="00702963" w:rsidRDefault="00A04196">
      <w:pPr>
        <w:pStyle w:val="NoList1"/>
        <w:framePr w:w="9312" w:wrap="auto" w:hAnchor="text" w:x="1417" w:y="854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aim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5799B05B" w14:textId="77777777" w:rsidR="00702963" w:rsidRDefault="00A04196">
      <w:pPr>
        <w:pStyle w:val="NoList1"/>
        <w:framePr w:w="9312" w:wrap="auto" w:hAnchor="text" w:x="1417" w:y="8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examine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</w:p>
    <w:p w14:paraId="3E0F80AE" w14:textId="77777777" w:rsidR="00702963" w:rsidRDefault="00A04196">
      <w:pPr>
        <w:pStyle w:val="NoList1"/>
        <w:framePr w:w="9312" w:wrap="auto" w:hAnchor="text" w:x="1417" w:y="8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Banking Front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z w:val="24"/>
        </w:rPr>
        <w:t xml:space="preserve"> and usefulness of such solution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 market state.</w:t>
      </w:r>
    </w:p>
    <w:p w14:paraId="73C86315" w14:textId="77777777" w:rsidR="00702963" w:rsidRDefault="00A04196">
      <w:pPr>
        <w:pStyle w:val="NoList1"/>
        <w:framePr w:w="9312" w:wrap="auto" w:hAnchor="text" w:x="1417" w:y="8544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is: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Of-</w:t>
      </w:r>
    </w:p>
    <w:p w14:paraId="698E0E98" w14:textId="77777777" w:rsidR="00702963" w:rsidRDefault="00A04196" w:rsidP="008119D9">
      <w:pPr>
        <w:pStyle w:val="NoList1"/>
        <w:framePr w:w="9312" w:wrap="auto" w:hAnchor="text" w:x="1417" w:y="8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fices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pacing w:val="-17"/>
          <w:sz w:val="24"/>
        </w:rPr>
        <w:t>To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descriptive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method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1BC7B935" w14:textId="07834D1F" w:rsidR="008119D9" w:rsidRDefault="00A04196" w:rsidP="008119D9">
      <w:pPr>
        <w:pStyle w:val="NoList1"/>
        <w:framePr w:w="9312" w:wrap="auto" w:hAnchor="text" w:x="1417" w:y="8544"/>
        <w:widowControl w:val="0"/>
        <w:autoSpaceDE w:val="0"/>
        <w:autoSpaceDN w:val="0"/>
        <w:spacing w:after="0" w:line="265" w:lineRule="exact"/>
        <w:rPr>
          <w:ins w:id="271" w:author="Krzysztof SPIRZEWSKI" w:date="2021-11-03T19:19:00Z"/>
          <w:rFonts w:ascii="Times New Roman"/>
          <w:color w:val="000000"/>
          <w:sz w:val="24"/>
        </w:rPr>
        <w:pPrChange w:id="272" w:author="Krzysztof SPIRZEWSKI" w:date="2021-11-03T19:20:00Z">
          <w:pPr>
            <w:pStyle w:val="NoList1"/>
            <w:framePr w:w="9312" w:wrap="auto" w:hAnchor="text" w:x="1417" w:y="8544"/>
            <w:widowControl w:val="0"/>
            <w:autoSpaceDE w:val="0"/>
            <w:autoSpaceDN w:val="0"/>
            <w:spacing w:after="0" w:line="265" w:lineRule="exact"/>
            <w:ind w:left="567"/>
          </w:pPr>
        </w:pPrChange>
      </w:pPr>
      <w:r>
        <w:rPr>
          <w:rFonts w:ascii="Times New Roman"/>
          <w:color w:val="000000"/>
          <w:sz w:val="24"/>
        </w:rPr>
        <w:t>used.</w:t>
      </w:r>
      <w:ins w:id="273" w:author="Krzysztof SPIRZEWSKI" w:date="2021-11-03T19:20:00Z">
        <w:r w:rsidR="008119D9">
          <w:rPr>
            <w:rFonts w:ascii="Times New Roman"/>
            <w:color w:val="000000"/>
            <w:sz w:val="24"/>
          </w:rPr>
          <w:t xml:space="preserve"> The</w:t>
        </w:r>
      </w:ins>
      <w:ins w:id="274" w:author="Krzysztof SPIRZEWSKI" w:date="2021-11-03T19:19:00Z">
        <w:r w:rsidR="008119D9">
          <w:rPr>
            <w:rFonts w:ascii="Times New Roman"/>
            <w:color w:val="000000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survey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pacing w:val="-1"/>
            <w:sz w:val="24"/>
          </w:rPr>
          <w:t>was</w:t>
        </w:r>
        <w:r w:rsidR="008119D9">
          <w:rPr>
            <w:rFonts w:ascii="Times New Roman"/>
            <w:color w:val="000000"/>
            <w:spacing w:val="9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conducted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in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order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to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determine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current</w:t>
        </w:r>
        <w:r w:rsidR="008119D9">
          <w:rPr>
            <w:rFonts w:ascii="Times New Roman"/>
            <w:color w:val="000000"/>
            <w:spacing w:val="9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level</w:t>
        </w:r>
        <w:r w:rsidR="008119D9">
          <w:rPr>
            <w:rFonts w:ascii="Times New Roman"/>
            <w:color w:val="000000"/>
            <w:spacing w:val="9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of</w:t>
        </w:r>
        <w:r w:rsidR="008119D9">
          <w:rPr>
            <w:rFonts w:ascii="Times New Roman"/>
            <w:color w:val="000000"/>
            <w:spacing w:val="9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satisfaction</w:t>
        </w:r>
        <w:r w:rsidR="008119D9">
          <w:rPr>
            <w:rFonts w:ascii="Times New Roman"/>
            <w:color w:val="000000"/>
            <w:spacing w:val="8"/>
            <w:sz w:val="24"/>
          </w:rPr>
          <w:t xml:space="preserve"> </w:t>
        </w:r>
        <w:r w:rsidR="008119D9">
          <w:rPr>
            <w:rFonts w:ascii="Times New Roman"/>
            <w:color w:val="000000"/>
            <w:sz w:val="24"/>
          </w:rPr>
          <w:t>with</w:t>
        </w:r>
      </w:ins>
    </w:p>
    <w:p w14:paraId="09D2C1B4" w14:textId="53326405" w:rsidR="00702963" w:rsidRDefault="008119D9" w:rsidP="008119D9">
      <w:pPr>
        <w:pStyle w:val="NoList1"/>
        <w:framePr w:w="9312" w:wrap="auto" w:hAnchor="text" w:x="1417" w:y="8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ins w:id="275" w:author="Krzysztof SPIRZEWSKI" w:date="2021-11-03T19:19:00Z">
        <w:r>
          <w:rPr>
            <w:rFonts w:ascii="Times New Roman"/>
            <w:color w:val="000000"/>
            <w:spacing w:val="-1"/>
            <w:sz w:val="24"/>
          </w:rPr>
          <w:t>front-office.</w:t>
        </w:r>
        <w:r>
          <w:rPr>
            <w:rFonts w:ascii="Times New Roman"/>
            <w:color w:val="000000"/>
            <w:spacing w:val="20"/>
            <w:sz w:val="24"/>
          </w:rPr>
          <w:t xml:space="preserve"> </w:t>
        </w:r>
        <w:r>
          <w:rPr>
            <w:rFonts w:ascii="Times New Roman"/>
            <w:color w:val="000000"/>
            <w:sz w:val="24"/>
          </w:rPr>
          <w:t>In entire survey 278 respondents were involved</w:t>
        </w:r>
      </w:ins>
      <w:ins w:id="276" w:author="Krzysztof SPIRZEWSKI" w:date="2021-11-03T19:20:00Z">
        <w:r>
          <w:rPr>
            <w:rFonts w:ascii="Times New Roman"/>
            <w:color w:val="000000"/>
            <w:sz w:val="24"/>
          </w:rPr>
          <w:t>.</w:t>
        </w:r>
      </w:ins>
    </w:p>
    <w:p w14:paraId="755DB9C1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literature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scientific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papers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verify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functionality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</w:t>
      </w:r>
    </w:p>
    <w:p w14:paraId="27AC1721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fundamental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papers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”AI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banking: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reality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hype”</w:t>
      </w:r>
    </w:p>
    <w:p w14:paraId="100003C4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written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Laura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Noonan,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”Artificial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Industry’s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$1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Trillion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Op-</w:t>
      </w:r>
    </w:p>
    <w:p w14:paraId="6B9D2136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portunity”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written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Lisa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Joyce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”AI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Destroy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Traditional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0"/>
          <w:sz w:val="24"/>
        </w:rPr>
        <w:t>We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It”</w:t>
      </w:r>
    </w:p>
    <w:p w14:paraId="060FF880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written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Jim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Marous.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articles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occurring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</w:p>
    <w:p w14:paraId="2DBCFEEC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importance in near future.</w:t>
      </w:r>
    </w:p>
    <w:p w14:paraId="468C74F5" w14:textId="77777777" w:rsidR="00702963" w:rsidRDefault="00A04196">
      <w:pPr>
        <w:pStyle w:val="NoList1"/>
        <w:framePr w:w="9312" w:wrap="auto" w:hAnchor="text" w:x="1417" w:y="1348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”Redefine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</w:p>
    <w:p w14:paraId="156FB0F3" w14:textId="77777777" w:rsidR="00702963" w:rsidRDefault="00A04196">
      <w:pPr>
        <w:pStyle w:val="NoList1"/>
        <w:framePr w:w="9312" w:wrap="auto" w:hAnchor="text" w:x="1417" w:y="134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Intelligence”,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”Chatbots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here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stay”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”Ready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Banking?”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Accen-</w:t>
      </w:r>
    </w:p>
    <w:p w14:paraId="78E41ADD" w14:textId="77777777" w:rsidR="00702963" w:rsidRDefault="00A04196">
      <w:pPr>
        <w:pStyle w:val="NoList1"/>
        <w:framePr w:w="9312" w:wrap="auto" w:hAnchor="text" w:x="1417" w:y="134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ture.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role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</w:p>
    <w:p w14:paraId="61E78027" w14:textId="77777777" w:rsidR="00702963" w:rsidRDefault="00A04196">
      <w:pPr>
        <w:pStyle w:val="NoList1"/>
        <w:framePr w:w="9312" w:wrap="auto" w:hAnchor="text" w:x="1417" w:y="134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backed by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in banking evolution</w:t>
      </w:r>
    </w:p>
    <w:p w14:paraId="092C395B" w14:textId="77777777" w:rsidR="00702963" w:rsidRDefault="00A04196">
      <w:pPr>
        <w:pStyle w:val="NoList1"/>
        <w:framePr w:w="8744" w:wrap="auto" w:hAnchor="text" w:x="1984" w:y="1513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books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noteworthy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”Bank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4.0.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Everywhere,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00A0FBBB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</w:t>
      </w:r>
    </w:p>
    <w:p w14:paraId="3AE5D3BB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DF8798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05A6DF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77" w:name="br6"/>
      <w:bookmarkEnd w:id="277"/>
      <w:r>
        <w:rPr>
          <w:rFonts w:ascii="Arial"/>
          <w:color w:val="FF0000"/>
          <w:sz w:val="2"/>
        </w:rPr>
        <w:lastRenderedPageBreak/>
        <w:t xml:space="preserve"> </w:t>
      </w:r>
    </w:p>
    <w:p w14:paraId="083921E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Bank”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written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Brett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King.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book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foretells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fundamental</w:t>
      </w:r>
    </w:p>
    <w:p w14:paraId="12D662D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paradigm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shift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delivery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conjunction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</w:t>
      </w:r>
    </w:p>
    <w:p w14:paraId="459B070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technologies.</w:t>
      </w:r>
    </w:p>
    <w:p w14:paraId="676A9753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Chapter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devoted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overview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</w:p>
    <w:p w14:paraId="7F3C32ED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chapter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contains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movements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37A9DE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banking towards openness, Open Banking and </w:t>
      </w:r>
      <w:r>
        <w:rPr>
          <w:rFonts w:ascii="Times New Roman"/>
          <w:color w:val="000000"/>
          <w:spacing w:val="-1"/>
          <w:sz w:val="24"/>
        </w:rPr>
        <w:t>PSD2.</w:t>
      </w:r>
    </w:p>
    <w:p w14:paraId="52080DF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chapter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II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overview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Conversa-</w:t>
      </w:r>
    </w:p>
    <w:p w14:paraId="1A0CAA4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tional Banking paradigm.</w:t>
      </w:r>
    </w:p>
    <w:p w14:paraId="72ED2EB2" w14:textId="77777777" w:rsidR="00702963" w:rsidRDefault="00A04196">
      <w:pPr>
        <w:pStyle w:val="NoList1"/>
        <w:framePr w:w="9312" w:wrap="auto" w:hAnchor="text" w:x="1417" w:y="471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Chapter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III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concentrates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novel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102558C1" w14:textId="77777777" w:rsidR="00702963" w:rsidRDefault="00A04196">
      <w:pPr>
        <w:pStyle w:val="NoList1"/>
        <w:framePr w:w="9312" w:wrap="auto" w:hAnchor="text" w:x="1417" w:y="47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chapter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III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proposes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</w:p>
    <w:p w14:paraId="03CAA1C9" w14:textId="77777777" w:rsidR="00702963" w:rsidRDefault="00A04196">
      <w:pPr>
        <w:pStyle w:val="NoList1"/>
        <w:framePr w:w="9312" w:wrap="auto" w:hAnchor="text" w:x="1417" w:y="47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integration in existing bank system.</w:t>
      </w:r>
    </w:p>
    <w:p w14:paraId="0FAD3BF1" w14:textId="77777777" w:rsidR="00702963" w:rsidRDefault="00A04196">
      <w:pPr>
        <w:pStyle w:val="NoList1"/>
        <w:framePr w:w="9311" w:wrap="auto" w:hAnchor="text" w:x="1417" w:y="59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Finally,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econometric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presented.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respondents’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</w:p>
    <w:p w14:paraId="03E14E91" w14:textId="77777777" w:rsidR="00702963" w:rsidRDefault="00A04196">
      <w:pPr>
        <w:pStyle w:val="NoList1"/>
        <w:framePr w:w="9311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with existing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z w:val="24"/>
        </w:rPr>
        <w:t xml:space="preserve"> and their preparation towards chatbot as an </w:t>
      </w:r>
      <w:r>
        <w:rPr>
          <w:rFonts w:ascii="Times New Roman"/>
          <w:color w:val="000000"/>
          <w:spacing w:val="-1"/>
          <w:sz w:val="24"/>
        </w:rPr>
        <w:t>interlocutor.</w:t>
      </w:r>
    </w:p>
    <w:p w14:paraId="758FC51F" w14:textId="77777777" w:rsidR="00702963" w:rsidRDefault="00A04196">
      <w:pPr>
        <w:pStyle w:val="NoList1"/>
        <w:framePr w:w="9311" w:wrap="auto" w:hAnchor="text" w:x="1417" w:y="5954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last section consists of thesis conclusions.</w:t>
      </w:r>
    </w:p>
    <w:p w14:paraId="278A3C29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</w:t>
      </w:r>
    </w:p>
    <w:p w14:paraId="7D32BB25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E427AD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7707D5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78" w:name="br7"/>
      <w:bookmarkEnd w:id="278"/>
      <w:r>
        <w:rPr>
          <w:rFonts w:ascii="Arial"/>
          <w:color w:val="FF0000"/>
          <w:sz w:val="2"/>
        </w:rPr>
        <w:lastRenderedPageBreak/>
        <w:t xml:space="preserve"> </w:t>
      </w:r>
    </w:p>
    <w:p w14:paraId="3186A6D7" w14:textId="77777777" w:rsidR="00702963" w:rsidRDefault="00A04196">
      <w:pPr>
        <w:pStyle w:val="NoList1"/>
        <w:framePr w:w="1562" w:wrap="auto" w:hAnchor="text" w:x="5292" w:y="16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 xml:space="preserve">CHAPTER </w:t>
      </w:r>
      <w:r>
        <w:rPr>
          <w:rFonts w:ascii="Times New Roman"/>
          <w:b/>
          <w:color w:val="000000"/>
          <w:sz w:val="24"/>
        </w:rPr>
        <w:t>I</w:t>
      </w:r>
    </w:p>
    <w:p w14:paraId="15BB4D5D" w14:textId="77777777" w:rsidR="00702963" w:rsidRDefault="00A04196">
      <w:pPr>
        <w:pStyle w:val="NoList1"/>
        <w:framePr w:w="2830" w:wrap="auto" w:hAnchor="text" w:x="4658" w:y="23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Banking system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overview</w:t>
      </w:r>
    </w:p>
    <w:p w14:paraId="4D93B8A9" w14:textId="77777777" w:rsidR="00702963" w:rsidRDefault="00A04196">
      <w:pPr>
        <w:pStyle w:val="NoList1"/>
        <w:framePr w:w="2823" w:wrap="auto" w:hAnchor="text" w:x="1417" w:y="340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Historical overview</w:t>
      </w:r>
    </w:p>
    <w:p w14:paraId="371FF700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central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6053790A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Central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aims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three</w:t>
      </w:r>
    </w:p>
    <w:p w14:paraId="7D575DC1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tasks: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ensuring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stability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purchasing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power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national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currency,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stability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liquidity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1BB4AF40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efficiency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reliability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Central</w:t>
      </w:r>
    </w:p>
    <w:p w14:paraId="7DB3E0B8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intermediary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respectively,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rest</w:t>
      </w:r>
    </w:p>
    <w:p w14:paraId="78C0F511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Central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usually,</w:t>
      </w:r>
    </w:p>
    <w:p w14:paraId="1D8681B1" w14:textId="77777777" w:rsidR="00702963" w:rsidRDefault="00A04196">
      <w:pPr>
        <w:pStyle w:val="NoList1"/>
        <w:framePr w:w="9312" w:wrap="auto" w:hAnchor="text" w:x="1417" w:y="41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performs following functions:</w:t>
      </w:r>
    </w:p>
    <w:p w14:paraId="4C2A2829" w14:textId="77777777" w:rsidR="00702963" w:rsidRDefault="00A04196">
      <w:pPr>
        <w:pStyle w:val="NoList1"/>
        <w:framePr w:w="3605" w:wrap="auto" w:hAnchor="text" w:x="1812" w:y="705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Exclusive right of money issuing</w:t>
      </w:r>
    </w:p>
    <w:p w14:paraId="085383F7" w14:textId="77777777" w:rsidR="00702963" w:rsidRDefault="00A04196">
      <w:pPr>
        <w:pStyle w:val="NoList1"/>
        <w:framePr w:w="2037" w:wrap="auto" w:hAnchor="text" w:x="1812" w:y="747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”Bank</w:t>
      </w:r>
      <w:r>
        <w:rPr>
          <w:rFonts w:ascii="Times New Roman"/>
          <w:color w:val="000000"/>
          <w:sz w:val="24"/>
        </w:rPr>
        <w:t xml:space="preserve"> of </w:t>
      </w:r>
      <w:r>
        <w:rPr>
          <w:rFonts w:ascii="Times New Roman" w:hAnsi="Times New Roman" w:cs="Times New Roman"/>
          <w:color w:val="000000"/>
          <w:sz w:val="24"/>
        </w:rPr>
        <w:t>banks”</w:t>
      </w:r>
    </w:p>
    <w:p w14:paraId="06FA50C2" w14:textId="77777777" w:rsidR="00702963" w:rsidRDefault="00A04196">
      <w:pPr>
        <w:pStyle w:val="NoList1"/>
        <w:framePr w:w="2409" w:wrap="auto" w:hAnchor="text" w:x="1812" w:y="788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 of government</w:t>
      </w:r>
    </w:p>
    <w:p w14:paraId="4BF8D487" w14:textId="77777777" w:rsidR="00702963" w:rsidRDefault="00A04196">
      <w:pPr>
        <w:pStyle w:val="NoList1"/>
        <w:framePr w:w="3790" w:wrap="auto" w:hAnchor="text" w:x="1812" w:y="829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 of the monetary system</w:t>
      </w:r>
    </w:p>
    <w:p w14:paraId="23FE25C6" w14:textId="77777777" w:rsidR="00702963" w:rsidRDefault="00A04196">
      <w:pPr>
        <w:pStyle w:val="NoList1"/>
        <w:framePr w:w="3837" w:wrap="auto" w:hAnchor="text" w:x="1812" w:y="870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 of monetary policy</w:t>
      </w:r>
    </w:p>
    <w:p w14:paraId="67FBD187" w14:textId="77777777" w:rsidR="00702963" w:rsidRDefault="00A04196">
      <w:pPr>
        <w:pStyle w:val="NoList1"/>
        <w:framePr w:w="6050" w:wrap="auto" w:hAnchor="text" w:x="1812" w:y="91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</w:t>
      </w:r>
      <w:r>
        <w:rPr>
          <w:rFonts w:ascii="Times New Roman"/>
          <w:color w:val="000000"/>
          <w:sz w:val="24"/>
        </w:rPr>
        <w:t xml:space="preserve"> of payment, clearing and settlement relations</w:t>
      </w:r>
    </w:p>
    <w:p w14:paraId="42A21583" w14:textId="77777777" w:rsidR="00702963" w:rsidRDefault="00A04196">
      <w:pPr>
        <w:pStyle w:val="NoList1"/>
        <w:framePr w:w="6050" w:wrap="auto" w:hAnchor="text" w:x="1812" w:y="91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 state settlement center</w:t>
      </w:r>
    </w:p>
    <w:p w14:paraId="5F202AE3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 list of functions can be changed, by adding or removing certain functions</w:t>
      </w:r>
    </w:p>
    <w:p w14:paraId="701A40AC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countries,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view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cultural,</w:t>
      </w:r>
    </w:p>
    <w:p w14:paraId="3A2FEA24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historical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religious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and/or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5B363108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systems,</w:t>
      </w:r>
      <w:r>
        <w:rPr>
          <w:rFonts w:ascii="Times New Roman"/>
          <w:color w:val="000000"/>
          <w:spacing w:val="-1"/>
          <w:sz w:val="24"/>
        </w:rPr>
        <w:t xml:space="preserve"> we may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stick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4903E476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provision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corporate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35605391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specialized.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carry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almost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operations:</w:t>
      </w:r>
    </w:p>
    <w:p w14:paraId="4B72AD34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short-term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long-term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loans,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deposits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perform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investing</w:t>
      </w:r>
    </w:p>
    <w:p w14:paraId="096B8154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consultations,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sorts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</w:p>
    <w:p w14:paraId="7C4D3A65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contrary,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several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9C62E73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countries,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legislation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prevents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prohibits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transactions.</w:t>
      </w:r>
    </w:p>
    <w:p w14:paraId="02F0D210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prohibition,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famous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“Banking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1933”,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forbid</w:t>
      </w:r>
    </w:p>
    <w:p w14:paraId="6BB772F2" w14:textId="77777777" w:rsidR="00702963" w:rsidRDefault="00A04196">
      <w:pPr>
        <w:pStyle w:val="NoList1"/>
        <w:framePr w:w="9312" w:wrap="auto" w:hAnchor="text" w:x="1417" w:y="103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commercial banks to make investment operations until it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repealed in 1999.</w:t>
      </w:r>
    </w:p>
    <w:p w14:paraId="77C1A486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</w:t>
      </w:r>
    </w:p>
    <w:p w14:paraId="5AD1AE20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911EEC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002D48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79" w:name="br8"/>
      <w:bookmarkEnd w:id="279"/>
      <w:r>
        <w:rPr>
          <w:rFonts w:ascii="Arial"/>
          <w:color w:val="FF0000"/>
          <w:sz w:val="2"/>
        </w:rPr>
        <w:lastRenderedPageBreak/>
        <w:t xml:space="preserve"> </w:t>
      </w:r>
    </w:p>
    <w:p w14:paraId="07A0701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leaders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</w:p>
    <w:p w14:paraId="30F9513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United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Kingdom,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France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Germany.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z w:val="24"/>
        </w:rPr>
        <w:t>Glass-Steagall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7AE76E2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started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discussions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role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B13A82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depression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political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kind</w:t>
      </w:r>
    </w:p>
    <w:p w14:paraId="2C2690C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laws,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government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rise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authoritarianism.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En-</w:t>
      </w:r>
    </w:p>
    <w:p w14:paraId="5E8DB78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glish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governmental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German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gear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7DC6929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national-socialist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France,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equity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45F21E1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developed, so there were no movement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 investment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 of similar act,</w:t>
      </w:r>
    </w:p>
    <w:p w14:paraId="747A438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Belgium,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carried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 banking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reform in 1934,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separated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deposit</w:t>
      </w:r>
    </w:p>
    <w:p w14:paraId="117DA20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 and holding companies.</w:t>
      </w:r>
    </w:p>
    <w:p w14:paraId="1BBED16C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1933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United</w:t>
      </w:r>
    </w:p>
    <w:p w14:paraId="0274EA04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States in 1999 allowed us to observe next types of banks, by its functions:</w:t>
      </w:r>
    </w:p>
    <w:p w14:paraId="5A423D65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ind w:left="395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 banks</w:t>
      </w:r>
    </w:p>
    <w:p w14:paraId="3A3A3066" w14:textId="77777777" w:rsidR="00702963" w:rsidRDefault="00A04196">
      <w:pPr>
        <w:pStyle w:val="NoList1"/>
        <w:framePr w:w="2123" w:wrap="auto" w:hAnchor="text" w:x="1812" w:y="67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 banks</w:t>
      </w:r>
    </w:p>
    <w:p w14:paraId="655F8854" w14:textId="77777777" w:rsidR="00702963" w:rsidRDefault="00A04196">
      <w:pPr>
        <w:pStyle w:val="NoList1"/>
        <w:framePr w:w="1991" w:wrap="auto" w:hAnchor="text" w:x="1812" w:y="71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 banks</w:t>
      </w:r>
    </w:p>
    <w:p w14:paraId="1CFDDF1A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before,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days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5264A117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utility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agency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basic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functionality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deposits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pro-</w:t>
      </w:r>
    </w:p>
    <w:p w14:paraId="7984D57B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viding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loans.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z w:val="24"/>
        </w:rPr>
        <w:t>Escalation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technological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</w:p>
    <w:p w14:paraId="77FEBFA0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ever-increasing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variety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</w:p>
    <w:p w14:paraId="030A455B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</w:p>
    <w:p w14:paraId="3C135AA6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characterized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introduction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D895AB0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legal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entities,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968EE40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sector.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What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themselves</w:t>
      </w:r>
    </w:p>
    <w:p w14:paraId="3988DEB3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sort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crisis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52D43D83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2007-2008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income.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sec-</w:t>
      </w:r>
    </w:p>
    <w:p w14:paraId="3348A52E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ondary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charge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lower</w:t>
      </w:r>
    </w:p>
    <w:p w14:paraId="04F5A058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secondary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necessity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5E150025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efficient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liquidity.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66B383C6" w14:textId="77777777" w:rsidR="00702963" w:rsidRDefault="00A04196">
      <w:pPr>
        <w:pStyle w:val="NoList1"/>
        <w:framePr w:w="9312" w:wrap="auto" w:hAnchor="text" w:x="1417" w:y="79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 involvement for commercial banks became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favorable solution.</w:t>
      </w:r>
    </w:p>
    <w:p w14:paraId="0FD33832" w14:textId="77777777" w:rsidR="00702963" w:rsidRDefault="00A04196">
      <w:pPr>
        <w:pStyle w:val="NoList1"/>
        <w:framePr w:w="4838" w:wrap="auto" w:hAnchor="text" w:x="1417" w:y="1428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1.1.1.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Operating </w:t>
      </w:r>
      <w:r>
        <w:rPr>
          <w:rFonts w:ascii="Times New Roman"/>
          <w:b/>
          <w:color w:val="000000"/>
          <w:spacing w:val="-1"/>
          <w:sz w:val="24"/>
        </w:rPr>
        <w:t>model</w:t>
      </w:r>
      <w:r>
        <w:rPr>
          <w:rFonts w:ascii="Times New Roman"/>
          <w:b/>
          <w:color w:val="000000"/>
          <w:sz w:val="24"/>
        </w:rPr>
        <w:t xml:space="preserve"> of </w:t>
      </w:r>
      <w:r>
        <w:rPr>
          <w:rFonts w:ascii="Times New Roman"/>
          <w:b/>
          <w:color w:val="000000"/>
          <w:spacing w:val="-1"/>
          <w:sz w:val="24"/>
        </w:rPr>
        <w:t>commercial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bank</w:t>
      </w:r>
    </w:p>
    <w:p w14:paraId="351F93E8" w14:textId="77777777" w:rsidR="00702963" w:rsidRDefault="00A04196">
      <w:pPr>
        <w:pStyle w:val="NoList1"/>
        <w:framePr w:w="8082" w:wrap="auto" w:hAnchor="text" w:x="1984" w:y="1505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functionality,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 is possible to divide commercial bank into two major division:</w:t>
      </w:r>
    </w:p>
    <w:p w14:paraId="1779F889" w14:textId="77777777" w:rsidR="00702963" w:rsidRDefault="00A04196">
      <w:pPr>
        <w:pStyle w:val="NoList1"/>
        <w:framePr w:w="8082" w:wrap="auto" w:hAnchor="text" w:x="1984" w:y="15052"/>
        <w:widowControl w:val="0"/>
        <w:autoSpaceDE w:val="0"/>
        <w:autoSpaceDN w:val="0"/>
        <w:spacing w:before="471" w:after="0" w:line="265" w:lineRule="exact"/>
        <w:ind w:left="390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8</w:t>
      </w:r>
    </w:p>
    <w:p w14:paraId="3D405DA9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955F79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207EB2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0" w:name="br9"/>
      <w:bookmarkEnd w:id="280"/>
      <w:r>
        <w:rPr>
          <w:rFonts w:ascii="Arial"/>
          <w:color w:val="FF0000"/>
          <w:sz w:val="2"/>
        </w:rPr>
        <w:lastRenderedPageBreak/>
        <w:t xml:space="preserve"> </w:t>
      </w:r>
    </w:p>
    <w:p w14:paraId="24D4A004" w14:textId="77777777" w:rsidR="00702963" w:rsidRDefault="00A04196">
      <w:pPr>
        <w:pStyle w:val="NoList1"/>
        <w:framePr w:w="2310" w:wrap="auto" w:hAnchor="text" w:x="1812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 operations</w:t>
      </w:r>
    </w:p>
    <w:p w14:paraId="0C0B8E6D" w14:textId="77777777" w:rsidR="00702963" w:rsidRDefault="00A04196">
      <w:pPr>
        <w:pStyle w:val="NoList1"/>
        <w:framePr w:w="2310" w:wrap="auto" w:hAnchor="text" w:x="1812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 operations</w:t>
      </w:r>
    </w:p>
    <w:p w14:paraId="32639E53" w14:textId="77777777" w:rsidR="00702963" w:rsidRDefault="00A04196">
      <w:pPr>
        <w:pStyle w:val="NoList1"/>
        <w:framePr w:w="8745" w:wrap="auto" w:hAnchor="text" w:x="1984" w:y="260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Functionally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32BDAEDE" w14:textId="77777777" w:rsidR="00702963" w:rsidRDefault="00A04196">
      <w:pPr>
        <w:pStyle w:val="NoList1"/>
        <w:framePr w:w="1947" w:wrap="auto" w:hAnchor="text" w:x="1417" w:y="301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can be divided to:</w:t>
      </w:r>
    </w:p>
    <w:p w14:paraId="31EA56E3" w14:textId="77777777" w:rsidR="00702963" w:rsidRDefault="00A04196">
      <w:pPr>
        <w:pStyle w:val="NoList1"/>
        <w:framePr w:w="2748" w:wrap="auto" w:hAnchor="text" w:x="1812" w:y="343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Economic management</w:t>
      </w:r>
    </w:p>
    <w:p w14:paraId="06140CF3" w14:textId="77777777" w:rsidR="00702963" w:rsidRDefault="00A04196">
      <w:pPr>
        <w:pStyle w:val="NoList1"/>
        <w:framePr w:w="2748" w:wrap="auto" w:hAnchor="text" w:x="1812" w:y="34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Deposit management</w:t>
      </w:r>
    </w:p>
    <w:p w14:paraId="4A416885" w14:textId="77777777" w:rsidR="00702963" w:rsidRDefault="00A04196">
      <w:pPr>
        <w:pStyle w:val="NoList1"/>
        <w:framePr w:w="2748" w:wrap="auto" w:hAnchor="text" w:x="1812" w:y="34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Settlement management</w:t>
      </w:r>
    </w:p>
    <w:p w14:paraId="4A539088" w14:textId="77777777" w:rsidR="00702963" w:rsidRDefault="00A04196">
      <w:pPr>
        <w:pStyle w:val="NoList1"/>
        <w:framePr w:w="2748" w:wrap="auto" w:hAnchor="text" w:x="1812" w:y="34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 management</w:t>
      </w:r>
    </w:p>
    <w:p w14:paraId="02DC7F8F" w14:textId="77777777" w:rsidR="00702963" w:rsidRDefault="00A04196">
      <w:pPr>
        <w:pStyle w:val="NoList1"/>
        <w:framePr w:w="3285" w:wrap="auto" w:hAnchor="text" w:x="1812" w:y="50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Securities management</w:t>
      </w:r>
    </w:p>
    <w:p w14:paraId="601655BB" w14:textId="77777777" w:rsidR="00702963" w:rsidRDefault="00A04196">
      <w:pPr>
        <w:pStyle w:val="NoList1"/>
        <w:framePr w:w="3285" w:wrap="auto" w:hAnchor="text" w:x="1812" w:y="50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Foreign exchange department</w:t>
      </w:r>
    </w:p>
    <w:p w14:paraId="53E3DD66" w14:textId="77777777" w:rsidR="00702963" w:rsidRDefault="00A04196">
      <w:pPr>
        <w:pStyle w:val="NoList1"/>
        <w:framePr w:w="3285" w:wrap="auto" w:hAnchor="text" w:x="1812" w:y="50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 management</w:t>
      </w:r>
    </w:p>
    <w:p w14:paraId="67B16333" w14:textId="77777777" w:rsidR="00702963" w:rsidRDefault="00A04196">
      <w:pPr>
        <w:pStyle w:val="NoList1"/>
        <w:framePr w:w="3285" w:wrap="auto" w:hAnchor="text" w:x="1812" w:y="50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Cash operations department</w:t>
      </w:r>
    </w:p>
    <w:p w14:paraId="1B3790DE" w14:textId="77777777" w:rsidR="00702963" w:rsidRDefault="00A04196">
      <w:pPr>
        <w:pStyle w:val="NoList1"/>
        <w:framePr w:w="9312" w:wrap="auto" w:hAnchor="text" w:x="1417" w:y="708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supportive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functionality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3DBD595C" w14:textId="77777777" w:rsidR="00702963" w:rsidRDefault="00A04196">
      <w:pPr>
        <w:pStyle w:val="NoList1"/>
        <w:framePr w:w="9312" w:wrap="auto" w:hAnchor="text" w:x="1417" w:y="708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main financial operations division.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Functionally,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 can be divided to:</w:t>
      </w:r>
    </w:p>
    <w:p w14:paraId="2419E78E" w14:textId="77777777" w:rsidR="00702963" w:rsidRDefault="00A04196">
      <w:pPr>
        <w:pStyle w:val="NoList1"/>
        <w:framePr w:w="9312" w:wrap="auto" w:hAnchor="text" w:x="1417" w:y="7083"/>
        <w:widowControl w:val="0"/>
        <w:autoSpaceDE w:val="0"/>
        <w:autoSpaceDN w:val="0"/>
        <w:spacing w:before="147" w:after="0" w:line="265" w:lineRule="exact"/>
        <w:ind w:left="395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</w:t>
      </w:r>
      <w:r>
        <w:rPr>
          <w:rFonts w:ascii="Times New Roman"/>
          <w:color w:val="000000"/>
          <w:sz w:val="24"/>
        </w:rPr>
        <w:t xml:space="preserve"> department</w:t>
      </w:r>
    </w:p>
    <w:p w14:paraId="10D4F0DB" w14:textId="77777777" w:rsidR="00702963" w:rsidRDefault="00A04196">
      <w:pPr>
        <w:pStyle w:val="NoList1"/>
        <w:framePr w:w="3245" w:wrap="auto" w:hAnchor="text" w:x="1812" w:y="83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Human</w:t>
      </w:r>
      <w:r>
        <w:rPr>
          <w:rFonts w:ascii="Times New Roman"/>
          <w:color w:val="000000"/>
          <w:sz w:val="24"/>
        </w:rPr>
        <w:t xml:space="preserve"> resources department</w:t>
      </w:r>
    </w:p>
    <w:p w14:paraId="5428B2DC" w14:textId="77777777" w:rsidR="00702963" w:rsidRDefault="00A04196">
      <w:pPr>
        <w:pStyle w:val="NoList1"/>
        <w:framePr w:w="3166" w:wrap="auto" w:hAnchor="text" w:x="1812" w:y="873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 economic department</w:t>
      </w:r>
    </w:p>
    <w:p w14:paraId="38628FB1" w14:textId="77777777" w:rsidR="00702963" w:rsidRDefault="00A04196">
      <w:pPr>
        <w:pStyle w:val="NoList1"/>
        <w:framePr w:w="3431" w:wrap="auto" w:hAnchor="text" w:x="1812" w:y="914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 accounting department</w:t>
      </w:r>
    </w:p>
    <w:p w14:paraId="382F571D" w14:textId="77777777" w:rsidR="00702963" w:rsidRDefault="00A04196">
      <w:pPr>
        <w:pStyle w:val="NoList1"/>
        <w:framePr w:w="3252" w:wrap="auto" w:hAnchor="text" w:x="1812" w:y="95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 and audit department</w:t>
      </w:r>
    </w:p>
    <w:p w14:paraId="0B2DB6E6" w14:textId="77777777" w:rsidR="00702963" w:rsidRDefault="00A04196">
      <w:pPr>
        <w:pStyle w:val="NoList1"/>
        <w:framePr w:w="3989" w:wrap="auto" w:hAnchor="text" w:x="1812" w:y="996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 technologies department</w:t>
      </w:r>
    </w:p>
    <w:p w14:paraId="73CE5457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divided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functionality,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</w:p>
    <w:p w14:paraId="4D86960D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publicity.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Historically,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publicity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di-</w:t>
      </w:r>
    </w:p>
    <w:p w14:paraId="3F3741B8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vided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exterior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1"/>
          <w:sz w:val="24"/>
        </w:rPr>
        <w:t xml:space="preserve"> office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</w:p>
    <w:p w14:paraId="45E1173F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vanguard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interior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re-</w:t>
      </w:r>
    </w:p>
    <w:p w14:paraId="674598D6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sponsible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rearguard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With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</w:p>
    <w:p w14:paraId="7405387C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functionality,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layer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754D8B9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would be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middleware between front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z w:val="24"/>
        </w:rPr>
        <w:t xml:space="preserve"> and back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middle </w:t>
      </w:r>
      <w:r>
        <w:rPr>
          <w:rFonts w:ascii="Times New Roman"/>
          <w:color w:val="000000"/>
          <w:spacing w:val="-1"/>
          <w:sz w:val="24"/>
        </w:rPr>
        <w:t>office.</w:t>
      </w:r>
    </w:p>
    <w:p w14:paraId="5D0AE56E" w14:textId="77777777" w:rsidR="00702963" w:rsidRDefault="00A04196">
      <w:pPr>
        <w:pStyle w:val="NoList1"/>
        <w:framePr w:w="9312" w:wrap="auto" w:hAnchor="text" w:x="1417" w:y="1073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Publicity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layers:</w:t>
      </w:r>
    </w:p>
    <w:p w14:paraId="06109DF5" w14:textId="77777777" w:rsidR="00702963" w:rsidRDefault="00A04196">
      <w:pPr>
        <w:pStyle w:val="NoList1"/>
        <w:framePr w:w="1574" w:wrap="auto" w:hAnchor="text" w:x="1812" w:y="1402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Front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4688702F" w14:textId="77777777" w:rsidR="00702963" w:rsidRDefault="00A04196">
      <w:pPr>
        <w:pStyle w:val="NoList1"/>
        <w:framePr w:w="1747" w:wrap="auto" w:hAnchor="text" w:x="1812" w:y="144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Middle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7B448D0B" w14:textId="77777777" w:rsidR="00702963" w:rsidRDefault="00A04196">
      <w:pPr>
        <w:pStyle w:val="NoList1"/>
        <w:framePr w:w="1548" w:wrap="auto" w:hAnchor="text" w:x="1812" w:y="1485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Back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0FE3D443" w14:textId="77777777" w:rsidR="00702963" w:rsidRDefault="00A04196">
      <w:pPr>
        <w:pStyle w:val="NoList1"/>
        <w:framePr w:w="360" w:wrap="auto" w:hAnchor="text" w:x="589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9</w:t>
      </w:r>
    </w:p>
    <w:p w14:paraId="3252CC28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D6EEEC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3CA1BE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1" w:name="br10"/>
      <w:bookmarkEnd w:id="281"/>
      <w:r>
        <w:rPr>
          <w:rFonts w:ascii="Arial"/>
          <w:color w:val="FF0000"/>
          <w:sz w:val="2"/>
        </w:rPr>
        <w:lastRenderedPageBreak/>
        <w:t xml:space="preserve"> </w:t>
      </w:r>
    </w:p>
    <w:p w14:paraId="4B9C88AA" w14:textId="77777777" w:rsidR="00702963" w:rsidRDefault="00A04196">
      <w:pPr>
        <w:pStyle w:val="NoList1"/>
        <w:framePr w:w="5775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 of human interaction on banking layers</w:t>
      </w:r>
    </w:p>
    <w:p w14:paraId="4F33BA3F" w14:textId="77777777" w:rsidR="00702963" w:rsidRDefault="00A04196">
      <w:pPr>
        <w:pStyle w:val="NoList1"/>
        <w:framePr w:w="918" w:wrap="auto" w:hAnchor="text" w:x="3346" w:y="218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Clients</w:t>
      </w:r>
    </w:p>
    <w:p w14:paraId="0E7CF096" w14:textId="77777777" w:rsidR="00702963" w:rsidRDefault="00A04196">
      <w:pPr>
        <w:pStyle w:val="NoList1"/>
        <w:framePr w:w="1303" w:wrap="auto" w:hAnchor="text" w:x="6548" w:y="215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Employees</w:t>
      </w:r>
    </w:p>
    <w:p w14:paraId="6A265AF8" w14:textId="77777777" w:rsidR="00702963" w:rsidRDefault="00A04196">
      <w:pPr>
        <w:pStyle w:val="NoList1"/>
        <w:framePr w:w="1371" w:wrap="auto" w:hAnchor="text" w:x="3120" w:y="44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Front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5C7CC9F0" w14:textId="77777777" w:rsidR="00702963" w:rsidRDefault="00A04196">
      <w:pPr>
        <w:pStyle w:val="NoList1"/>
        <w:framePr w:w="1544" w:wrap="auto" w:hAnchor="text" w:x="5301" w:y="44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Middle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3A5BE0F7" w14:textId="77777777" w:rsidR="00702963" w:rsidRDefault="00A04196">
      <w:pPr>
        <w:pStyle w:val="NoList1"/>
        <w:framePr w:w="1344" w:wrap="auto" w:hAnchor="text" w:x="7668" w:y="44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Back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71D24955" w14:textId="77777777" w:rsidR="00702963" w:rsidRDefault="00A04196">
      <w:pPr>
        <w:pStyle w:val="NoList1"/>
        <w:framePr w:w="1841" w:wrap="auto" w:hAnchor="text" w:x="1417" w:y="5185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B542769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56789F6A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counterparties.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occurs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</w:p>
    <w:p w14:paraId="6C888F28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primary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verification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loaners’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</w:p>
    <w:p w14:paraId="4DE8CFB7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documents,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contracts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interoperations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counterparties.</w:t>
      </w:r>
    </w:p>
    <w:p w14:paraId="777585C1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describes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external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</w:p>
    <w:p w14:paraId="72993AFD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branches,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7B79021A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occurs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conclusion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contracts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</w:t>
      </w:r>
    </w:p>
    <w:p w14:paraId="6C52ABEF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attraction,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</w:p>
    <w:p w14:paraId="3A9ADFD8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As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1"/>
          <w:sz w:val="24"/>
        </w:rPr>
        <w:t xml:space="preserve"> office</w:t>
      </w:r>
    </w:p>
    <w:p w14:paraId="628A2A39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includes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9"/>
          <w:sz w:val="24"/>
        </w:rPr>
        <w:t>ATM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POS </w:t>
      </w:r>
      <w:r>
        <w:rPr>
          <w:rFonts w:ascii="Times New Roman"/>
          <w:color w:val="000000"/>
          <w:sz w:val="24"/>
        </w:rPr>
        <w:t>terminals,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acceptance</w:t>
      </w:r>
    </w:p>
    <w:p w14:paraId="6982B4DB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points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maintaining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self-service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devices.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continu-</w:t>
      </w:r>
    </w:p>
    <w:p w14:paraId="566121D4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ously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</w:p>
    <w:p w14:paraId="675BADE9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office.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Typically,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32BB310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further processing client documents,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 the client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 information,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calling and sending</w:t>
      </w:r>
    </w:p>
    <w:p w14:paraId="7E814A78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incoming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calls.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4112DFBF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units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showrooms,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cash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decks.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</w:p>
    <w:p w14:paraId="0C1E697F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self-service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portals,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</w:t>
      </w:r>
    </w:p>
    <w:p w14:paraId="05C1EF14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like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CRM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(Customer</w:t>
      </w:r>
    </w:p>
    <w:p w14:paraId="7BFD7FBE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Relationship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Management),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ERP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(Enterprise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Resource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Management),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CBS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(Core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Sys-</w:t>
      </w:r>
    </w:p>
    <w:p w14:paraId="471AA60B" w14:textId="77777777" w:rsidR="00702963" w:rsidRDefault="00A04196">
      <w:pPr>
        <w:pStyle w:val="NoList1"/>
        <w:framePr w:w="9312" w:wrap="auto" w:hAnchor="text" w:x="1417" w:y="6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tems).</w:t>
      </w:r>
    </w:p>
    <w:p w14:paraId="6460BDF3" w14:textId="77777777" w:rsidR="00702963" w:rsidRDefault="00A04196">
      <w:pPr>
        <w:pStyle w:val="NoList1"/>
        <w:framePr w:w="9312" w:wrap="auto" w:hAnchor="text" w:x="1417" w:y="1442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contains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procedures,</w:t>
      </w:r>
    </w:p>
    <w:p w14:paraId="6E63F7D4" w14:textId="77777777" w:rsidR="00702963" w:rsidRDefault="00A04196">
      <w:pPr>
        <w:pStyle w:val="NoList1"/>
        <w:framePr w:w="9312" w:wrap="auto" w:hAnchor="text" w:x="1417" w:y="1442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normative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(regulations),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reference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books,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printed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staff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doc-</w:t>
      </w:r>
    </w:p>
    <w:p w14:paraId="0C27771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10</w:t>
      </w:r>
    </w:p>
    <w:p w14:paraId="611005DE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4ABA39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6" type="#_x0000_t75" style="position:absolute;margin-left:147.4pt;margin-top:96.55pt;width:300.5pt;height:151.45pt;z-index:-251566080;mso-position-horizontal-relative:page;mso-position-vertical-relative:page">
            <v:imagedata r:id="rId5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EBDFA0E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2" w:name="br11"/>
      <w:bookmarkEnd w:id="282"/>
      <w:r>
        <w:rPr>
          <w:rFonts w:ascii="Arial"/>
          <w:color w:val="FF0000"/>
          <w:sz w:val="2"/>
        </w:rPr>
        <w:lastRenderedPageBreak/>
        <w:t xml:space="preserve"> </w:t>
      </w:r>
    </w:p>
    <w:p w14:paraId="192EADD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uments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ensure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2ED0319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verification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z w:val="24"/>
        </w:rPr>
        <w:t>Unlike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</w:p>
    <w:p w14:paraId="040BBDA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</w:p>
    <w:p w14:paraId="5176BDC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Canonical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man-</w:t>
      </w:r>
    </w:p>
    <w:p w14:paraId="535B518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agement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scoring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position</w:t>
      </w:r>
    </w:p>
    <w:p w14:paraId="7153D13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accounting system, borrower verification system, scoring calculation system, etc.</w:t>
      </w:r>
    </w:p>
    <w:p w14:paraId="378EA3D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762F6B9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involved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liabilities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carries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execu-</w:t>
      </w:r>
    </w:p>
    <w:p w14:paraId="143FFB9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registration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securities,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settlements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75A49BD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customers.</w:t>
      </w:r>
    </w:p>
    <w:p w14:paraId="46FC415B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tasks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affairs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formation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issuance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pro-</w:t>
      </w:r>
    </w:p>
    <w:p w14:paraId="56641267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cessing,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portfolio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assessment,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opening,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operations,</w:t>
      </w:r>
    </w:p>
    <w:p w14:paraId="5822EB28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documentation and transactions support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concluded by traders 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counterparty companies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 the</w:t>
      </w:r>
    </w:p>
    <w:p w14:paraId="4EA45365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etc.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z w:val="24"/>
        </w:rPr>
        <w:t>Depending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</w:p>
    <w:p w14:paraId="112018D2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couple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764DC93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calculations.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functionality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</w:p>
    <w:p w14:paraId="136EB44B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management, which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understood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-1"/>
          <w:sz w:val="24"/>
        </w:rPr>
        <w:t xml:space="preserve"> office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activity,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as it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struc-</w:t>
      </w:r>
    </w:p>
    <w:p w14:paraId="19076043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turally supports decision-making.</w:t>
      </w:r>
    </w:p>
    <w:p w14:paraId="4B04BAF6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conclusion,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carries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involved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asset</w:t>
      </w:r>
    </w:p>
    <w:p w14:paraId="0F855A4B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liabilities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task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documentary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registration</w:t>
      </w:r>
    </w:p>
    <w:p w14:paraId="09E5AA71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maintenance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1"/>
          <w:sz w:val="24"/>
        </w:rPr>
        <w:t xml:space="preserve"> orga-</w:t>
      </w:r>
    </w:p>
    <w:p w14:paraId="4AC8778F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nizational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resource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redistribution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079F7FDF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performs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administrative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0CF9361A" w14:textId="77777777" w:rsidR="00702963" w:rsidRDefault="00A04196">
      <w:pPr>
        <w:pStyle w:val="NoList1"/>
        <w:framePr w:w="9313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personnel carry out their duties.</w:t>
      </w:r>
    </w:p>
    <w:p w14:paraId="4F9D3DBD" w14:textId="77777777" w:rsidR="00702963" w:rsidRDefault="00A04196">
      <w:pPr>
        <w:pStyle w:val="NoList1"/>
        <w:framePr w:w="2426" w:wrap="auto" w:hAnchor="text" w:x="1417" w:y="1186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1.2.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Digital banking</w:t>
      </w:r>
    </w:p>
    <w:p w14:paraId="5E5661A3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relatively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vaguely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differed</w:t>
      </w:r>
    </w:p>
    <w:p w14:paraId="32EC8C39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virtual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</w:t>
      </w:r>
    </w:p>
    <w:p w14:paraId="37CC30A9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making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online.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</w:t>
      </w:r>
    </w:p>
    <w:p w14:paraId="2F73A7F3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inclusive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exclusive.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Inclusive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02FEE5FB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 online.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z w:val="24"/>
        </w:rPr>
        <w:t xml:space="preserve">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</w:p>
    <w:p w14:paraId="07C9735A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element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digitalized.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Exclusive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exceptionally</w:t>
      </w:r>
    </w:p>
    <w:p w14:paraId="565AFAC5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contrast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default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</w:p>
    <w:p w14:paraId="7B533570" w14:textId="77777777" w:rsidR="00702963" w:rsidRDefault="00A04196">
      <w:pPr>
        <w:pStyle w:val="NoList1"/>
        <w:framePr w:w="479" w:wrap="auto" w:hAnchor="text" w:x="5838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9"/>
          <w:sz w:val="24"/>
        </w:rPr>
        <w:t>11</w:t>
      </w:r>
    </w:p>
    <w:p w14:paraId="42361175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F48947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E736BD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3" w:name="br12"/>
      <w:bookmarkEnd w:id="283"/>
      <w:r>
        <w:rPr>
          <w:rFonts w:ascii="Arial"/>
          <w:color w:val="FF0000"/>
          <w:sz w:val="2"/>
        </w:rPr>
        <w:lastRenderedPageBreak/>
        <w:t xml:space="preserve"> </w:t>
      </w:r>
    </w:p>
    <w:p w14:paraId="7CFD3187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ability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</w:p>
    <w:p w14:paraId="1862161C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</w:p>
    <w:p w14:paraId="05F6F2A3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information technologies.</w:t>
      </w:r>
    </w:p>
    <w:p w14:paraId="6DC70F1C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most developed forms of digital banking are virtual banks, online banks and internet</w:t>
      </w:r>
    </w:p>
    <w:p w14:paraId="089B9259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Virtual</w:t>
      </w:r>
      <w:r>
        <w:rPr>
          <w:rFonts w:ascii="Times New Roman"/>
          <w:color w:val="000000"/>
          <w:sz w:val="24"/>
        </w:rPr>
        <w:t xml:space="preserve"> bank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accessible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primarily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z w:val="24"/>
        </w:rPr>
        <w:t xml:space="preserve"> it</w:t>
      </w:r>
    </w:p>
    <w:p w14:paraId="534A0678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placed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customers,</w:t>
      </w:r>
    </w:p>
    <w:p w14:paraId="59E714E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most likely for branding purposes or for complicated and conflict situations.</w:t>
      </w:r>
    </w:p>
    <w:p w14:paraId="11194CDE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radical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exclusively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2A6928E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remotely.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confuse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</w:p>
    <w:p w14:paraId="1B510404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0E13CA4C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</w:p>
    <w:p w14:paraId="28448BF8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 banking operations.</w:t>
      </w:r>
    </w:p>
    <w:p w14:paraId="68BA7212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XXI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Century,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digitization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</w:p>
    <w:p w14:paraId="53B71998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requirement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sector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overrated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technology.</w:t>
      </w:r>
    </w:p>
    <w:p w14:paraId="325DBC21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Changes,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brought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digitization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benefits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510704A5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efficiency,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</w:p>
    <w:p w14:paraId="154A12CC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deriving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assume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core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55BFE251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feature.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efficiency.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reports,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estimate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3D5A1ED5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increase </w:t>
      </w:r>
      <w:r>
        <w:rPr>
          <w:rFonts w:ascii="Times New Roman"/>
          <w:color w:val="000000"/>
          <w:spacing w:val="-1"/>
          <w:sz w:val="24"/>
        </w:rPr>
        <w:t>EBITDA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margins</w:t>
      </w:r>
      <w:r>
        <w:rPr>
          <w:rFonts w:ascii="Times New Roman"/>
          <w:color w:val="000000"/>
          <w:sz w:val="24"/>
        </w:rPr>
        <w:t xml:space="preserve"> by up to 40%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 digital automation and removing middlewares.</w:t>
      </w:r>
    </w:p>
    <w:p w14:paraId="455DB050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</w:p>
    <w:p w14:paraId="3641CC39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level.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slow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nature,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conservative</w:t>
      </w:r>
    </w:p>
    <w:p w14:paraId="15447469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agile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</w:p>
    <w:p w14:paraId="7E32A17B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agile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enough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7769D481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Furthermore,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competitiveness</w:t>
      </w:r>
    </w:p>
    <w:p w14:paraId="320A5D90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easier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52B42B2A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</w:p>
    <w:p w14:paraId="64E8B988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 much harder to obtain new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customers without providing active competition </w:t>
      </w:r>
      <w:r>
        <w:rPr>
          <w:rFonts w:ascii="Times New Roman"/>
          <w:color w:val="000000"/>
          <w:spacing w:val="-3"/>
          <w:sz w:val="24"/>
        </w:rPr>
        <w:t>policy.</w:t>
      </w:r>
    </w:p>
    <w:p w14:paraId="4F2276FD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whole,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</w:p>
    <w:p w14:paraId="783BA6EB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benefits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choices,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</w:p>
    <w:p w14:paraId="237F6B80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freely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switch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them.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themselves.</w:t>
      </w:r>
    </w:p>
    <w:p w14:paraId="6A4BD727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easier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7A89E235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 basic banking operations.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younger tech generations it is especially important</w:t>
      </w:r>
    </w:p>
    <w:p w14:paraId="16B812CD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argument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choosing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partner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2EB60C94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higher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customer,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</w:p>
    <w:p w14:paraId="190D55E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12</w:t>
      </w:r>
    </w:p>
    <w:p w14:paraId="2FA4FAA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7307E9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A74F08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4" w:name="br13"/>
      <w:bookmarkEnd w:id="284"/>
      <w:r>
        <w:rPr>
          <w:rFonts w:ascii="Arial"/>
          <w:color w:val="FF0000"/>
          <w:sz w:val="2"/>
        </w:rPr>
        <w:lastRenderedPageBreak/>
        <w:t xml:space="preserve"> </w:t>
      </w:r>
    </w:p>
    <w:p w14:paraId="033C08B8" w14:textId="77777777" w:rsidR="00702963" w:rsidRDefault="00A04196">
      <w:pPr>
        <w:pStyle w:val="NoList1"/>
        <w:framePr w:w="7533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engagement, as for example, cashbacks or personally </w:t>
      </w:r>
      <w:r>
        <w:rPr>
          <w:rFonts w:ascii="Times New Roman"/>
          <w:color w:val="000000"/>
          <w:spacing w:val="-1"/>
          <w:sz w:val="24"/>
        </w:rPr>
        <w:t>offered</w:t>
      </w:r>
      <w:r>
        <w:rPr>
          <w:rFonts w:ascii="Times New Roman"/>
          <w:color w:val="000000"/>
          <w:sz w:val="24"/>
        </w:rPr>
        <w:t xml:space="preserve"> low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 rates.</w:t>
      </w:r>
    </w:p>
    <w:p w14:paraId="31272BA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relatively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6C1561E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Deloitte,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81%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peers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0211A833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cumbents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long-established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7A6E6432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incumbents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end-to-end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maintaining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(debit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card,</w:t>
      </w:r>
    </w:p>
    <w:p w14:paraId="7806D0CB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currency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accounts),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saving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(saving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mu-</w:t>
      </w:r>
    </w:p>
    <w:p w14:paraId="3884EB9D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funds)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(cash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overdraft)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digitally.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players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</w:p>
    <w:p w14:paraId="5E4FC737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almost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accelerator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hold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hackathons.</w:t>
      </w:r>
    </w:p>
    <w:p w14:paraId="359A796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involvement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</w:p>
    <w:p w14:paraId="022F1D0A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interoperation,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management.</w:t>
      </w:r>
    </w:p>
    <w:p w14:paraId="6479AED8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personally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assume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require-</w:t>
      </w:r>
    </w:p>
    <w:p w14:paraId="2B3586BD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ments,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22%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top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add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</w:p>
    <w:p w14:paraId="3F7ECB37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affect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7E46CC8D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digitization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</w:p>
    <w:p w14:paraId="7D2239AD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difference</w:t>
      </w:r>
      <w:r>
        <w:rPr>
          <w:rFonts w:ascii="Times New Roman"/>
          <w:color w:val="000000"/>
          <w:sz w:val="24"/>
        </w:rPr>
        <w:t xml:space="preserve"> in various </w:t>
      </w:r>
      <w:r>
        <w:rPr>
          <w:rFonts w:ascii="Times New Roman"/>
          <w:color w:val="000000"/>
          <w:spacing w:val="-1"/>
          <w:sz w:val="24"/>
        </w:rPr>
        <w:t>KPIs</w:t>
      </w:r>
      <w:r>
        <w:rPr>
          <w:rFonts w:ascii="Times New Roman"/>
          <w:color w:val="000000"/>
          <w:sz w:val="24"/>
        </w:rPr>
        <w:t xml:space="preserve"> comparing to incumbent peers with lower levels of digitization.</w:t>
      </w:r>
    </w:p>
    <w:p w14:paraId="250B96D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adopters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pioneer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vari-</w:t>
      </w:r>
    </w:p>
    <w:p w14:paraId="48A571DE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ous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enablers.</w:t>
      </w:r>
      <w:r>
        <w:rPr>
          <w:rFonts w:ascii="Times New Roman"/>
          <w:color w:val="000000"/>
          <w:spacing w:val="9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naive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white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label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9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White</w:t>
      </w:r>
    </w:p>
    <w:p w14:paraId="0E0E365B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labeling allows a bank,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service </w:t>
      </w:r>
      <w:r>
        <w:rPr>
          <w:rFonts w:ascii="Times New Roman"/>
          <w:color w:val="000000"/>
          <w:spacing w:val="-2"/>
          <w:sz w:val="24"/>
        </w:rPr>
        <w:t>provider,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 provide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 business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manage-</w:t>
      </w:r>
    </w:p>
    <w:p w14:paraId="5247F954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distribution.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White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label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co-branding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partner,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</w:p>
    <w:p w14:paraId="2E34F52A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name,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takes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responsibility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</w:p>
    <w:p w14:paraId="40AE2A71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labeling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cards.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Banking-</w:t>
      </w:r>
    </w:p>
    <w:p w14:paraId="749F174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As-A-Service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partners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</w:t>
      </w:r>
    </w:p>
    <w:p w14:paraId="164BE92A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component,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sort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</w:p>
    <w:p w14:paraId="793CADEC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wallet,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hold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applica-</w:t>
      </w:r>
    </w:p>
    <w:p w14:paraId="27E92362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wallet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registration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distribution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</w:p>
    <w:p w14:paraId="35FF28C4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Banking-</w:t>
      </w:r>
    </w:p>
    <w:p w14:paraId="18CBA998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as-a-Platform.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5835DD25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</w:p>
    <w:p w14:paraId="2571C5BC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18BB895A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project and </w:t>
      </w:r>
      <w:r>
        <w:rPr>
          <w:rFonts w:ascii="Times New Roman"/>
          <w:color w:val="000000"/>
          <w:spacing w:val="-1"/>
          <w:sz w:val="24"/>
        </w:rPr>
        <w:t>PSD2.</w:t>
      </w:r>
    </w:p>
    <w:p w14:paraId="6D91032E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personalized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</w:p>
    <w:p w14:paraId="6F33F278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meet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customers’</w:t>
      </w:r>
    </w:p>
    <w:p w14:paraId="36E9E20D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expectations.</w:t>
      </w:r>
    </w:p>
    <w:p w14:paraId="4591DB53" w14:textId="77777777" w:rsidR="00702963" w:rsidRDefault="00A04196">
      <w:pPr>
        <w:pStyle w:val="NoList1"/>
        <w:framePr w:w="8745" w:wrap="auto" w:hAnchor="text" w:x="1984" w:y="150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45%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American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population,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62%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British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797C763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13</w:t>
      </w:r>
    </w:p>
    <w:p w14:paraId="64C8D85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8203E0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7F748E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5" w:name="br14"/>
      <w:bookmarkEnd w:id="285"/>
      <w:r>
        <w:rPr>
          <w:rFonts w:ascii="Arial"/>
          <w:color w:val="FF0000"/>
          <w:sz w:val="2"/>
        </w:rPr>
        <w:lastRenderedPageBreak/>
        <w:t xml:space="preserve"> </w:t>
      </w:r>
    </w:p>
    <w:p w14:paraId="44B4F45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67%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of the </w:t>
      </w:r>
      <w:r>
        <w:rPr>
          <w:rFonts w:ascii="Times New Roman"/>
          <w:color w:val="000000"/>
          <w:spacing w:val="-1"/>
          <w:sz w:val="24"/>
        </w:rPr>
        <w:t>Hong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Kong</w:t>
      </w:r>
      <w:r>
        <w:rPr>
          <w:rFonts w:ascii="Times New Roman"/>
          <w:color w:val="000000"/>
          <w:sz w:val="24"/>
        </w:rPr>
        <w:t xml:space="preserve"> population believe that banks are not meeting their needs.</w:t>
      </w:r>
    </w:p>
    <w:p w14:paraId="6D0EF52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(and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respective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regulator)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making</w:t>
      </w:r>
    </w:p>
    <w:p w14:paraId="71DF34C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efforts</w:t>
      </w:r>
      <w:r>
        <w:rPr>
          <w:rFonts w:ascii="Times New Roman"/>
          <w:color w:val="000000"/>
          <w:sz w:val="24"/>
        </w:rPr>
        <w:t xml:space="preserve"> towards increasing innovation within their banking </w:t>
      </w:r>
      <w:r>
        <w:rPr>
          <w:rFonts w:ascii="Times New Roman"/>
          <w:color w:val="000000"/>
          <w:spacing w:val="-2"/>
          <w:sz w:val="24"/>
        </w:rPr>
        <w:t>industry.</w:t>
      </w:r>
    </w:p>
    <w:p w14:paraId="1AF79F77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Many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launching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activities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vir-</w:t>
      </w:r>
    </w:p>
    <w:p w14:paraId="28AD597F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promote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convergence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1D4F18A2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in their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z w:val="24"/>
        </w:rPr>
        <w:t xml:space="preserve"> region.</w:t>
      </w:r>
    </w:p>
    <w:p w14:paraId="7E70BADE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flavor,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timing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implica-</w:t>
      </w:r>
    </w:p>
    <w:p w14:paraId="45BDC372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report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aims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exploring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whether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virtual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licenses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</w:t>
      </w:r>
    </w:p>
    <w:p w14:paraId="1BFFBC5D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is the key to disrupt the retail banking </w:t>
      </w: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or whether it requires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bit of both.</w:t>
      </w:r>
    </w:p>
    <w:p w14:paraId="3CEA0E5B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explore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examine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policies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</w:p>
    <w:p w14:paraId="7A35995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disrupt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Singapore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China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whilst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</w:p>
    <w:p w14:paraId="7548881A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looking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doing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cope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7A9A440E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their respective success stories.</w:t>
      </w:r>
    </w:p>
    <w:p w14:paraId="0B31BB9C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Asian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player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Kong.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Hong</w:t>
      </w:r>
    </w:p>
    <w:p w14:paraId="0DF70027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Kong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Monetary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(HKMA),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key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regulator,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announced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2017</w:t>
      </w:r>
    </w:p>
    <w:p w14:paraId="57CD9FA6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intention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upgrade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Era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06728816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launch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several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Virtual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license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(which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entity</w:t>
      </w:r>
    </w:p>
    <w:p w14:paraId="72DB733B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primarily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instead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physical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branches)</w:t>
      </w:r>
    </w:p>
    <w:p w14:paraId="67E083F6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(which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aimed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(TSP)</w:t>
      </w:r>
    </w:p>
    <w:p w14:paraId="2B335301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to connect to and contact data exchange to the </w:t>
      </w:r>
      <w:r>
        <w:rPr>
          <w:rFonts w:ascii="Times New Roman" w:hAnsi="Times New Roman" w:cs="Times New Roman"/>
          <w:color w:val="000000"/>
          <w:sz w:val="24"/>
        </w:rPr>
        <w:t>banks’</w:t>
      </w:r>
      <w:r>
        <w:rPr>
          <w:rFonts w:ascii="Times New Roman"/>
          <w:color w:val="000000"/>
          <w:sz w:val="24"/>
        </w:rPr>
        <w:t xml:space="preserve"> IT systems).</w:t>
      </w:r>
    </w:p>
    <w:p w14:paraId="6B0410A6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accelerate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Hong</w:t>
      </w:r>
    </w:p>
    <w:p w14:paraId="15FF8E7E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Kong.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evaluate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effectiveness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080A37B1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consensus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element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seems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drive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0B073275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ecosystem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countries,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means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cause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similar</w:t>
      </w:r>
    </w:p>
    <w:p w14:paraId="2E276BFA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disruption in the </w:t>
      </w:r>
      <w:r>
        <w:rPr>
          <w:rFonts w:ascii="Times New Roman"/>
          <w:color w:val="000000"/>
          <w:spacing w:val="-1"/>
          <w:sz w:val="24"/>
        </w:rPr>
        <w:t>Hong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Kong</w:t>
      </w:r>
      <w:r>
        <w:rPr>
          <w:rFonts w:ascii="Times New Roman"/>
          <w:color w:val="000000"/>
          <w:sz w:val="24"/>
        </w:rPr>
        <w:t xml:space="preserve"> retail banking market.</w:t>
      </w:r>
    </w:p>
    <w:p w14:paraId="39661583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C540534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will be analyzed in next section,</w:t>
      </w:r>
      <w:r>
        <w:rPr>
          <w:rFonts w:ascii="Times New Roman"/>
          <w:color w:val="000000"/>
          <w:spacing w:val="-1"/>
          <w:sz w:val="24"/>
        </w:rPr>
        <w:t xml:space="preserve"> </w:t>
      </w:r>
      <w:hyperlink w:anchor="br14" w:history="1">
        <w:r>
          <w:rPr>
            <w:rFonts w:ascii="Times New Roman"/>
            <w:color w:val="000000"/>
            <w:spacing w:val="-1"/>
            <w:sz w:val="24"/>
          </w:rPr>
          <w:t>PSD2</w:t>
        </w:r>
      </w:hyperlink>
      <w:hyperlink w:anchor="br14" w:history="1">
        <w:r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>
          <w:rPr>
            <w:rFonts w:ascii="Times New Roman"/>
            <w:color w:val="000000"/>
            <w:sz w:val="24"/>
          </w:rPr>
          <w:t>and</w:t>
        </w:r>
      </w:hyperlink>
      <w:hyperlink w:anchor="br14" w:history="1">
        <w:r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>
          <w:rPr>
            <w:rFonts w:ascii="Times New Roman"/>
            <w:color w:val="000000"/>
            <w:sz w:val="24"/>
          </w:rPr>
          <w:t>Open</w:t>
        </w:r>
      </w:hyperlink>
      <w:hyperlink w:anchor="br14" w:history="1">
        <w:r>
          <w:rPr>
            <w:rFonts w:ascii="Times New Roman"/>
            <w:color w:val="000000"/>
            <w:sz w:val="24"/>
          </w:rPr>
          <w:t xml:space="preserve"> </w:t>
        </w:r>
      </w:hyperlink>
      <w:hyperlink w:anchor="br14" w:history="1">
        <w:r>
          <w:rPr>
            <w:rFonts w:ascii="Times New Roman"/>
            <w:color w:val="000000"/>
            <w:sz w:val="24"/>
          </w:rPr>
          <w:t>Banking</w:t>
        </w:r>
      </w:hyperlink>
      <w:r>
        <w:rPr>
          <w:rFonts w:ascii="Times New Roman"/>
          <w:color w:val="000000"/>
          <w:sz w:val="24"/>
        </w:rPr>
        <w:t>.</w:t>
      </w:r>
    </w:p>
    <w:p w14:paraId="5E5861B9" w14:textId="77777777" w:rsidR="00702963" w:rsidRDefault="00A04196">
      <w:pPr>
        <w:pStyle w:val="NoList1"/>
        <w:framePr w:w="4544" w:wrap="auto" w:hAnchor="text" w:x="1417" w:y="131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1.3.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Open</w:t>
      </w:r>
      <w:r>
        <w:rPr>
          <w:rFonts w:ascii="Times New Roman"/>
          <w:b/>
          <w:color w:val="000000"/>
          <w:sz w:val="24"/>
        </w:rPr>
        <w:t xml:space="preserve"> Banking </w:t>
      </w:r>
      <w:r>
        <w:rPr>
          <w:rFonts w:ascii="Times New Roman"/>
          <w:b/>
          <w:color w:val="000000"/>
          <w:spacing w:val="-1"/>
          <w:sz w:val="24"/>
        </w:rPr>
        <w:t>Movement</w:t>
      </w:r>
      <w:r>
        <w:rPr>
          <w:rFonts w:ascii="Times New Roman"/>
          <w:b/>
          <w:color w:val="000000"/>
          <w:sz w:val="24"/>
        </w:rPr>
        <w:t xml:space="preserve"> and </w:t>
      </w:r>
      <w:r>
        <w:rPr>
          <w:rFonts w:ascii="Times New Roman"/>
          <w:b/>
          <w:color w:val="000000"/>
          <w:spacing w:val="-1"/>
          <w:sz w:val="24"/>
        </w:rPr>
        <w:t>PSD2</w:t>
      </w:r>
    </w:p>
    <w:p w14:paraId="7FA9DB22" w14:textId="77777777" w:rsidR="00702963" w:rsidRDefault="00A04196">
      <w:pPr>
        <w:pStyle w:val="NoList1"/>
        <w:framePr w:w="4544" w:wrap="auto" w:hAnchor="text" w:x="1417" w:y="13100"/>
        <w:widowControl w:val="0"/>
        <w:autoSpaceDE w:val="0"/>
        <w:autoSpaceDN w:val="0"/>
        <w:spacing w:before="506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1.3.1.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Overview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of </w:t>
      </w:r>
      <w:r>
        <w:rPr>
          <w:rFonts w:ascii="Times New Roman"/>
          <w:b/>
          <w:color w:val="000000"/>
          <w:spacing w:val="-1"/>
          <w:sz w:val="24"/>
        </w:rPr>
        <w:t>PSD2</w:t>
      </w:r>
    </w:p>
    <w:p w14:paraId="32489AE4" w14:textId="77777777" w:rsidR="00702963" w:rsidRDefault="00A04196">
      <w:pPr>
        <w:pStyle w:val="NoList1"/>
        <w:framePr w:w="9312" w:wrap="auto" w:hAnchor="text" w:x="1417" w:y="1464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2007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aimed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Eu-</w:t>
      </w:r>
    </w:p>
    <w:p w14:paraId="266AFA44" w14:textId="77777777" w:rsidR="00702963" w:rsidRDefault="00A04196">
      <w:pPr>
        <w:pStyle w:val="NoList1"/>
        <w:framePr w:w="9312" w:wrap="auto" w:hAnchor="text" w:x="1417" w:y="1464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ropean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</w:p>
    <w:p w14:paraId="710FC99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14</w:t>
      </w:r>
    </w:p>
    <w:p w14:paraId="05B552E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839AEC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7F1BEE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6" w:name="br15"/>
      <w:bookmarkEnd w:id="286"/>
      <w:r>
        <w:rPr>
          <w:rFonts w:ascii="Arial"/>
          <w:color w:val="FF0000"/>
          <w:sz w:val="2"/>
        </w:rPr>
        <w:lastRenderedPageBreak/>
        <w:t xml:space="preserve"> </w:t>
      </w:r>
    </w:p>
    <w:p w14:paraId="1034DAB7" w14:textId="77777777" w:rsidR="00702963" w:rsidRDefault="00A04196">
      <w:pPr>
        <w:pStyle w:val="NoList1"/>
        <w:framePr w:w="2764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Service Directive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PSD.</w:t>
      </w:r>
    </w:p>
    <w:p w14:paraId="56B766A3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revision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foundation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</w:p>
    <w:p w14:paraId="54E951FB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provision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</w:p>
    <w:p w14:paraId="15FAF11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advanced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sets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</w:t>
      </w:r>
    </w:p>
    <w:p w14:paraId="56FEB559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rules.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established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</w:p>
    <w:p w14:paraId="047FFC9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declared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authorized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institution,</w:t>
      </w:r>
    </w:p>
    <w:p w14:paraId="3D08E30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fulfilling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</w:p>
    <w:p w14:paraId="18F943CE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transparency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quantitative</w:t>
      </w:r>
    </w:p>
    <w:p w14:paraId="2DAAF048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characteristics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charges,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exchange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rates,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references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1D0C7B6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rights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obligations</w:t>
      </w:r>
    </w:p>
    <w:p w14:paraId="118A4485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 both service providers and customers, such as revoking of payments and refunds.</w:t>
      </w:r>
    </w:p>
    <w:p w14:paraId="00736D06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adoption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PSD1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brought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benefits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</w:p>
    <w:p w14:paraId="672A3653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simplified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entry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</w:p>
    <w:p w14:paraId="5973025E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authorities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C2EAAE3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responsibility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clearer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</w:p>
    <w:p w14:paraId="155E9F08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protection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rights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compensation</w:t>
      </w:r>
    </w:p>
    <w:p w14:paraId="6A07C434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refund.</w:t>
      </w:r>
    </w:p>
    <w:p w14:paraId="46FEF7FA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competitiveness,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</w:p>
    <w:p w14:paraId="3E7BF9AD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transparency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overall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increased,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3526431B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terms of payment execution.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z w:val="24"/>
        </w:rPr>
        <w:t xml:space="preserve"> course, that had been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 positive impact for customers.</w:t>
      </w:r>
    </w:p>
    <w:p w14:paraId="17E933CF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1"/>
          <w:sz w:val="24"/>
        </w:rPr>
        <w:t xml:space="preserve"> PSD1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remaining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68754D3C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development.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PSD1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instructions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provision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7720EA1C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directive,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different </w:t>
      </w:r>
      <w:r>
        <w:rPr>
          <w:rFonts w:ascii="Times New Roman"/>
          <w:color w:val="000000"/>
          <w:sz w:val="24"/>
        </w:rPr>
        <w:t>interpretations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authorities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member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states.</w:t>
      </w:r>
    </w:p>
    <w:p w14:paraId="44C222EA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countries,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uncertainty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deteriorating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protection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6C256D4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distortions in ensuring equal market conditions.</w:t>
      </w:r>
    </w:p>
    <w:p w14:paraId="4889EB77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expressed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provisions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defines</w:t>
      </w:r>
    </w:p>
    <w:p w14:paraId="6E1B1602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activities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excluded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</w:p>
    <w:p w14:paraId="20284C81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network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suppliers,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sales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goods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categories.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concerned</w:t>
      </w:r>
    </w:p>
    <w:p w14:paraId="450BBB6B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establishing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refunding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unauthorized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debiting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account.</w:t>
      </w:r>
    </w:p>
    <w:p w14:paraId="6E21C771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Those provisions had been applied in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z w:val="24"/>
        </w:rPr>
        <w:t xml:space="preserve"> ways in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z w:val="24"/>
        </w:rPr>
        <w:t xml:space="preserve"> countries.</w:t>
      </w:r>
    </w:p>
    <w:p w14:paraId="20ED3682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since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2007,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PSD1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adoption,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</w:p>
    <w:p w14:paraId="4750E7D4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introduction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rapid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transac-</w:t>
      </w:r>
    </w:p>
    <w:p w14:paraId="05DA7840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emergence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</w:p>
    <w:p w14:paraId="2943E6A0" w14:textId="77777777" w:rsidR="00702963" w:rsidRDefault="00A04196">
      <w:pPr>
        <w:pStyle w:val="NoList1"/>
        <w:framePr w:w="9312" w:wrap="auto" w:hAnchor="text" w:x="1417" w:y="137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consoli-</w:t>
      </w:r>
    </w:p>
    <w:p w14:paraId="2CF3448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15</w:t>
      </w:r>
    </w:p>
    <w:p w14:paraId="0B98653B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07043C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DE4FDB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7" w:name="br16"/>
      <w:bookmarkEnd w:id="287"/>
      <w:r>
        <w:rPr>
          <w:rFonts w:ascii="Arial"/>
          <w:color w:val="FF0000"/>
          <w:sz w:val="2"/>
        </w:rPr>
        <w:lastRenderedPageBreak/>
        <w:t xml:space="preserve"> </w:t>
      </w:r>
    </w:p>
    <w:p w14:paraId="74E70A6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dation.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many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innovative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wholly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largely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outside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5E87344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scope of the </w:t>
      </w:r>
      <w:r>
        <w:rPr>
          <w:rFonts w:ascii="Times New Roman"/>
          <w:color w:val="000000"/>
          <w:spacing w:val="-1"/>
          <w:sz w:val="24"/>
        </w:rPr>
        <w:t>PSD1,</w:t>
      </w:r>
      <w:r>
        <w:rPr>
          <w:rFonts w:ascii="Times New Roman"/>
          <w:color w:val="000000"/>
          <w:sz w:val="24"/>
        </w:rPr>
        <w:t xml:space="preserve"> as such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development in the payment industry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not taken into account.</w:t>
      </w:r>
    </w:p>
    <w:p w14:paraId="03EEB6B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Furthermore,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associated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</w:p>
    <w:p w14:paraId="77E408D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threats,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</w:t>
      </w:r>
    </w:p>
    <w:p w14:paraId="0233AD5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along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Central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guidelines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</w:p>
    <w:p w14:paraId="138ECED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payments,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minimum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money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68A1997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z w:val="24"/>
        </w:rPr>
        <w:t xml:space="preserve"> and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intended to provide additional protection for payment service customers.</w:t>
      </w:r>
    </w:p>
    <w:p w14:paraId="1A8A7EF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technological,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organiza-</w:t>
      </w:r>
    </w:p>
    <w:p w14:paraId="4E36B8A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substantial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documen-</w:t>
      </w:r>
    </w:p>
    <w:p w14:paraId="2456CB7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renewal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30C8642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legislative level.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z w:val="24"/>
        </w:rPr>
        <w:t xml:space="preserve"> those tendencies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z w:val="24"/>
        </w:rPr>
        <w:t xml:space="preserve"> indicate:</w:t>
      </w:r>
    </w:p>
    <w:p w14:paraId="12B80B49" w14:textId="77777777" w:rsidR="00702963" w:rsidRDefault="00A04196">
      <w:pPr>
        <w:pStyle w:val="NoList1"/>
        <w:framePr w:w="5789" w:wrap="auto" w:hAnchor="text" w:x="1812" w:y="59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 and Internet payment technologies development</w:t>
      </w:r>
    </w:p>
    <w:p w14:paraId="3995A971" w14:textId="77777777" w:rsidR="00702963" w:rsidRDefault="00A04196">
      <w:pPr>
        <w:pStyle w:val="NoList1"/>
        <w:framePr w:w="8918" w:wrap="auto" w:hAnchor="text" w:x="1812" w:y="636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tariff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acceptance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merchants,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difficulties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D921730" w14:textId="77777777" w:rsidR="00702963" w:rsidRDefault="00A04196">
      <w:pPr>
        <w:pStyle w:val="NoList1"/>
        <w:framePr w:w="8918" w:wrap="auto" w:hAnchor="text" w:x="1812" w:y="6366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creation of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z w:val="24"/>
        </w:rPr>
        <w:t xml:space="preserve"> retail space</w:t>
      </w:r>
    </w:p>
    <w:p w14:paraId="28905CB0" w14:textId="77777777" w:rsidR="00702963" w:rsidRDefault="00A04196">
      <w:pPr>
        <w:pStyle w:val="NoList1"/>
        <w:framePr w:w="8918" w:wrap="auto" w:hAnchor="text" w:x="1812" w:y="71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detailing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5409405" w14:textId="77777777" w:rsidR="00702963" w:rsidRDefault="00A04196">
      <w:pPr>
        <w:pStyle w:val="NoList1"/>
        <w:framePr w:w="8918" w:wrap="auto" w:hAnchor="text" w:x="1812" w:y="7189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remote payment operations</w:t>
      </w:r>
    </w:p>
    <w:p w14:paraId="597B539D" w14:textId="77777777" w:rsidR="00702963" w:rsidRDefault="00A04196">
      <w:pPr>
        <w:pStyle w:val="NoList1"/>
        <w:framePr w:w="9312" w:wrap="auto" w:hAnchor="text" w:x="1417" w:y="837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4"/>
          <w:sz w:val="24"/>
        </w:rPr>
        <w:t>Taking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above-mentioned,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Commis-</w:t>
      </w:r>
    </w:p>
    <w:p w14:paraId="6B439908" w14:textId="77777777" w:rsidR="00702963" w:rsidRDefault="00A04196">
      <w:pPr>
        <w:pStyle w:val="NoList1"/>
        <w:framePr w:w="9312" w:wrap="auto" w:hAnchor="text" w:x="1417" w:y="8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July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2013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submitted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proposal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revise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1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ini-</w:t>
      </w:r>
    </w:p>
    <w:p w14:paraId="1B52B06F" w14:textId="77777777" w:rsidR="00702963" w:rsidRDefault="00A04196">
      <w:pPr>
        <w:pStyle w:val="NoList1"/>
        <w:framePr w:w="9312" w:wrap="auto" w:hAnchor="text" w:x="1417" w:y="8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tiative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close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gaps,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directive’s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provisions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</w:p>
    <w:p w14:paraId="4E4754C9" w14:textId="77777777" w:rsidR="00702963" w:rsidRDefault="00A04196">
      <w:pPr>
        <w:pStyle w:val="NoList1"/>
        <w:framePr w:w="9312" w:wrap="auto" w:hAnchor="text" w:x="1417" w:y="8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protection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measures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fair</w:t>
      </w:r>
    </w:p>
    <w:p w14:paraId="218C8148" w14:textId="77777777" w:rsidR="00702963" w:rsidRDefault="00A04196">
      <w:pPr>
        <w:pStyle w:val="NoList1"/>
        <w:framePr w:w="9312" w:wrap="auto" w:hAnchor="text" w:x="1417" w:y="8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level playing field for money transfer operators.</w:t>
      </w:r>
    </w:p>
    <w:p w14:paraId="26486DF7" w14:textId="77777777" w:rsidR="00702963" w:rsidRDefault="00A04196">
      <w:pPr>
        <w:pStyle w:val="NoList1"/>
        <w:framePr w:w="9312" w:wrap="auto" w:hAnchor="text" w:x="1417" w:y="1043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2015,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version</w:t>
      </w:r>
    </w:p>
    <w:p w14:paraId="43AF6928" w14:textId="77777777" w:rsidR="00702963" w:rsidRDefault="00A04196">
      <w:pPr>
        <w:pStyle w:val="NoList1"/>
        <w:framePr w:w="9312" w:wrap="auto" w:hAnchor="text" w:x="1417" w:y="104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PSD2.</w:t>
      </w:r>
      <w:r>
        <w:rPr>
          <w:rFonts w:ascii="Times New Roman"/>
          <w:color w:val="000000"/>
          <w:spacing w:val="12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aims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</w:t>
      </w:r>
    </w:p>
    <w:p w14:paraId="3B6207DC" w14:textId="77777777" w:rsidR="00702963" w:rsidRDefault="00A04196">
      <w:pPr>
        <w:pStyle w:val="NoList1"/>
        <w:framePr w:w="9312" w:wrap="auto" w:hAnchor="text" w:x="1417" w:y="104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</w:p>
    <w:p w14:paraId="3AD46514" w14:textId="77777777" w:rsidR="00702963" w:rsidRDefault="00A04196">
      <w:pPr>
        <w:pStyle w:val="NoList1"/>
        <w:framePr w:w="9312" w:wrap="auto" w:hAnchor="text" w:x="1417" w:y="104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</w:t>
      </w:r>
    </w:p>
    <w:p w14:paraId="01368829" w14:textId="77777777" w:rsidR="00702963" w:rsidRDefault="00A04196">
      <w:pPr>
        <w:pStyle w:val="NoList1"/>
        <w:framePr w:w="9312" w:wrap="auto" w:hAnchor="text" w:x="1417" w:y="104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and smaller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startups.</w:t>
      </w:r>
    </w:p>
    <w:p w14:paraId="241242D8" w14:textId="77777777" w:rsidR="00702963" w:rsidRDefault="00A04196">
      <w:pPr>
        <w:pStyle w:val="NoList1"/>
        <w:framePr w:w="6203" w:wrap="auto" w:hAnchor="text" w:x="1984" w:y="124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main objectives of new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 Service Directive were:</w:t>
      </w:r>
    </w:p>
    <w:p w14:paraId="6B9B29EA" w14:textId="77777777" w:rsidR="00702963" w:rsidRDefault="00A04196">
      <w:pPr>
        <w:pStyle w:val="NoList1"/>
        <w:framePr w:w="8917" w:wrap="auto" w:hAnchor="text" w:x="1812" w:y="129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Promoting further integration and optimization of European payments market</w:t>
      </w:r>
    </w:p>
    <w:p w14:paraId="3AA3EC5C" w14:textId="77777777" w:rsidR="00702963" w:rsidRDefault="00A04196">
      <w:pPr>
        <w:pStyle w:val="NoList1"/>
        <w:framePr w:w="8917" w:wrap="auto" w:hAnchor="text" w:x="1812" w:y="129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Ensuring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equal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competitors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money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</w:p>
    <w:p w14:paraId="3DAF4855" w14:textId="77777777" w:rsidR="00702963" w:rsidRDefault="00A04196">
      <w:pPr>
        <w:pStyle w:val="NoList1"/>
        <w:framePr w:w="8917" w:wrap="auto" w:hAnchor="text" w:x="1812" w:y="12900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 entrants</w:t>
      </w:r>
    </w:p>
    <w:p w14:paraId="0876C697" w14:textId="77777777" w:rsidR="00702963" w:rsidRDefault="00A04196">
      <w:pPr>
        <w:pStyle w:val="NoList1"/>
        <w:framePr w:w="5417" w:wrap="auto" w:hAnchor="text" w:x="1812" w:y="1413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 improvement of the payment infrastructure</w:t>
      </w:r>
    </w:p>
    <w:p w14:paraId="4FAD3CF0" w14:textId="77777777" w:rsidR="00702963" w:rsidRDefault="00A04196">
      <w:pPr>
        <w:pStyle w:val="NoList1"/>
        <w:framePr w:w="2456" w:wrap="auto" w:hAnchor="text" w:x="1812" w:y="1454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 protection</w:t>
      </w:r>
    </w:p>
    <w:p w14:paraId="440791DD" w14:textId="77777777" w:rsidR="00702963" w:rsidRDefault="00A04196">
      <w:pPr>
        <w:pStyle w:val="NoList1"/>
        <w:framePr w:w="7284" w:wrap="auto" w:hAnchor="text" w:x="1812" w:y="1495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Assistance in commissions reducing for the payment services provision</w:t>
      </w:r>
    </w:p>
    <w:p w14:paraId="71739A7B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16</w:t>
      </w:r>
    </w:p>
    <w:p w14:paraId="7AFA60A8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25B168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B7BF88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8" w:name="br17"/>
      <w:bookmarkEnd w:id="288"/>
      <w:r>
        <w:rPr>
          <w:rFonts w:ascii="Arial"/>
          <w:color w:val="FF0000"/>
          <w:sz w:val="2"/>
        </w:rPr>
        <w:lastRenderedPageBreak/>
        <w:t xml:space="preserve"> </w:t>
      </w:r>
    </w:p>
    <w:p w14:paraId="4DF9675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initialization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</w:p>
    <w:p w14:paraId="73FF80A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information, as those types of services were not covered in the first </w:t>
      </w:r>
      <w:r>
        <w:rPr>
          <w:rFonts w:ascii="Times New Roman"/>
          <w:color w:val="000000"/>
          <w:spacing w:val="-1"/>
          <w:sz w:val="24"/>
        </w:rPr>
        <w:t>PSD.</w:t>
      </w:r>
      <w:r>
        <w:rPr>
          <w:rFonts w:ascii="Times New Roman"/>
          <w:color w:val="000000"/>
          <w:sz w:val="24"/>
        </w:rPr>
        <w:t xml:space="preserve"> Besides, directive es-</w:t>
      </w:r>
    </w:p>
    <w:p w14:paraId="2BF84C8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tablishes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unified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cross-border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Economic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Area,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thereby</w:t>
      </w:r>
    </w:p>
    <w:p w14:paraId="6F9CD59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ensuring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fair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6EBB206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consumers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terminology,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described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1BD6F6B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proper understanding of the process.</w:t>
      </w:r>
    </w:p>
    <w:p w14:paraId="20C4C372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ASPSP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wallets,</w:t>
      </w:r>
    </w:p>
    <w:p w14:paraId="378ABFE3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ASPSPs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obliged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supply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interfaces,</w:t>
      </w:r>
    </w:p>
    <w:p w14:paraId="60F0284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 would allow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 on client intent to execute payments initiated by TPPs.</w:t>
      </w:r>
    </w:p>
    <w:p w14:paraId="78460A33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TPP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authorized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supplier,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ASPSP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</w:p>
    <w:p w14:paraId="320241A3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PSD2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accounts, 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TPPs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1B9CCE7A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either </w:t>
      </w:r>
      <w:r>
        <w:rPr>
          <w:rFonts w:ascii="Times New Roman"/>
          <w:color w:val="000000"/>
          <w:spacing w:val="-1"/>
          <w:sz w:val="24"/>
        </w:rPr>
        <w:t>AISP</w:t>
      </w:r>
      <w:r>
        <w:rPr>
          <w:rFonts w:ascii="Times New Roman"/>
          <w:color w:val="000000"/>
          <w:sz w:val="24"/>
        </w:rPr>
        <w:t xml:space="preserve"> or PISP or </w:t>
      </w:r>
      <w:r>
        <w:rPr>
          <w:rFonts w:ascii="Times New Roman"/>
          <w:color w:val="000000"/>
          <w:spacing w:val="-5"/>
          <w:sz w:val="24"/>
        </w:rPr>
        <w:t>PIISP.</w:t>
      </w:r>
    </w:p>
    <w:p w14:paraId="69A9E400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AISP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aggregated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</w:p>
    <w:p w14:paraId="359CD15B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one or many customer accounts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one or many </w:t>
      </w:r>
      <w:r>
        <w:rPr>
          <w:rFonts w:ascii="Times New Roman"/>
          <w:color w:val="000000"/>
          <w:spacing w:val="-1"/>
          <w:sz w:val="24"/>
        </w:rPr>
        <w:t>ASPSPs.</w:t>
      </w:r>
    </w:p>
    <w:p w14:paraId="5C18657A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PISP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procedure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</w:p>
    <w:p w14:paraId="2EF9D5DC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demand in terms of an account based on </w:t>
      </w:r>
      <w:r>
        <w:rPr>
          <w:rFonts w:ascii="Times New Roman"/>
          <w:color w:val="000000"/>
          <w:spacing w:val="-5"/>
          <w:sz w:val="24"/>
        </w:rPr>
        <w:t>ASPSP.</w:t>
      </w:r>
    </w:p>
    <w:p w14:paraId="418E18E9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PIISP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Payment Instrument Issuer Service Provider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checks availability of </w:t>
      </w:r>
      <w:r>
        <w:rPr>
          <w:rFonts w:ascii="Times New Roman"/>
          <w:color w:val="000000"/>
          <w:spacing w:val="-1"/>
          <w:sz w:val="24"/>
        </w:rPr>
        <w:t>sufficient</w:t>
      </w:r>
    </w:p>
    <w:p w14:paraId="035E8122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funds on an account.</w:t>
      </w:r>
    </w:p>
    <w:p w14:paraId="5B8CAAB3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PSU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</w:p>
    <w:p w14:paraId="3E7D7B74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payment service of </w:t>
      </w:r>
      <w:r>
        <w:rPr>
          <w:rFonts w:ascii="Times New Roman"/>
          <w:color w:val="000000"/>
          <w:spacing w:val="-1"/>
          <w:sz w:val="24"/>
        </w:rPr>
        <w:t>ASPSP</w:t>
      </w:r>
      <w:r>
        <w:rPr>
          <w:rFonts w:ascii="Times New Roman"/>
          <w:color w:val="000000"/>
          <w:sz w:val="24"/>
        </w:rPr>
        <w:t xml:space="preserve"> as </w:t>
      </w:r>
      <w:r>
        <w:rPr>
          <w:rFonts w:ascii="Times New Roman"/>
          <w:color w:val="000000"/>
          <w:spacing w:val="-2"/>
          <w:sz w:val="24"/>
        </w:rPr>
        <w:t>sender,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receiver,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or both.</w:t>
      </w:r>
    </w:p>
    <w:p w14:paraId="6EF5F697" w14:textId="77777777" w:rsidR="00702963" w:rsidRDefault="00A04196">
      <w:pPr>
        <w:pStyle w:val="NoList1"/>
        <w:framePr w:w="7113" w:wrap="auto" w:hAnchor="text" w:x="1984" w:y="966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next diagram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shows the relationship between directive participants.</w:t>
      </w:r>
    </w:p>
    <w:p w14:paraId="6D01FCCF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EBA,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GDPR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standards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regula-</w:t>
      </w:r>
    </w:p>
    <w:p w14:paraId="004C7814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oversees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participants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ASPSP,</w:t>
      </w:r>
    </w:p>
    <w:p w14:paraId="10A759E1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TPP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PSU.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TPP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ASPSP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non-contract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basis,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7F2FD292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participants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PSD2.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keep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re-</w:t>
      </w:r>
    </w:p>
    <w:p w14:paraId="68AE1E55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sponsibilities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working,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otherwise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many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obstacles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interfere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</w:p>
    <w:p w14:paraId="7ACE997D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TPP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PSU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Consent.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TPP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obliged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62E33EDA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PSU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ASPSP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authorize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</w:p>
    <w:p w14:paraId="42EF2782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Consent,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SCA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(Strong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Authentication)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(Dynamic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Linking)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</w:p>
    <w:p w14:paraId="6BCB78CC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authorization technologies determined by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z w:val="24"/>
        </w:rPr>
        <w:t xml:space="preserve"> regulation on electronic identification.</w:t>
      </w:r>
    </w:p>
    <w:p w14:paraId="77E60A64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presupposes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safety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</w:p>
    <w:p w14:paraId="4F2987E7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details.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Working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074F8037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intentionally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flexible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allowed</w:t>
      </w:r>
    </w:p>
    <w:p w14:paraId="0FF6628C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applying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fastest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many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possible.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7A2F60E9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17</w:t>
      </w:r>
    </w:p>
    <w:p w14:paraId="06A5B280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DBD82B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A4B578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89" w:name="br18"/>
      <w:bookmarkEnd w:id="289"/>
      <w:r>
        <w:rPr>
          <w:rFonts w:ascii="Arial"/>
          <w:color w:val="FF0000"/>
          <w:sz w:val="2"/>
        </w:rPr>
        <w:lastRenderedPageBreak/>
        <w:t xml:space="preserve"> </w:t>
      </w:r>
    </w:p>
    <w:p w14:paraId="0769BBB9" w14:textId="77777777" w:rsidR="00702963" w:rsidRDefault="00A04196">
      <w:pPr>
        <w:pStyle w:val="NoList1"/>
        <w:framePr w:w="5795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Scheme of interconnection between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z w:val="24"/>
        </w:rPr>
        <w:t xml:space="preserve"> agents</w:t>
      </w:r>
    </w:p>
    <w:p w14:paraId="7E536E56" w14:textId="77777777" w:rsidR="00702963" w:rsidRDefault="00A04196">
      <w:pPr>
        <w:pStyle w:val="NoList1"/>
        <w:framePr w:w="5340" w:wrap="auto" w:hAnchor="text" w:x="3229" w:y="216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EBA,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GDPR,</w:t>
      </w:r>
      <w:r>
        <w:rPr>
          <w:rFonts w:ascii="Times New Roman"/>
          <w:color w:val="000000"/>
          <w:sz w:val="24"/>
        </w:rPr>
        <w:t xml:space="preserve"> standards and recommendations</w:t>
      </w:r>
    </w:p>
    <w:p w14:paraId="61BCDA0B" w14:textId="77777777" w:rsidR="00702963" w:rsidRDefault="00A04196">
      <w:pPr>
        <w:pStyle w:val="NoList1"/>
        <w:framePr w:w="1183" w:wrap="auto" w:hAnchor="text" w:x="5308" w:y="328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Regulator</w:t>
      </w:r>
    </w:p>
    <w:p w14:paraId="2505BB21" w14:textId="77777777" w:rsidR="00702963" w:rsidRDefault="00A04196">
      <w:pPr>
        <w:pStyle w:val="NoList1"/>
        <w:framePr w:w="945" w:wrap="auto" w:hAnchor="text" w:x="3278" w:y="443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ASPSP</w:t>
      </w:r>
    </w:p>
    <w:p w14:paraId="67E8A060" w14:textId="77777777" w:rsidR="00702963" w:rsidRDefault="00A04196">
      <w:pPr>
        <w:pStyle w:val="NoList1"/>
        <w:framePr w:w="652" w:wrap="auto" w:hAnchor="text" w:x="7896" w:y="443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TPP</w:t>
      </w:r>
    </w:p>
    <w:p w14:paraId="625D7656" w14:textId="77777777" w:rsidR="00702963" w:rsidRDefault="00A04196">
      <w:pPr>
        <w:pStyle w:val="NoList1"/>
        <w:framePr w:w="1794" w:wrap="auto" w:hAnchor="text" w:x="2854" w:y="47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(Banks, wallets)</w:t>
      </w:r>
    </w:p>
    <w:p w14:paraId="3691BDEC" w14:textId="77777777" w:rsidR="00702963" w:rsidRDefault="00A04196">
      <w:pPr>
        <w:pStyle w:val="NoList1"/>
        <w:framePr w:w="2140" w:wrap="auto" w:hAnchor="text" w:x="7151" w:y="47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(AISP,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PISP,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PIISP)</w:t>
      </w:r>
    </w:p>
    <w:p w14:paraId="102FEA2B" w14:textId="77777777" w:rsidR="00702963" w:rsidRDefault="00A04196">
      <w:pPr>
        <w:pStyle w:val="NoList1"/>
        <w:framePr w:w="899" w:wrap="auto" w:hAnchor="text" w:x="5450" w:y="4804"/>
        <w:widowControl w:val="0"/>
        <w:autoSpaceDE w:val="0"/>
        <w:autoSpaceDN w:val="0"/>
        <w:spacing w:after="0" w:line="239" w:lineRule="exact"/>
        <w:rPr>
          <w:rFonts w:ascii="Times New Roman"/>
          <w:color w:val="000000"/>
          <w:sz w:val="24"/>
        </w:rPr>
      </w:pPr>
      <w:r>
        <w:rPr>
          <w:rFonts w:ascii="ICPMWW+CMMI12"/>
          <w:color w:val="000000"/>
          <w:sz w:val="24"/>
        </w:rPr>
        <w:t>P</w:t>
      </w:r>
      <w:r>
        <w:rPr>
          <w:rFonts w:ascii="Times New Roman"/>
          <w:color w:val="000000"/>
          <w:spacing w:val="-28"/>
          <w:sz w:val="24"/>
        </w:rPr>
        <w:t xml:space="preserve"> </w:t>
      </w:r>
      <w:r>
        <w:rPr>
          <w:rFonts w:ascii="ICPMWW+CMMI12"/>
          <w:color w:val="000000"/>
          <w:spacing w:val="7"/>
          <w:sz w:val="24"/>
        </w:rPr>
        <w:t>SD</w:t>
      </w:r>
      <w:r>
        <w:rPr>
          <w:rFonts w:ascii="CLFUFE+CMR12"/>
          <w:color w:val="000000"/>
          <w:sz w:val="24"/>
        </w:rPr>
        <w:t>2</w:t>
      </w:r>
    </w:p>
    <w:p w14:paraId="19372886" w14:textId="77777777" w:rsidR="00702963" w:rsidRDefault="00A04196">
      <w:pPr>
        <w:pStyle w:val="NoList1"/>
        <w:framePr w:w="758" w:wrap="auto" w:hAnchor="text" w:x="4103" w:y="5450"/>
        <w:widowControl w:val="0"/>
        <w:autoSpaceDE w:val="0"/>
        <w:autoSpaceDN w:val="0"/>
        <w:spacing w:after="0" w:line="239" w:lineRule="exact"/>
        <w:rPr>
          <w:rFonts w:ascii="Times New Roman"/>
          <w:color w:val="000000"/>
          <w:sz w:val="24"/>
        </w:rPr>
      </w:pPr>
      <w:r>
        <w:rPr>
          <w:rFonts w:ascii="ICPMWW+CMMI12"/>
          <w:color w:val="000000"/>
          <w:spacing w:val="15"/>
          <w:sz w:val="24"/>
        </w:rPr>
        <w:t>SCA</w:t>
      </w:r>
    </w:p>
    <w:p w14:paraId="741A594B" w14:textId="77777777" w:rsidR="00702963" w:rsidRDefault="00A04196">
      <w:pPr>
        <w:pStyle w:val="NoList1"/>
        <w:framePr w:w="1838" w:wrap="auto" w:hAnchor="text" w:x="7024" w:y="5450"/>
        <w:widowControl w:val="0"/>
        <w:autoSpaceDE w:val="0"/>
        <w:autoSpaceDN w:val="0"/>
        <w:spacing w:after="0" w:line="239" w:lineRule="exact"/>
        <w:rPr>
          <w:rFonts w:ascii="Times New Roman"/>
          <w:color w:val="000000"/>
          <w:sz w:val="24"/>
        </w:rPr>
      </w:pPr>
      <w:r>
        <w:rPr>
          <w:rFonts w:ascii="ICPMWW+CMMI12"/>
          <w:color w:val="000000"/>
          <w:sz w:val="24"/>
        </w:rPr>
        <w:t>P</w:t>
      </w:r>
      <w:r>
        <w:rPr>
          <w:rFonts w:ascii="Times New Roman"/>
          <w:color w:val="000000"/>
          <w:spacing w:val="-28"/>
          <w:sz w:val="24"/>
        </w:rPr>
        <w:t xml:space="preserve"> </w:t>
      </w:r>
      <w:r>
        <w:rPr>
          <w:rFonts w:ascii="ICPMWW+CMMI12"/>
          <w:color w:val="000000"/>
          <w:spacing w:val="7"/>
          <w:sz w:val="24"/>
        </w:rPr>
        <w:t>SD</w:t>
      </w:r>
      <w:r>
        <w:rPr>
          <w:rFonts w:ascii="CLFUFE+CMR12"/>
          <w:color w:val="000000"/>
          <w:sz w:val="24"/>
        </w:rPr>
        <w:t>2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ICPMWW+CMMI12"/>
          <w:color w:val="000000"/>
          <w:spacing w:val="2"/>
          <w:sz w:val="24"/>
        </w:rPr>
        <w:t>Consent</w:t>
      </w:r>
    </w:p>
    <w:p w14:paraId="31E0906D" w14:textId="77777777" w:rsidR="00702963" w:rsidRDefault="00A04196">
      <w:pPr>
        <w:pStyle w:val="NoList1"/>
        <w:framePr w:w="679" w:wrap="auto" w:hAnchor="text" w:x="5560" w:y="589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PSU</w:t>
      </w:r>
    </w:p>
    <w:p w14:paraId="0F117AF2" w14:textId="77777777" w:rsidR="00702963" w:rsidRDefault="00A04196">
      <w:pPr>
        <w:pStyle w:val="NoList1"/>
        <w:framePr w:w="6609" w:wrap="auto" w:hAnchor="text" w:x="1417" w:y="6632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imes New Roman"/>
          <w:color w:val="000000"/>
          <w:spacing w:val="-3"/>
          <w:sz w:val="20"/>
        </w:rPr>
        <w:t>study,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/>
          <w:color w:val="000000"/>
          <w:sz w:val="20"/>
        </w:rPr>
        <w:t>based on: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”Open</w:t>
      </w:r>
      <w:r>
        <w:rPr>
          <w:rFonts w:ascii="Times New Roman"/>
          <w:color w:val="000000"/>
          <w:sz w:val="20"/>
        </w:rPr>
        <w:t xml:space="preserve"> banking and </w:t>
      </w:r>
      <w:r>
        <w:rPr>
          <w:rFonts w:ascii="Times New Roman" w:hAnsi="Times New Roman" w:cs="Times New Roman"/>
          <w:color w:val="000000"/>
          <w:sz w:val="20"/>
        </w:rPr>
        <w:t>PSD2”,</w:t>
      </w:r>
      <w:r>
        <w:rPr>
          <w:rFonts w:ascii="Times New Roman"/>
          <w:color w:val="000000"/>
          <w:sz w:val="20"/>
        </w:rPr>
        <w:t xml:space="preserve"> Deloitte, 2019, p.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Times New Roman"/>
          <w:color w:val="000000"/>
          <w:sz w:val="20"/>
        </w:rPr>
        <w:t>9.</w:t>
      </w:r>
    </w:p>
    <w:p w14:paraId="2CA6451F" w14:textId="77777777" w:rsidR="00702963" w:rsidRDefault="00A04196">
      <w:pPr>
        <w:pStyle w:val="NoList1"/>
        <w:framePr w:w="9312" w:wrap="auto" w:hAnchor="text" w:x="1417" w:y="763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misconception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differences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01B67A60" w14:textId="77777777" w:rsidR="00702963" w:rsidRDefault="00A04196">
      <w:pPr>
        <w:pStyle w:val="NoList1"/>
        <w:framePr w:w="9312" w:wrap="auto" w:hAnchor="text" w:x="1417" w:y="76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providers.,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adapt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</w:p>
    <w:p w14:paraId="50816C9F" w14:textId="77777777" w:rsidR="00702963" w:rsidRDefault="00A04196">
      <w:pPr>
        <w:pStyle w:val="NoList1"/>
        <w:framePr w:w="9312" w:wrap="auto" w:hAnchor="text" w:x="1417" w:y="76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for each payment service for each third-party </w:t>
      </w:r>
      <w:r>
        <w:rPr>
          <w:rFonts w:ascii="Times New Roman"/>
          <w:color w:val="000000"/>
          <w:spacing w:val="-2"/>
          <w:sz w:val="24"/>
        </w:rPr>
        <w:t>provider.</w:t>
      </w:r>
    </w:p>
    <w:p w14:paraId="1030EF00" w14:textId="77777777" w:rsidR="00702963" w:rsidRDefault="00A04196">
      <w:pPr>
        <w:pStyle w:val="NoList1"/>
        <w:framePr w:w="9312" w:wrap="auto" w:hAnchor="text" w:x="1417" w:y="887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United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Kingdom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was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pioneer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Au-</w:t>
      </w:r>
    </w:p>
    <w:p w14:paraId="404D984F" w14:textId="77777777" w:rsidR="00702963" w:rsidRDefault="00A04196">
      <w:pPr>
        <w:pStyle w:val="NoList1"/>
        <w:framePr w:w="9312" w:wrap="auto" w:hAnchor="text" w:x="1417" w:y="88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thority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(CMA)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ruling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nine-biggest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licensed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startups</w:t>
      </w:r>
    </w:p>
    <w:p w14:paraId="7BD8E936" w14:textId="77777777" w:rsidR="00702963" w:rsidRDefault="00A04196">
      <w:pPr>
        <w:pStyle w:val="NoList1"/>
        <w:framePr w:w="9312" w:wrap="auto" w:hAnchor="text" w:x="1417" w:y="88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direct access to their data </w:t>
      </w:r>
      <w:r>
        <w:rPr>
          <w:rFonts w:ascii="Times New Roman"/>
          <w:color w:val="000000"/>
          <w:spacing w:val="-1"/>
          <w:sz w:val="24"/>
        </w:rPr>
        <w:t>down</w:t>
      </w:r>
      <w:r>
        <w:rPr>
          <w:rFonts w:ascii="Times New Roman"/>
          <w:color w:val="000000"/>
          <w:sz w:val="24"/>
        </w:rPr>
        <w:t xml:space="preserve"> to the level of transaction-account transactions.</w:t>
      </w:r>
    </w:p>
    <w:p w14:paraId="4B77A6A4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CMA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proposals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transparent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</w:p>
    <w:p w14:paraId="4840BC51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proposals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often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referenced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reme-</w:t>
      </w:r>
    </w:p>
    <w:p w14:paraId="768547FD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dies,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distinguished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remedies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describe</w:t>
      </w:r>
    </w:p>
    <w:p w14:paraId="7227A992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7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1"/>
          <w:sz w:val="24"/>
        </w:rPr>
        <w:t xml:space="preserve"> UK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imple-</w:t>
      </w:r>
    </w:p>
    <w:p w14:paraId="76A13F32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CMA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dedicated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authority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Entity.</w:t>
      </w:r>
    </w:p>
    <w:p w14:paraId="2302566E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Comparing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resolutions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flexi-</w:t>
      </w:r>
    </w:p>
    <w:p w14:paraId="2BBA77C7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ble.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mandatory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</w:p>
    <w:p w14:paraId="2B91E184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tells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</w:p>
    <w:p w14:paraId="16853EBA" w14:textId="77777777" w:rsidR="00702963" w:rsidRDefault="00A04196">
      <w:pPr>
        <w:pStyle w:val="NoList1"/>
        <w:framePr w:w="9313" w:wrap="auto" w:hAnchor="text" w:x="1417" w:y="10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to be done, while Open Banking implementation in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z w:val="24"/>
        </w:rPr>
        <w:t xml:space="preserve"> determines how it has to be done.</w:t>
      </w:r>
    </w:p>
    <w:p w14:paraId="10C41AC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18</w:t>
      </w:r>
    </w:p>
    <w:p w14:paraId="4E43D00E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6541E6C6">
          <v:shape id="_x0000_s1026" type="#_x0000_t75" style="position:absolute;margin-left:137.7pt;margin-top:96.55pt;width:319.85pt;height:223.8pt;z-index:-251567104;mso-position-horizontal-relative:page;mso-position-vertical-relative:page">
            <v:imagedata r:id="rId6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1A9196C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0" w:name="br19"/>
      <w:bookmarkEnd w:id="290"/>
      <w:r>
        <w:rPr>
          <w:rFonts w:ascii="Arial"/>
          <w:color w:val="FF0000"/>
          <w:sz w:val="2"/>
        </w:rPr>
        <w:lastRenderedPageBreak/>
        <w:t xml:space="preserve"> </w:t>
      </w:r>
    </w:p>
    <w:p w14:paraId="5E524D7F" w14:textId="77777777" w:rsidR="00702963" w:rsidRDefault="00A04196">
      <w:pPr>
        <w:pStyle w:val="NoList1"/>
        <w:framePr w:w="2499" w:wrap="auto" w:hAnchor="text" w:x="1417" w:y="147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1.3.2.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Open</w:t>
      </w:r>
      <w:r>
        <w:rPr>
          <w:rFonts w:ascii="Times New Roman"/>
          <w:b/>
          <w:color w:val="000000"/>
          <w:sz w:val="24"/>
        </w:rPr>
        <w:t xml:space="preserve"> Banking</w:t>
      </w:r>
    </w:p>
    <w:p w14:paraId="1673EEFC" w14:textId="77777777" w:rsidR="00702963" w:rsidRDefault="00A04196">
      <w:pPr>
        <w:pStyle w:val="NoList1"/>
        <w:framePr w:w="8745" w:wrap="auto" w:hAnchor="text" w:x="1984" w:y="22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Generally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speaking,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8A3F7F6" w14:textId="77777777" w:rsidR="00702963" w:rsidRDefault="00A04196">
      <w:pPr>
        <w:pStyle w:val="NoList1"/>
        <w:framePr w:w="9312" w:wrap="auto" w:hAnchor="text" w:x="1417" w:y="265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safe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sound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manner.</w:t>
      </w:r>
      <w:r>
        <w:rPr>
          <w:rFonts w:ascii="Times New Roman"/>
          <w:color w:val="000000"/>
          <w:spacing w:val="14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456C7DF8" w14:textId="77777777" w:rsidR="00702963" w:rsidRDefault="00A04196">
      <w:pPr>
        <w:pStyle w:val="NoList1"/>
        <w:framePr w:w="9312" w:wrap="auto" w:hAnchor="text" w:x="1417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6E29789E" w14:textId="77777777" w:rsidR="00702963" w:rsidRDefault="00A04196">
      <w:pPr>
        <w:pStyle w:val="NoList1"/>
        <w:framePr w:w="9312" w:wrap="auto" w:hAnchor="text" w:x="1417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 and analyze financial data.</w:t>
      </w:r>
    </w:p>
    <w:p w14:paraId="48054A52" w14:textId="77777777" w:rsidR="00702963" w:rsidRDefault="00A04196">
      <w:pPr>
        <w:pStyle w:val="NoList1"/>
        <w:framePr w:w="9312" w:wrap="auto" w:hAnchor="text" w:x="1417" w:y="389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things,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after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crisis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international</w:t>
      </w:r>
    </w:p>
    <w:p w14:paraId="0E010E9F" w14:textId="77777777" w:rsidR="00702963" w:rsidRDefault="00A04196">
      <w:pPr>
        <w:pStyle w:val="NoList1"/>
        <w:framePr w:w="9312" w:wrap="auto" w:hAnchor="text" w:x="1417" w:y="38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pacing w:val="-6"/>
          <w:sz w:val="24"/>
        </w:rPr>
        <w:t>“Too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fail”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policy,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different </w:t>
      </w:r>
      <w:r>
        <w:rPr>
          <w:rFonts w:ascii="Times New Roman"/>
          <w:color w:val="000000"/>
          <w:sz w:val="24"/>
        </w:rPr>
        <w:t>countries,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1"/>
          <w:sz w:val="24"/>
        </w:rPr>
        <w:t xml:space="preserve"> CMA, </w:t>
      </w:r>
      <w:r>
        <w:rPr>
          <w:rFonts w:ascii="Times New Roman"/>
          <w:color w:val="000000"/>
          <w:sz w:val="24"/>
        </w:rPr>
        <w:t>had</w:t>
      </w:r>
    </w:p>
    <w:p w14:paraId="599AB3A4" w14:textId="77777777" w:rsidR="00702963" w:rsidRDefault="00A04196">
      <w:pPr>
        <w:pStyle w:val="NoList1"/>
        <w:framePr w:w="9312" w:wrap="auto" w:hAnchor="text" w:x="1417" w:y="38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next key conclusions:</w:t>
      </w:r>
    </w:p>
    <w:p w14:paraId="1EEA782A" w14:textId="77777777" w:rsidR="00702963" w:rsidRDefault="00A04196">
      <w:pPr>
        <w:pStyle w:val="NoList1"/>
        <w:framePr w:w="8917" w:wrap="auto" w:hAnchor="text" w:x="1812" w:y="512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 is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considerable high level of risk concentration due to market monopolization.</w:t>
      </w:r>
    </w:p>
    <w:p w14:paraId="2410B814" w14:textId="77777777" w:rsidR="00702963" w:rsidRDefault="00A04196">
      <w:pPr>
        <w:pStyle w:val="NoList1"/>
        <w:framePr w:w="8917" w:wrap="auto" w:hAnchor="text" w:x="1812" w:y="5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monopoly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prices,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commissions,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3072A26C" w14:textId="77777777" w:rsidR="00702963" w:rsidRDefault="00A04196">
      <w:pPr>
        <w:pStyle w:val="NoList1"/>
        <w:framePr w:w="8917" w:wrap="auto" w:hAnchor="text" w:x="1812" w:y="5127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 costs.</w:t>
      </w:r>
    </w:p>
    <w:p w14:paraId="38CDC3D4" w14:textId="77777777" w:rsidR="00702963" w:rsidRDefault="00A04196">
      <w:pPr>
        <w:pStyle w:val="NoList1"/>
        <w:framePr w:w="8917" w:wrap="auto" w:hAnchor="text" w:x="1812" w:y="636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prevents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emergence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48DE7781" w14:textId="77777777" w:rsidR="00702963" w:rsidRDefault="00A04196">
      <w:pPr>
        <w:pStyle w:val="NoList1"/>
        <w:framePr w:w="8917" w:wrap="auto" w:hAnchor="text" w:x="1812" w:y="6362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analysis.</w:t>
      </w:r>
    </w:p>
    <w:p w14:paraId="199B6163" w14:textId="77777777" w:rsidR="00702963" w:rsidRDefault="00A04196">
      <w:pPr>
        <w:pStyle w:val="NoList1"/>
        <w:framePr w:w="9312" w:wrap="auto" w:hAnchor="text" w:x="1417" w:y="754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appeared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technological</w:t>
      </w:r>
    </w:p>
    <w:p w14:paraId="78F3DE6A" w14:textId="77777777" w:rsidR="00702963" w:rsidRDefault="00A04196">
      <w:pPr>
        <w:pStyle w:val="NoList1"/>
        <w:framePr w:w="9312" w:wrap="auto" w:hAnchor="text" w:x="1417" w:y="7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attitude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ownership,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reflected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GDPR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3EA88557" w14:textId="77777777" w:rsidR="00702963" w:rsidRDefault="00A04196">
      <w:pPr>
        <w:pStyle w:val="NoList1"/>
        <w:framePr w:w="9312" w:wrap="auto" w:hAnchor="text" w:x="1417" w:y="75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Open data with Open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conceptions.</w:t>
      </w:r>
    </w:p>
    <w:p w14:paraId="621025C2" w14:textId="77777777" w:rsidR="00702963" w:rsidRDefault="00A04196">
      <w:pPr>
        <w:pStyle w:val="NoList1"/>
        <w:framePr w:w="9312" w:wrap="auto" w:hAnchor="text" w:x="1417" w:y="877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take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Kingdom.</w:t>
      </w:r>
    </w:p>
    <w:p w14:paraId="20856470" w14:textId="77777777" w:rsidR="00702963" w:rsidRDefault="00A04196">
      <w:pPr>
        <w:pStyle w:val="NoList1"/>
        <w:framePr w:w="9312" w:wrap="auto" w:hAnchor="text" w:x="1417" w:y="87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got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hard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critical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concentration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couple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86AD1D0" w14:textId="77777777" w:rsidR="00702963" w:rsidRDefault="00A04196">
      <w:pPr>
        <w:pStyle w:val="NoList1"/>
        <w:framePr w:w="9312" w:wrap="auto" w:hAnchor="text" w:x="1417" w:y="87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Historically,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survived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consequences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reorganization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</w:p>
    <w:p w14:paraId="74FFEA15" w14:textId="77777777" w:rsidR="00702963" w:rsidRDefault="00A04196">
      <w:pPr>
        <w:pStyle w:val="NoList1"/>
        <w:framePr w:w="9312" w:wrap="auto" w:hAnchor="text" w:x="1417" w:y="87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37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pounds.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Consequently, </w:t>
      </w:r>
      <w:r>
        <w:rPr>
          <w:rFonts w:ascii="Times New Roman"/>
          <w:color w:val="000000"/>
          <w:spacing w:val="-1"/>
          <w:sz w:val="24"/>
        </w:rPr>
        <w:t>UK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</w:p>
    <w:p w14:paraId="18C41973" w14:textId="77777777" w:rsidR="00702963" w:rsidRDefault="00A04196">
      <w:pPr>
        <w:pStyle w:val="NoList1"/>
        <w:framePr w:w="9312" w:wrap="auto" w:hAnchor="text" w:x="1417" w:y="87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tasks:</w:t>
      </w:r>
    </w:p>
    <w:p w14:paraId="361100F5" w14:textId="77777777" w:rsidR="00702963" w:rsidRDefault="00A04196">
      <w:pPr>
        <w:pStyle w:val="NoList1"/>
        <w:framePr w:w="4215" w:wrap="auto" w:hAnchor="text" w:x="1812" w:y="1083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 competition in financial sector</w:t>
      </w:r>
    </w:p>
    <w:p w14:paraId="455E88FA" w14:textId="77777777" w:rsidR="00702963" w:rsidRDefault="00A04196">
      <w:pPr>
        <w:pStyle w:val="NoList1"/>
        <w:framePr w:w="8917" w:wrap="auto" w:hAnchor="text" w:x="1812" w:y="112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Expand opportunities for financing for small and medium-sized businesses</w:t>
      </w:r>
    </w:p>
    <w:p w14:paraId="56B9ADB8" w14:textId="77777777" w:rsidR="00702963" w:rsidRDefault="00A04196">
      <w:pPr>
        <w:pStyle w:val="NoList1"/>
        <w:framePr w:w="8917" w:wrap="auto" w:hAnchor="text" w:x="1812" w:y="1125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dominant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unequal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</w:p>
    <w:p w14:paraId="2C4A4FF3" w14:textId="77777777" w:rsidR="00702963" w:rsidRDefault="00A04196">
      <w:pPr>
        <w:pStyle w:val="NoList1"/>
        <w:framePr w:w="8917" w:wrap="auto" w:hAnchor="text" w:x="1812" w:y="11250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conditions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monopolistic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CMA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newer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2%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</w:t>
      </w:r>
    </w:p>
    <w:p w14:paraId="39E9EA87" w14:textId="77777777" w:rsidR="00702963" w:rsidRDefault="00A04196">
      <w:pPr>
        <w:pStyle w:val="NoList1"/>
        <w:framePr w:w="8917" w:wrap="auto" w:hAnchor="text" w:x="1812" w:y="11250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 for small and medium-size business</w:t>
      </w:r>
    </w:p>
    <w:p w14:paraId="5DD7214C" w14:textId="77777777" w:rsidR="00702963" w:rsidRDefault="00A04196">
      <w:pPr>
        <w:pStyle w:val="NoList1"/>
        <w:framePr w:w="8917" w:wrap="auto" w:hAnchor="text" w:x="1812" w:y="1289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infamous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backbone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“too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fail”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</w:p>
    <w:p w14:paraId="21253BCD" w14:textId="77777777" w:rsidR="00702963" w:rsidRDefault="00A04196">
      <w:pPr>
        <w:pStyle w:val="NoList1"/>
        <w:framePr w:w="8917" w:wrap="auto" w:hAnchor="text" w:x="1812" w:y="12896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require significant </w:t>
      </w:r>
      <w:r>
        <w:rPr>
          <w:rFonts w:ascii="Times New Roman"/>
          <w:color w:val="000000"/>
          <w:spacing w:val="-1"/>
          <w:sz w:val="24"/>
        </w:rPr>
        <w:t>reorganization</w:t>
      </w:r>
      <w:r>
        <w:rPr>
          <w:rFonts w:ascii="Times New Roman"/>
          <w:color w:val="000000"/>
          <w:sz w:val="24"/>
        </w:rPr>
        <w:t xml:space="preserve"> costs to save</w:t>
      </w:r>
    </w:p>
    <w:p w14:paraId="2C73DD1F" w14:textId="77777777" w:rsidR="00702963" w:rsidRDefault="00A04196">
      <w:pPr>
        <w:pStyle w:val="NoList1"/>
        <w:framePr w:w="3089" w:wrap="auto" w:hAnchor="text" w:x="1984" w:y="140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Those tasks can be solved by:</w:t>
      </w:r>
    </w:p>
    <w:p w14:paraId="73F6CA32" w14:textId="77777777" w:rsidR="00702963" w:rsidRDefault="00A04196">
      <w:pPr>
        <w:pStyle w:val="NoList1"/>
        <w:framePr w:w="4215" w:wrap="auto" w:hAnchor="text" w:x="1812" w:y="144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 and client service enhancement</w:t>
      </w:r>
    </w:p>
    <w:p w14:paraId="5DB7DB7F" w14:textId="77777777" w:rsidR="00702963" w:rsidRDefault="00A04196">
      <w:pPr>
        <w:pStyle w:val="NoList1"/>
        <w:framePr w:w="8605" w:wrap="auto" w:hAnchor="text" w:x="1812" w:y="1490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 product comparison and general conditions of primary services in all banks</w:t>
      </w:r>
    </w:p>
    <w:p w14:paraId="716C7060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19</w:t>
      </w:r>
    </w:p>
    <w:p w14:paraId="681FF98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DB4843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13FFE9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1" w:name="br20"/>
      <w:bookmarkEnd w:id="291"/>
      <w:r>
        <w:rPr>
          <w:rFonts w:ascii="Arial"/>
          <w:color w:val="FF0000"/>
          <w:sz w:val="2"/>
        </w:rPr>
        <w:lastRenderedPageBreak/>
        <w:t xml:space="preserve"> </w:t>
      </w:r>
    </w:p>
    <w:p w14:paraId="0F1739A2" w14:textId="77777777" w:rsidR="00702963" w:rsidRDefault="00A04196">
      <w:pPr>
        <w:pStyle w:val="NoList1"/>
        <w:framePr w:w="8917" w:wrap="auto" w:hAnchor="text" w:x="1812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New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</w:p>
    <w:p w14:paraId="090AAD9C" w14:textId="77777777" w:rsidR="00702963" w:rsidRDefault="00A04196">
      <w:pPr>
        <w:pStyle w:val="NoList1"/>
        <w:framePr w:w="8917" w:wrap="auto" w:hAnchor="text" w:x="1812" w:y="1426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start-uploads</w:t>
      </w:r>
    </w:p>
    <w:p w14:paraId="79B2E9A9" w14:textId="77777777" w:rsidR="00702963" w:rsidRDefault="00A04196">
      <w:pPr>
        <w:pStyle w:val="NoList1"/>
        <w:framePr w:w="8918" w:wrap="auto" w:hAnchor="text" w:x="1812" w:y="224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Stimulation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distribution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mecha-</w:t>
      </w:r>
    </w:p>
    <w:p w14:paraId="5FBAF27D" w14:textId="77777777" w:rsidR="00702963" w:rsidRDefault="00A04196">
      <w:pPr>
        <w:pStyle w:val="NoList1"/>
        <w:framePr w:w="8918" w:wrap="auto" w:hAnchor="text" w:x="1812" w:y="2249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nisms,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preservation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1F591D5" w14:textId="77777777" w:rsidR="00702963" w:rsidRDefault="00A04196">
      <w:pPr>
        <w:pStyle w:val="NoList1"/>
        <w:framePr w:w="8918" w:wrap="auto" w:hAnchor="text" w:x="1812" w:y="2249"/>
        <w:widowControl w:val="0"/>
        <w:autoSpaceDE w:val="0"/>
        <w:autoSpaceDN w:val="0"/>
        <w:spacing w:before="147" w:after="0" w:line="265" w:lineRule="exact"/>
        <w:ind w:left="20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its details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Current Account Switch service</w:t>
      </w:r>
    </w:p>
    <w:p w14:paraId="64E86BD9" w14:textId="77777777" w:rsidR="00702963" w:rsidRDefault="00A04196">
      <w:pPr>
        <w:pStyle w:val="NoList1"/>
        <w:framePr w:w="9312" w:wrap="auto" w:hAnchor="text" w:x="1417" w:y="384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CMA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gave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9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hold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vast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37E4B02" w14:textId="77777777" w:rsidR="00702963" w:rsidRDefault="00A04196">
      <w:pPr>
        <w:pStyle w:val="NoList1"/>
        <w:framePr w:w="9312" w:wrap="auto" w:hAnchor="text" w:x="1417" w:y="38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country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5F106A22" w14:textId="77777777" w:rsidR="00702963" w:rsidRDefault="00A04196">
      <w:pPr>
        <w:pStyle w:val="NoList1"/>
        <w:framePr w:w="9312" w:wrap="auto" w:hAnchor="text" w:x="1417" w:y="38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coordination,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relevant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standards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accordance</w:t>
      </w:r>
    </w:p>
    <w:p w14:paraId="13C49576" w14:textId="77777777" w:rsidR="00702963" w:rsidRDefault="00A04196">
      <w:pPr>
        <w:pStyle w:val="NoList1"/>
        <w:framePr w:w="9312" w:wrap="auto" w:hAnchor="text" w:x="1417" w:y="38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with the project plan approved by the </w:t>
      </w:r>
      <w:r>
        <w:rPr>
          <w:rFonts w:ascii="Times New Roman"/>
          <w:color w:val="000000"/>
          <w:spacing w:val="-1"/>
          <w:sz w:val="24"/>
        </w:rPr>
        <w:t>CMA.</w:t>
      </w:r>
    </w:p>
    <w:p w14:paraId="77A6940D" w14:textId="77777777" w:rsidR="00702963" w:rsidRDefault="00A04196">
      <w:pPr>
        <w:pStyle w:val="NoList1"/>
        <w:framePr w:w="9312" w:wrap="auto" w:hAnchor="text" w:x="1417" w:y="549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stimulation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aimed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ex-</w:t>
      </w:r>
    </w:p>
    <w:p w14:paraId="4C8A9BCD" w14:textId="77777777" w:rsidR="00702963" w:rsidRDefault="00A04196">
      <w:pPr>
        <w:pStyle w:val="NoList1"/>
        <w:framePr w:w="9312" w:wrap="auto" w:hAnchor="text" w:x="1417" w:y="549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panding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choice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</w:p>
    <w:p w14:paraId="7C87E2A8" w14:textId="77777777" w:rsidR="00702963" w:rsidRDefault="00A04196">
      <w:pPr>
        <w:pStyle w:val="NoList1"/>
        <w:framePr w:w="9312" w:wrap="auto" w:hAnchor="text" w:x="1417" w:y="549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open programming interfaces, </w:t>
      </w:r>
      <w:r>
        <w:rPr>
          <w:rFonts w:ascii="Times New Roman"/>
          <w:color w:val="000000"/>
          <w:spacing w:val="-1"/>
          <w:sz w:val="24"/>
        </w:rPr>
        <w:t>API.</w:t>
      </w:r>
    </w:p>
    <w:p w14:paraId="040F4969" w14:textId="77777777" w:rsidR="00702963" w:rsidRDefault="00A04196">
      <w:pPr>
        <w:pStyle w:val="NoList1"/>
        <w:framePr w:w="7425" w:wrap="auto" w:hAnchor="text" w:x="1812" w:y="6725"/>
        <w:widowControl w:val="0"/>
        <w:autoSpaceDE w:val="0"/>
        <w:autoSpaceDN w:val="0"/>
        <w:spacing w:after="0" w:line="265" w:lineRule="exact"/>
        <w:ind w:left="172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for financial </w:t>
      </w:r>
      <w:r>
        <w:rPr>
          <w:rFonts w:ascii="Times New Roman"/>
          <w:color w:val="000000"/>
          <w:spacing w:val="-1"/>
          <w:sz w:val="24"/>
        </w:rPr>
        <w:t>organizations</w:t>
      </w:r>
      <w:r>
        <w:rPr>
          <w:rFonts w:ascii="Times New Roman"/>
          <w:color w:val="000000"/>
          <w:sz w:val="24"/>
        </w:rPr>
        <w:t xml:space="preserve"> Open Banking brings certain risks:</w:t>
      </w:r>
    </w:p>
    <w:p w14:paraId="597FF6B8" w14:textId="77777777" w:rsidR="00702963" w:rsidRDefault="00A04196">
      <w:pPr>
        <w:pStyle w:val="NoList1"/>
        <w:framePr w:w="7425" w:wrap="auto" w:hAnchor="text" w:x="1812" w:y="67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 costs</w:t>
      </w:r>
    </w:p>
    <w:p w14:paraId="1D28C5D1" w14:textId="77777777" w:rsidR="00702963" w:rsidRDefault="00A04196">
      <w:pPr>
        <w:pStyle w:val="NoList1"/>
        <w:framePr w:w="2967" w:wrap="auto" w:hAnchor="text" w:x="1812" w:y="754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Support costs of open </w:t>
      </w:r>
      <w:r>
        <w:rPr>
          <w:rFonts w:ascii="Times New Roman"/>
          <w:color w:val="000000"/>
          <w:spacing w:val="-1"/>
          <w:sz w:val="24"/>
        </w:rPr>
        <w:t>API</w:t>
      </w:r>
    </w:p>
    <w:p w14:paraId="403995A7" w14:textId="77777777" w:rsidR="00702963" w:rsidRDefault="00A04196">
      <w:pPr>
        <w:pStyle w:val="NoList1"/>
        <w:framePr w:w="4733" w:wrap="auto" w:hAnchor="text" w:x="1812" w:y="796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Cybersecurity and funds embezzlement risks</w:t>
      </w:r>
    </w:p>
    <w:p w14:paraId="7C2F0061" w14:textId="77777777" w:rsidR="00702963" w:rsidRDefault="00A04196">
      <w:pPr>
        <w:pStyle w:val="NoList1"/>
        <w:framePr w:w="2210" w:wrap="auto" w:hAnchor="text" w:x="1812" w:y="837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 risks,</w:t>
      </w:r>
    </w:p>
    <w:p w14:paraId="322E8BD7" w14:textId="77777777" w:rsidR="00702963" w:rsidRDefault="00A04196">
      <w:pPr>
        <w:pStyle w:val="NoList1"/>
        <w:framePr w:w="3013" w:wrap="auto" w:hAnchor="text" w:x="1812" w:y="878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 and legal risks</w:t>
      </w:r>
    </w:p>
    <w:p w14:paraId="3EB781A9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biggest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infrastructure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9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becomes</w:t>
      </w:r>
    </w:p>
    <w:p w14:paraId="20F5FFF8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supermarket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platform.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1869A330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under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pressure,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platforms.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underway,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</w:p>
    <w:p w14:paraId="27A636F7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scaling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prevalence.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scaling.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Some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</w:p>
    <w:p w14:paraId="2E9762FF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disappear,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washed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away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wave.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New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distribution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</w:p>
    <w:p w14:paraId="00BD8C22" w14:textId="77777777" w:rsidR="00702963" w:rsidRDefault="00A04196">
      <w:pPr>
        <w:pStyle w:val="NoList1"/>
        <w:framePr w:w="9312" w:wrap="auto" w:hAnchor="text" w:x="1417" w:y="95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other,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 niche technologies.</w:t>
      </w:r>
    </w:p>
    <w:p w14:paraId="02B5B060" w14:textId="77777777" w:rsidR="00702963" w:rsidRDefault="00A04196">
      <w:pPr>
        <w:pStyle w:val="NoList1"/>
        <w:framePr w:w="9312" w:wrap="auto" w:hAnchor="text" w:x="1417" w:y="1202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platform.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(and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has)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0F3BF2F3" w14:textId="77777777" w:rsidR="00702963" w:rsidRDefault="00A04196">
      <w:pPr>
        <w:pStyle w:val="NoList1"/>
        <w:framePr w:w="9312" w:wrap="auto" w:hAnchor="text" w:x="1417" w:y="1202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platform,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attract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pack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</w:p>
    <w:p w14:paraId="09E4095E" w14:textId="77777777" w:rsidR="00702963" w:rsidRDefault="00A04196">
      <w:pPr>
        <w:pStyle w:val="NoList1"/>
        <w:framePr w:w="9312" w:wrap="auto" w:hAnchor="text" w:x="1417" w:y="1202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z w:val="24"/>
        </w:rPr>
        <w:t xml:space="preserve">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 client would be able to use much more products.</w:t>
      </w:r>
    </w:p>
    <w:p w14:paraId="0C47FF01" w14:textId="77777777" w:rsidR="00702963" w:rsidRDefault="00A04196">
      <w:pPr>
        <w:pStyle w:val="NoList1"/>
        <w:framePr w:w="9312" w:wrap="auto" w:hAnchor="text" w:x="1417" w:y="1325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Undoubtedly,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amplifies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opportunities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businesses.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Addition-</w:t>
      </w:r>
    </w:p>
    <w:p w14:paraId="410E8CC3" w14:textId="77777777" w:rsidR="00702963" w:rsidRDefault="00A04196">
      <w:pPr>
        <w:pStyle w:val="NoList1"/>
        <w:framePr w:w="9312" w:wrap="auto" w:hAnchor="text" w:x="1417" w:y="132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4"/>
          <w:sz w:val="24"/>
        </w:rPr>
        <w:t>ally,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 positions that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person’s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 data should belong to the person himself and a</w:t>
      </w:r>
    </w:p>
    <w:p w14:paraId="663AEA4B" w14:textId="77777777" w:rsidR="00702963" w:rsidRDefault="00A04196">
      <w:pPr>
        <w:pStyle w:val="NoList1"/>
        <w:framePr w:w="9312" w:wrap="auto" w:hAnchor="text" w:x="1417" w:y="132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person should have the right to dispose of this data at his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z w:val="24"/>
        </w:rPr>
        <w:t xml:space="preserve"> discretion.</w:t>
      </w:r>
    </w:p>
    <w:p w14:paraId="7D3B327B" w14:textId="77777777" w:rsidR="00702963" w:rsidRDefault="00A04196">
      <w:pPr>
        <w:pStyle w:val="NoList1"/>
        <w:framePr w:w="9312" w:wrap="auto" w:hAnchor="text" w:x="1417" w:y="1449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conclusion,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630CA6D2" w14:textId="77777777" w:rsidR="00702963" w:rsidRDefault="00A04196">
      <w:pPr>
        <w:pStyle w:val="NoList1"/>
        <w:framePr w:w="9312" w:wrap="auto" w:hAnchor="text" w:x="1417" w:y="1449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everything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security.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Un-</w:t>
      </w:r>
    </w:p>
    <w:p w14:paraId="7768B627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20</w:t>
      </w:r>
    </w:p>
    <w:p w14:paraId="0720FDA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7AF3FA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9293FD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2" w:name="br21"/>
      <w:bookmarkEnd w:id="292"/>
      <w:r>
        <w:rPr>
          <w:rFonts w:ascii="Arial"/>
          <w:color w:val="FF0000"/>
          <w:sz w:val="2"/>
        </w:rPr>
        <w:lastRenderedPageBreak/>
        <w:t xml:space="preserve"> </w:t>
      </w:r>
    </w:p>
    <w:p w14:paraId="7E83A71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fortunately,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1BAF460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secure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enough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responsibility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handling,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2E1F28E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leaks.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making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dynamic,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doesn’t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defend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right</w:t>
      </w:r>
    </w:p>
    <w:p w14:paraId="7C70168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confidentiality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measures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enough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31C39B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serious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serious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standards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needed.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1CDFF0A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junction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GDPR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alone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impregnable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transnational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561F631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 case of data leak and young faceless startups.</w:t>
      </w:r>
    </w:p>
    <w:p w14:paraId="0D2A8829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influences.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</w:p>
    <w:p w14:paraId="33B655F3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access will bring comfort and convenience in </w:t>
      </w:r>
      <w:r>
        <w:rPr>
          <w:rFonts w:ascii="Times New Roman"/>
          <w:color w:val="000000"/>
          <w:spacing w:val="-2"/>
          <w:sz w:val="24"/>
        </w:rPr>
        <w:t>industry.</w:t>
      </w:r>
    </w:p>
    <w:p w14:paraId="750C28EF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accelerates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Technologies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6E8B5AF9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life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everywhere.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tendencies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32DEFED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movement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</w:p>
    <w:p w14:paraId="445A3F79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much more available and develop significantly </w:t>
      </w:r>
      <w:r>
        <w:rPr>
          <w:rFonts w:ascii="Times New Roman"/>
          <w:color w:val="000000"/>
          <w:spacing w:val="-3"/>
          <w:sz w:val="24"/>
        </w:rPr>
        <w:t>faster.</w:t>
      </w:r>
    </w:p>
    <w:p w14:paraId="5541DFD8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adapt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</w:p>
    <w:p w14:paraId="5B3547F8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20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ago.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accessibility.</w:t>
      </w:r>
    </w:p>
    <w:p w14:paraId="2616E184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dictate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networks</w:t>
      </w:r>
    </w:p>
    <w:p w14:paraId="56D6586C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apps.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</w:p>
    <w:p w14:paraId="780B0E68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channels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places,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like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street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private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platforms,</w:t>
      </w:r>
    </w:p>
    <w:p w14:paraId="5B34B08E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0F660C55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been developing and progressing towards Open Banking.</w:t>
      </w:r>
    </w:p>
    <w:p w14:paraId="58F3DD10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initiative,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stimulated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</w:p>
    <w:p w14:paraId="1E7493E5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95A6CF0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order make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regulated platform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implementation of Open Banking.</w:t>
      </w:r>
    </w:p>
    <w:p w14:paraId="1D122E99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pretty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</w:p>
    <w:p w14:paraId="5D925D5A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concrete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default.</w:t>
      </w:r>
      <w:r>
        <w:rPr>
          <w:rFonts w:ascii="Times New Roman"/>
          <w:color w:val="000000"/>
          <w:spacing w:val="8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</w:p>
    <w:p w14:paraId="53142142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regulator,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as in </w:t>
      </w:r>
      <w:r>
        <w:rPr>
          <w:rFonts w:ascii="Times New Roman"/>
          <w:color w:val="000000"/>
          <w:spacing w:val="-1"/>
          <w:sz w:val="24"/>
        </w:rPr>
        <w:t>UK,</w:t>
      </w:r>
      <w:r>
        <w:rPr>
          <w:rFonts w:ascii="Times New Roman"/>
          <w:color w:val="000000"/>
          <w:sz w:val="24"/>
        </w:rPr>
        <w:t xml:space="preserve"> or by third-party middleware, which could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unified </w:t>
      </w:r>
      <w:r>
        <w:rPr>
          <w:rFonts w:ascii="Times New Roman"/>
          <w:color w:val="000000"/>
          <w:spacing w:val="-1"/>
          <w:sz w:val="24"/>
        </w:rPr>
        <w:t>API.</w:t>
      </w:r>
    </w:p>
    <w:p w14:paraId="464CB978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</w:p>
    <w:p w14:paraId="0873F7EE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combine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63FB15F0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terface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ready-made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</w:p>
    <w:p w14:paraId="32858609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</w:p>
    <w:p w14:paraId="4773C5AF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application interaction.</w:t>
      </w:r>
    </w:p>
    <w:p w14:paraId="3F73B02D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partly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543A93E0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independent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dependency.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647D6EF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service’s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functionality.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</w:p>
    <w:p w14:paraId="6D0D7181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21</w:t>
      </w:r>
    </w:p>
    <w:p w14:paraId="37C8442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8EC0B7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2800ED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3" w:name="br22"/>
      <w:bookmarkEnd w:id="293"/>
      <w:r>
        <w:rPr>
          <w:rFonts w:ascii="Arial"/>
          <w:color w:val="FF0000"/>
          <w:sz w:val="2"/>
        </w:rPr>
        <w:lastRenderedPageBreak/>
        <w:t xml:space="preserve"> </w:t>
      </w:r>
    </w:p>
    <w:p w14:paraId="75C66D0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platforms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compatible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5851895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</w:p>
    <w:p w14:paraId="4B0EF31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today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30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drastically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differ.</w:t>
      </w:r>
    </w:p>
    <w:p w14:paraId="178FEE4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illustration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FinTech—</w:t>
      </w:r>
    </w:p>
    <w:p w14:paraId="07B4F37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agrees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</w:p>
    <w:p w14:paraId="43ED9FC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business-platform,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takes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0E179D4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this?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3AF9ED5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outside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ac-</w:t>
      </w:r>
    </w:p>
    <w:p w14:paraId="2113B53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tivity.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confirmed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get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</w:p>
    <w:p w14:paraId="0C1BF42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Assuming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thinking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2772F2C2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definitive reason </w:t>
      </w:r>
      <w:r>
        <w:rPr>
          <w:rFonts w:ascii="Times New Roman"/>
          <w:color w:val="000000"/>
          <w:spacing w:val="-1"/>
          <w:sz w:val="24"/>
        </w:rPr>
        <w:t>why</w:t>
      </w:r>
      <w:r>
        <w:rPr>
          <w:rFonts w:ascii="Times New Roman"/>
          <w:color w:val="000000"/>
          <w:sz w:val="24"/>
        </w:rPr>
        <w:t xml:space="preserve"> clients do use platform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services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commercial </w:t>
      </w:r>
      <w:r>
        <w:rPr>
          <w:rFonts w:ascii="Times New Roman" w:hAnsi="Times New Roman" w:cs="Times New Roman"/>
          <w:color w:val="000000"/>
          <w:spacing w:val="-2"/>
          <w:sz w:val="24"/>
        </w:rPr>
        <w:t>platform’s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 product.</w:t>
      </w:r>
    </w:p>
    <w:p w14:paraId="7FD7CDD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something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similar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window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</w:t>
      </w:r>
    </w:p>
    <w:p w14:paraId="1500E1B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party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</w:p>
    <w:p w14:paraId="5DDFE1E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banks’</w:t>
      </w:r>
      <w:r>
        <w:rPr>
          <w:rFonts w:ascii="Times New Roman"/>
          <w:color w:val="000000"/>
          <w:sz w:val="24"/>
        </w:rPr>
        <w:t xml:space="preserve"> actions.</w:t>
      </w:r>
    </w:p>
    <w:p w14:paraId="70EA2C23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3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abstraction,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an-</w:t>
      </w:r>
    </w:p>
    <w:p w14:paraId="62AC3705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swers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”what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done”,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03C7A1D9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Remedy is </w:t>
      </w:r>
      <w:r>
        <w:rPr>
          <w:rFonts w:ascii="Times New Roman" w:hAnsi="Times New Roman" w:cs="Times New Roman"/>
          <w:color w:val="000000"/>
          <w:sz w:val="24"/>
        </w:rPr>
        <w:t>”how</w:t>
      </w:r>
      <w:r>
        <w:rPr>
          <w:rFonts w:ascii="Times New Roman"/>
          <w:color w:val="000000"/>
          <w:sz w:val="24"/>
        </w:rPr>
        <w:t xml:space="preserve"> it has to be </w:t>
      </w:r>
      <w:r>
        <w:rPr>
          <w:rFonts w:ascii="Times New Roman" w:hAnsi="Times New Roman" w:cs="Times New Roman"/>
          <w:color w:val="000000"/>
          <w:sz w:val="24"/>
        </w:rPr>
        <w:t>done”</w:t>
      </w:r>
      <w:r>
        <w:rPr>
          <w:rFonts w:ascii="Times New Roman"/>
          <w:color w:val="000000"/>
          <w:sz w:val="24"/>
        </w:rPr>
        <w:t xml:space="preserve"> and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shows final result of this directive.</w:t>
      </w:r>
    </w:p>
    <w:p w14:paraId="1C98ABF2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component,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everywhere</w:t>
      </w:r>
    </w:p>
    <w:p w14:paraId="2809198A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Undoubtedly,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projects</w:t>
      </w:r>
    </w:p>
    <w:p w14:paraId="00258693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desperately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imagine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advisor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applica-</w:t>
      </w:r>
    </w:p>
    <w:p w14:paraId="3AA854CC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manually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enter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portfolios.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</w:p>
    <w:p w14:paraId="66C9F412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Aggregation,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</w:p>
    <w:p w14:paraId="6CA53638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unified access to data.</w:t>
      </w:r>
    </w:p>
    <w:p w14:paraId="191E00D3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</w:p>
    <w:p w14:paraId="2F126982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Internet-platforms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infor-</w:t>
      </w:r>
    </w:p>
    <w:p w14:paraId="7066654F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mation to clients.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comes to this portal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specific services.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 is</w:t>
      </w:r>
    </w:p>
    <w:p w14:paraId="234973AC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word,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</w:p>
    <w:p w14:paraId="53E75D95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shows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philosophy.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concept</w:t>
      </w:r>
    </w:p>
    <w:p w14:paraId="6DFDFDA2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hard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context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struc-</w:t>
      </w:r>
    </w:p>
    <w:p w14:paraId="43F82E41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ture,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architecture,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basement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</w:p>
    <w:p w14:paraId="23135DF0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means,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must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transition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novel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</w:p>
    <w:p w14:paraId="3907905D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things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philosophy,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strategy,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723A00E5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36414B7A" w14:textId="77777777" w:rsidR="00702963" w:rsidRDefault="00A04196">
      <w:pPr>
        <w:pStyle w:val="NoList1"/>
        <w:framePr w:w="9313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stages.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Otherwise,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won’t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new.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</w:p>
    <w:p w14:paraId="01F94B9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22</w:t>
      </w:r>
    </w:p>
    <w:p w14:paraId="53D558D0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ABCFA8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EE5060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4" w:name="br23"/>
      <w:bookmarkEnd w:id="294"/>
      <w:r>
        <w:rPr>
          <w:rFonts w:ascii="Arial"/>
          <w:color w:val="FF0000"/>
          <w:sz w:val="2"/>
        </w:rPr>
        <w:lastRenderedPageBreak/>
        <w:t xml:space="preserve"> </w:t>
      </w:r>
    </w:p>
    <w:p w14:paraId="33244E3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vision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5-10</w:t>
      </w:r>
    </w:p>
    <w:p w14:paraId="12D8BB7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years, but innovations have to be implemented </w:t>
      </w:r>
      <w:r>
        <w:rPr>
          <w:rFonts w:ascii="Times New Roman"/>
          <w:color w:val="000000"/>
          <w:spacing w:val="-3"/>
          <w:sz w:val="24"/>
        </w:rPr>
        <w:t>today.</w:t>
      </w:r>
    </w:p>
    <w:p w14:paraId="1F9D96C2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true.</w:t>
      </w:r>
    </w:p>
    <w:p w14:paraId="7BAD5CFA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history,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reputation,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44D4CE1E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great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co-</w:t>
      </w:r>
    </w:p>
    <w:p w14:paraId="32F432EF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must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5D52D317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FinTech,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great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won’t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solve</w:t>
      </w:r>
    </w:p>
    <w:p w14:paraId="4D78F225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 banking industry problems.</w:t>
      </w:r>
    </w:p>
    <w:p w14:paraId="33EE58A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23</w:t>
      </w:r>
    </w:p>
    <w:p w14:paraId="59CB9EA9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392A8B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C60315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5" w:name="br24"/>
      <w:bookmarkEnd w:id="295"/>
      <w:r>
        <w:rPr>
          <w:rFonts w:ascii="Arial"/>
          <w:color w:val="FF0000"/>
          <w:sz w:val="2"/>
        </w:rPr>
        <w:lastRenderedPageBreak/>
        <w:t xml:space="preserve"> </w:t>
      </w:r>
    </w:p>
    <w:p w14:paraId="715229AD" w14:textId="77777777" w:rsidR="00702963" w:rsidRDefault="00A04196">
      <w:pPr>
        <w:pStyle w:val="NoList1"/>
        <w:framePr w:w="1655" w:wrap="auto" w:hAnchor="text" w:x="5245" w:y="16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 xml:space="preserve">CHAPTER </w:t>
      </w:r>
      <w:r>
        <w:rPr>
          <w:rFonts w:ascii="Times New Roman"/>
          <w:b/>
          <w:color w:val="000000"/>
          <w:sz w:val="24"/>
        </w:rPr>
        <w:t>II</w:t>
      </w:r>
    </w:p>
    <w:p w14:paraId="7815C5D5" w14:textId="77777777" w:rsidR="00702963" w:rsidRDefault="00A04196">
      <w:pPr>
        <w:pStyle w:val="NoList1"/>
        <w:framePr w:w="5394" w:wrap="auto" w:hAnchor="text" w:x="3376" w:y="23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Artificial Intelligence and Conversational Banking</w:t>
      </w:r>
    </w:p>
    <w:p w14:paraId="76538379" w14:textId="77777777" w:rsidR="00702963" w:rsidRDefault="00A04196">
      <w:pPr>
        <w:pStyle w:val="NoList1"/>
        <w:framePr w:w="9312" w:wrap="auto" w:hAnchor="text" w:x="1417" w:y="340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Most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7CE7A5F9" w14:textId="77777777" w:rsidR="00702963" w:rsidRDefault="00A04196">
      <w:pPr>
        <w:pStyle w:val="NoList1"/>
        <w:framePr w:w="9312" w:wrap="auto" w:hAnchor="text" w:x="1417" w:y="34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over-documented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formalized.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sufficient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</w:p>
    <w:p w14:paraId="5DD74CBF" w14:textId="77777777" w:rsidR="00702963" w:rsidRDefault="00A04196">
      <w:pPr>
        <w:pStyle w:val="NoList1"/>
        <w:framePr w:w="9312" w:wrap="auto" w:hAnchor="text" w:x="1417" w:y="34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kind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formalized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</w:p>
    <w:p w14:paraId="27A82F01" w14:textId="77777777" w:rsidR="00702963" w:rsidRDefault="00A04196">
      <w:pPr>
        <w:pStyle w:val="NoList1"/>
        <w:framePr w:w="9312" w:wrap="auto" w:hAnchor="text" w:x="1417" w:y="34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output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This determined formalized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z w:val="24"/>
        </w:rPr>
        <w:t xml:space="preserve"> is called an algorithm.</w:t>
      </w:r>
    </w:p>
    <w:p w14:paraId="7A1FF740" w14:textId="77777777" w:rsidR="00702963" w:rsidRDefault="00A04196">
      <w:pPr>
        <w:pStyle w:val="NoList1"/>
        <w:framePr w:w="9312" w:wrap="auto" w:hAnchor="text" w:x="1417" w:y="50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</w:p>
    <w:p w14:paraId="375D53CD" w14:textId="77777777" w:rsidR="00702963" w:rsidRDefault="00A04196">
      <w:pPr>
        <w:pStyle w:val="NoList1"/>
        <w:framePr w:w="9312" w:wrap="auto" w:hAnchor="text" w:x="1417" w:y="50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 an algorithm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solve problems, for which it is not designed.</w:t>
      </w:r>
    </w:p>
    <w:p w14:paraId="1264BB90" w14:textId="77777777" w:rsidR="00702963" w:rsidRDefault="00A04196">
      <w:pPr>
        <w:pStyle w:val="NoList1"/>
        <w:framePr w:w="9312" w:wrap="auto" w:hAnchor="text" w:x="1417" w:y="587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adapt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</w:t>
      </w:r>
    </w:p>
    <w:p w14:paraId="3D7C3FDB" w14:textId="77777777" w:rsidR="00702963" w:rsidRDefault="00A04196">
      <w:pPr>
        <w:pStyle w:val="NoList1"/>
        <w:framePr w:w="9312" w:wrap="auto" w:hAnchor="text" w:x="1417" w:y="58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previous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7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62AA8568" w14:textId="77777777" w:rsidR="00702963" w:rsidRDefault="00A04196">
      <w:pPr>
        <w:pStyle w:val="NoList1"/>
        <w:framePr w:w="9312" w:wrap="auto" w:hAnchor="text" w:x="1417" w:y="58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previous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corresponding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statistical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instru-</w:t>
      </w:r>
    </w:p>
    <w:p w14:paraId="42CCC03F" w14:textId="77777777" w:rsidR="00702963" w:rsidRDefault="00A04196">
      <w:pPr>
        <w:pStyle w:val="NoList1"/>
        <w:framePr w:w="9312" w:wrap="auto" w:hAnchor="text" w:x="1417" w:y="58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ments.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Aside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statistics,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science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</w:p>
    <w:p w14:paraId="43F80615" w14:textId="77777777" w:rsidR="00702963" w:rsidRDefault="00A04196">
      <w:pPr>
        <w:pStyle w:val="NoList1"/>
        <w:framePr w:w="9312" w:wrap="auto" w:hAnchor="text" w:x="1417" w:y="58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learning.</w:t>
      </w:r>
    </w:p>
    <w:p w14:paraId="1D0E1B43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z w:val="24"/>
        </w:rPr>
        <w:t xml:space="preserve">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 it is possible to create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 which would be able taking into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 pri-</w:t>
      </w:r>
    </w:p>
    <w:p w14:paraId="4138A5B1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adapted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corresponding</w:t>
      </w:r>
    </w:p>
    <w:p w14:paraId="353954AA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ever-changing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Thus,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7371BDAB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before,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intelligent.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</w:p>
    <w:p w14:paraId="6D864700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tell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</w:p>
    <w:p w14:paraId="535EAAD5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display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1CC9381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taking action with some degree of autonomy in order to achieve specific goals.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is typically</w:t>
      </w:r>
    </w:p>
    <w:p w14:paraId="5043ABCE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defined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ability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perform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cognitive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associate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</w:p>
    <w:p w14:paraId="4F22E610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minds,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perceiving,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reasoning,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problem-solving.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technolo-</w:t>
      </w:r>
    </w:p>
    <w:p w14:paraId="08E0C0B1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gies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enable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robotics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autonomous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vehicles,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computer</w:t>
      </w:r>
    </w:p>
    <w:p w14:paraId="314D07B7" w14:textId="77777777" w:rsidR="00702963" w:rsidRDefault="00A04196">
      <w:pPr>
        <w:pStyle w:val="NoList1"/>
        <w:framePr w:w="9312" w:wrap="auto" w:hAnchor="text" w:x="1417" w:y="79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vision, language, virtual agents, and machine learning.</w:t>
      </w:r>
    </w:p>
    <w:p w14:paraId="732DC0E8" w14:textId="77777777" w:rsidR="00702963" w:rsidRDefault="00A04196">
      <w:pPr>
        <w:pStyle w:val="NoList1"/>
        <w:framePr w:w="5688" w:wrap="auto" w:hAnchor="text" w:x="1417" w:y="130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2.1.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Modern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Approach</w:t>
      </w:r>
      <w:r>
        <w:rPr>
          <w:rFonts w:ascii="Times New Roman"/>
          <w:b/>
          <w:color w:val="000000"/>
          <w:sz w:val="24"/>
        </w:rPr>
        <w:t xml:space="preserve"> to Operational </w:t>
      </w:r>
      <w:r>
        <w:rPr>
          <w:rFonts w:ascii="Times New Roman"/>
          <w:b/>
          <w:color w:val="000000"/>
          <w:spacing w:val="-1"/>
          <w:sz w:val="24"/>
        </w:rPr>
        <w:t>bank</w:t>
      </w:r>
      <w:r>
        <w:rPr>
          <w:rFonts w:ascii="Times New Roman"/>
          <w:b/>
          <w:color w:val="000000"/>
          <w:sz w:val="24"/>
        </w:rPr>
        <w:t xml:space="preserve"> activity</w:t>
      </w:r>
    </w:p>
    <w:p w14:paraId="3D4E84C9" w14:textId="77777777" w:rsidR="00702963" w:rsidRDefault="00A04196">
      <w:pPr>
        <w:pStyle w:val="NoList1"/>
        <w:framePr w:w="9312" w:wrap="auto" w:hAnchor="text" w:x="1417" w:y="1379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equipped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technolo-</w:t>
      </w:r>
    </w:p>
    <w:p w14:paraId="0848DA48" w14:textId="77777777" w:rsidR="00702963" w:rsidRDefault="00A04196">
      <w:pPr>
        <w:pStyle w:val="NoList1"/>
        <w:framePr w:w="9312" w:wrap="auto" w:hAnchor="text" w:x="1417" w:y="1379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gies.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Fin-Tech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</w:p>
    <w:p w14:paraId="6DEAA5AA" w14:textId="77777777" w:rsidR="00702963" w:rsidRDefault="00A04196">
      <w:pPr>
        <w:pStyle w:val="NoList1"/>
        <w:framePr w:w="9312" w:wrap="auto" w:hAnchor="text" w:x="1417" w:y="1379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surpassing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limitations,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tech-</w:t>
      </w:r>
    </w:p>
    <w:p w14:paraId="5DE25CB9" w14:textId="77777777" w:rsidR="00702963" w:rsidRDefault="00A04196">
      <w:pPr>
        <w:pStyle w:val="NoList1"/>
        <w:framePr w:w="9312" w:wrap="auto" w:hAnchor="text" w:x="1417" w:y="1379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nologies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500C09A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24</w:t>
      </w:r>
    </w:p>
    <w:p w14:paraId="78DC6EAA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B8E65C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0E313B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6" w:name="br25"/>
      <w:bookmarkEnd w:id="296"/>
      <w:r>
        <w:rPr>
          <w:rFonts w:ascii="Arial"/>
          <w:color w:val="FF0000"/>
          <w:sz w:val="2"/>
        </w:rPr>
        <w:lastRenderedPageBreak/>
        <w:t xml:space="preserve"> </w:t>
      </w:r>
    </w:p>
    <w:p w14:paraId="0277B1C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sector.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gradual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computerization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44EB69B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leading to </w:t>
      </w:r>
      <w:r>
        <w:rPr>
          <w:rFonts w:ascii="Times New Roman"/>
          <w:color w:val="000000"/>
          <w:spacing w:val="-1"/>
          <w:sz w:val="24"/>
        </w:rPr>
        <w:t>larger</w:t>
      </w:r>
      <w:r>
        <w:rPr>
          <w:rFonts w:ascii="Times New Roman"/>
          <w:color w:val="000000"/>
          <w:sz w:val="24"/>
        </w:rPr>
        <w:t xml:space="preserve"> possibilities of application of artificial intelligence.</w:t>
      </w:r>
    </w:p>
    <w:p w14:paraId="1643968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accumulated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</w:p>
    <w:p w14:paraId="39F3A6D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relevant.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Some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note,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</w:p>
    <w:p w14:paraId="53547D7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emerging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critical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success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movers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positioned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6B5E25A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distinguish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themselves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better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advice,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constant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presence,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curated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ecosystems.</w:t>
      </w:r>
    </w:p>
    <w:p w14:paraId="15D684C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Firms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lag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strengths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keep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61B19B4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they once were.</w:t>
      </w:r>
    </w:p>
    <w:p w14:paraId="759F5885" w14:textId="77777777" w:rsidR="00702963" w:rsidRDefault="00A04196">
      <w:pPr>
        <w:pStyle w:val="NoList1"/>
        <w:framePr w:w="4845" w:wrap="auto" w:hAnchor="text" w:x="1417" w:y="527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2.1.1.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Investment and </w:t>
      </w:r>
      <w:r>
        <w:rPr>
          <w:rFonts w:ascii="Times New Roman"/>
          <w:b/>
          <w:color w:val="000000"/>
          <w:spacing w:val="-1"/>
          <w:sz w:val="24"/>
        </w:rPr>
        <w:t>Commercial</w:t>
      </w:r>
      <w:r>
        <w:rPr>
          <w:rFonts w:ascii="Times New Roman"/>
          <w:b/>
          <w:color w:val="000000"/>
          <w:sz w:val="24"/>
        </w:rPr>
        <w:t xml:space="preserve"> Banking</w:t>
      </w:r>
    </w:p>
    <w:p w14:paraId="7D13E312" w14:textId="77777777" w:rsidR="00702963" w:rsidRDefault="00A04196">
      <w:pPr>
        <w:pStyle w:val="NoList1"/>
        <w:framePr w:w="9312" w:wrap="auto" w:hAnchor="text" w:x="1417" w:y="604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pioneers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are,</w:t>
      </w:r>
    </w:p>
    <w:p w14:paraId="7EFB1402" w14:textId="77777777" w:rsidR="00702963" w:rsidRDefault="00A04196">
      <w:pPr>
        <w:pStyle w:val="NoList1"/>
        <w:framePr w:w="9312" w:wrap="auto" w:hAnchor="text" w:x="1417" w:y="604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day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trading</w:t>
      </w:r>
    </w:p>
    <w:p w14:paraId="013B9547" w14:textId="77777777" w:rsidR="00702963" w:rsidRDefault="00A04196">
      <w:pPr>
        <w:pStyle w:val="NoList1"/>
        <w:framePr w:w="9312" w:wrap="auto" w:hAnchor="text" w:x="1417" w:y="604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algorithms.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or-</w:t>
      </w:r>
    </w:p>
    <w:p w14:paraId="65DA84B4" w14:textId="77777777" w:rsidR="00702963" w:rsidRDefault="00A04196">
      <w:pPr>
        <w:pStyle w:val="NoList1"/>
        <w:framePr w:w="9312" w:wrap="auto" w:hAnchor="text" w:x="1417" w:y="604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news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alternative</w:t>
      </w:r>
    </w:p>
    <w:p w14:paraId="0B21EB46" w14:textId="77777777" w:rsidR="00702963" w:rsidRDefault="00A04196">
      <w:pPr>
        <w:pStyle w:val="NoList1"/>
        <w:framePr w:w="9312" w:wrap="auto" w:hAnchor="text" w:x="1417" w:y="604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data are news aggregators, expert networks and search query indexers.</w:t>
      </w:r>
    </w:p>
    <w:p w14:paraId="2F4BA15D" w14:textId="77777777" w:rsidR="00702963" w:rsidRDefault="00A04196">
      <w:pPr>
        <w:pStyle w:val="NoList1"/>
        <w:framePr w:w="9312" w:wrap="auto" w:hAnchor="text" w:x="1417" w:y="810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Most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hedge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suppose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exist-</w:t>
      </w:r>
    </w:p>
    <w:p w14:paraId="037A4AD3" w14:textId="77777777" w:rsidR="00702963" w:rsidRDefault="00A04196">
      <w:pPr>
        <w:pStyle w:val="NoList1"/>
        <w:framePr w:w="9312" w:wrap="auto" w:hAnchor="text" w:x="1417" w:y="8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dynamics,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disaggregation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regions</w:t>
      </w:r>
    </w:p>
    <w:p w14:paraId="0595328F" w14:textId="77777777" w:rsidR="00702963" w:rsidRDefault="00A04196">
      <w:pPr>
        <w:pStyle w:val="NoList1"/>
        <w:framePr w:w="9312" w:wrap="auto" w:hAnchor="text" w:x="1417" w:y="8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covered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MiFID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II,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legislative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regulate</w:t>
      </w:r>
    </w:p>
    <w:p w14:paraId="47C14A60" w14:textId="77777777" w:rsidR="00702963" w:rsidRDefault="00A04196">
      <w:pPr>
        <w:pStyle w:val="NoList1"/>
        <w:framePr w:w="9312" w:wrap="auto" w:hAnchor="text" w:x="1417" w:y="810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financial markets.</w:t>
      </w:r>
    </w:p>
    <w:p w14:paraId="5D4F2814" w14:textId="77777777" w:rsidR="00702963" w:rsidRDefault="00A04196">
      <w:pPr>
        <w:pStyle w:val="NoList1"/>
        <w:framePr w:w="9312" w:wrap="auto" w:hAnchor="text" w:x="1417" w:y="975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investors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</w:p>
    <w:p w14:paraId="40C173FD" w14:textId="77777777" w:rsidR="00702963" w:rsidRDefault="00A04196">
      <w:pPr>
        <w:pStyle w:val="NoList1"/>
        <w:framePr w:w="9312" w:wrap="auto" w:hAnchor="text" w:x="1417" w:y="97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analysts.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Some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investors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</w:p>
    <w:p w14:paraId="588B79E4" w14:textId="77777777" w:rsidR="00702963" w:rsidRDefault="00A04196">
      <w:pPr>
        <w:pStyle w:val="NoList1"/>
        <w:framePr w:w="9312" w:wrap="auto" w:hAnchor="text" w:x="1417" w:y="97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technologies.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researches,</w:t>
      </w:r>
    </w:p>
    <w:p w14:paraId="79CFF684" w14:textId="77777777" w:rsidR="00702963" w:rsidRDefault="00A04196">
      <w:pPr>
        <w:pStyle w:val="NoList1"/>
        <w:framePr w:w="9312" w:wrap="auto" w:hAnchor="text" w:x="1417" w:y="97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portfolio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3A312C3A" w14:textId="77777777" w:rsidR="00702963" w:rsidRDefault="00A04196">
      <w:pPr>
        <w:pStyle w:val="NoList1"/>
        <w:framePr w:w="9312" w:wrap="auto" w:hAnchor="text" w:x="1417" w:y="97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suppliers and solutions suppliers.</w:t>
      </w:r>
    </w:p>
    <w:p w14:paraId="0B7A73BB" w14:textId="77777777" w:rsidR="00702963" w:rsidRDefault="00A04196">
      <w:pPr>
        <w:pStyle w:val="NoList1"/>
        <w:framePr w:w="9312" w:wrap="auto" w:hAnchor="text" w:x="1417" w:y="1181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status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depends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size.</w:t>
      </w:r>
    </w:p>
    <w:p w14:paraId="73B68B6C" w14:textId="77777777" w:rsidR="00702963" w:rsidRDefault="00A04196">
      <w:pPr>
        <w:pStyle w:val="NoList1"/>
        <w:framePr w:w="9312" w:wrap="auto" w:hAnchor="text" w:x="1417" w:y="1181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players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</w:p>
    <w:p w14:paraId="3D0F9ACE" w14:textId="77777777" w:rsidR="00702963" w:rsidRDefault="00A04196">
      <w:pPr>
        <w:pStyle w:val="NoList1"/>
        <w:framePr w:w="9312" w:wrap="auto" w:hAnchor="text" w:x="1417" w:y="1181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60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success.</w:t>
      </w:r>
      <w:r>
        <w:rPr>
          <w:rFonts w:ascii="Times New Roman"/>
          <w:color w:val="000000"/>
          <w:spacing w:val="10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</w:p>
    <w:p w14:paraId="1AB2B252" w14:textId="77777777" w:rsidR="00702963" w:rsidRDefault="00A04196">
      <w:pPr>
        <w:pStyle w:val="NoList1"/>
        <w:framePr w:w="9312" w:wrap="auto" w:hAnchor="text" w:x="1417" w:y="1181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progressive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10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70%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studied</w:t>
      </w:r>
    </w:p>
    <w:p w14:paraId="546FB354" w14:textId="77777777" w:rsidR="00702963" w:rsidRDefault="00A04196">
      <w:pPr>
        <w:pStyle w:val="NoList1"/>
        <w:framePr w:w="9312" w:wrap="auto" w:hAnchor="text" w:x="1417" w:y="1181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and have implemented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for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z w:val="24"/>
        </w:rPr>
        <w:t xml:space="preserve"> or </w:t>
      </w:r>
      <w:r>
        <w:rPr>
          <w:rFonts w:ascii="Times New Roman"/>
          <w:color w:val="000000"/>
          <w:spacing w:val="-1"/>
          <w:sz w:val="24"/>
        </w:rPr>
        <w:t>back-office</w:t>
      </w:r>
      <w:r>
        <w:rPr>
          <w:rFonts w:ascii="Times New Roman"/>
          <w:color w:val="000000"/>
          <w:sz w:val="24"/>
        </w:rPr>
        <w:t xml:space="preserve"> functions.</w:t>
      </w:r>
    </w:p>
    <w:p w14:paraId="5C3F788D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middle-size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seems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pessimistic.</w:t>
      </w:r>
      <w:r>
        <w:rPr>
          <w:rFonts w:ascii="Times New Roman"/>
          <w:color w:val="000000"/>
          <w:spacing w:val="1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</w:p>
    <w:p w14:paraId="0A00ADAA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strategies,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place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57131093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vesting billions of dollars, for midsize banks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not even on the </w:t>
      </w:r>
      <w:r>
        <w:rPr>
          <w:rFonts w:ascii="Times New Roman"/>
          <w:color w:val="000000"/>
          <w:spacing w:val="-3"/>
          <w:sz w:val="24"/>
        </w:rPr>
        <w:t>radar.</w:t>
      </w:r>
    </w:p>
    <w:p w14:paraId="116FABA0" w14:textId="77777777" w:rsidR="00702963" w:rsidRDefault="00A04196">
      <w:pPr>
        <w:pStyle w:val="NoList1"/>
        <w:framePr w:w="8745" w:wrap="auto" w:hAnchor="text" w:x="1984" w:y="1510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comparison,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since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2016,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</w:p>
    <w:p w14:paraId="0417D2E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25</w:t>
      </w:r>
    </w:p>
    <w:p w14:paraId="210276C2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692A29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274DBA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7" w:name="br26"/>
      <w:bookmarkEnd w:id="297"/>
      <w:r>
        <w:rPr>
          <w:rFonts w:ascii="Arial"/>
          <w:color w:val="FF0000"/>
          <w:sz w:val="2"/>
        </w:rPr>
        <w:lastRenderedPageBreak/>
        <w:t xml:space="preserve"> </w:t>
      </w:r>
    </w:p>
    <w:p w14:paraId="081AF96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20%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midsize,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implemented,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planned</w:t>
      </w:r>
    </w:p>
    <w:p w14:paraId="0DDF6BC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2%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deployed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</w:p>
    <w:p w14:paraId="4F37102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 other Artificial Intelligence technologies.</w:t>
      </w:r>
    </w:p>
    <w:p w14:paraId="0E72A379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limitations.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5EF6187F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dependent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dependent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investments.</w:t>
      </w:r>
    </w:p>
    <w:p w14:paraId="22169B2D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now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capitalize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power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automa-</w:t>
      </w:r>
    </w:p>
    <w:p w14:paraId="584BDB6C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 and intelligence to truly transform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their </w:t>
      </w:r>
      <w:r>
        <w:rPr>
          <w:rFonts w:ascii="Times New Roman"/>
          <w:color w:val="000000"/>
          <w:spacing w:val="-1"/>
          <w:sz w:val="24"/>
        </w:rPr>
        <w:t>organizations.</w:t>
      </w:r>
    </w:p>
    <w:p w14:paraId="712DA269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Midsize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mega-sized</w:t>
      </w:r>
    </w:p>
    <w:p w14:paraId="7EBC90B9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counterparts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R&amp;D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budgets.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worse,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gap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non-large</w:t>
      </w:r>
    </w:p>
    <w:p w14:paraId="23090FB5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because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works.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operates,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2DAC4808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useful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harder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becomes</w:t>
      </w:r>
    </w:p>
    <w:p w14:paraId="45541400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catch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up.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early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gain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head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months—even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years—to</w:t>
      </w:r>
    </w:p>
    <w:p w14:paraId="45902D93" w14:textId="77777777" w:rsidR="00702963" w:rsidRDefault="00A04196">
      <w:pPr>
        <w:pStyle w:val="NoList1"/>
        <w:framePr w:w="9312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gather data and </w:t>
      </w:r>
      <w:r>
        <w:rPr>
          <w:rFonts w:ascii="Times New Roman" w:hAnsi="Times New Roman" w:cs="Times New Roman"/>
          <w:color w:val="000000"/>
          <w:sz w:val="24"/>
        </w:rPr>
        <w:t>“train”</w:t>
      </w:r>
      <w:r>
        <w:rPr>
          <w:rFonts w:ascii="Times New Roman"/>
          <w:color w:val="000000"/>
          <w:sz w:val="24"/>
        </w:rPr>
        <w:t xml:space="preserve"> their self-learning, intelligent applications.</w:t>
      </w:r>
    </w:p>
    <w:p w14:paraId="4731379E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currently Artificial </w:t>
      </w:r>
      <w:r>
        <w:rPr>
          <w:rFonts w:ascii="Times New Roman"/>
          <w:color w:val="000000"/>
          <w:spacing w:val="-2"/>
          <w:sz w:val="24"/>
        </w:rPr>
        <w:t>Technologies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 available mostly to big players.</w:t>
      </w:r>
    </w:p>
    <w:p w14:paraId="462F92B9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midsize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smaller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everything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lost,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</w:p>
    <w:p w14:paraId="2A1C9362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option.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</w:p>
    <w:p w14:paraId="254ED7B7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applying</w:t>
      </w:r>
    </w:p>
    <w:p w14:paraId="5CB65B66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tested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Pilot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innova-</w:t>
      </w:r>
    </w:p>
    <w:p w14:paraId="5ADD42AD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labs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 banks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 unions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chance 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test, learn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refine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your</w:t>
      </w:r>
      <w:r>
        <w:rPr>
          <w:rFonts w:ascii="Times New Roman"/>
          <w:color w:val="000000"/>
          <w:spacing w:val="-1"/>
          <w:sz w:val="24"/>
        </w:rPr>
        <w:t xml:space="preserve"> AI</w:t>
      </w:r>
      <w:r>
        <w:rPr>
          <w:rFonts w:ascii="Times New Roman"/>
          <w:color w:val="000000"/>
          <w:sz w:val="24"/>
        </w:rPr>
        <w:t xml:space="preserve"> initiatives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a</w:t>
      </w:r>
    </w:p>
    <w:p w14:paraId="7553D2E4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relatively small cost, before seeking funding for full-scale roll-outs.</w:t>
      </w:r>
    </w:p>
    <w:p w14:paraId="2BCE722F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ac-</w:t>
      </w:r>
    </w:p>
    <w:p w14:paraId="29FF4A92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knowledge as Artificial Intelligence, what are its forms and possible use-cases in practice.</w:t>
      </w:r>
    </w:p>
    <w:p w14:paraId="41DC802E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Due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unified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theoretical</w:t>
      </w:r>
    </w:p>
    <w:p w14:paraId="432E46F1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forecasts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</w:t>
      </w:r>
    </w:p>
    <w:p w14:paraId="61646A69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drastically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64531655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development.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workforce</w:t>
      </w:r>
    </w:p>
    <w:p w14:paraId="628CB310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replacement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reformations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ABE5423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existing </w:t>
      </w:r>
      <w:r>
        <w:rPr>
          <w:rFonts w:ascii="Times New Roman"/>
          <w:color w:val="000000"/>
          <w:spacing w:val="-1"/>
          <w:sz w:val="24"/>
        </w:rPr>
        <w:t>organizational</w:t>
      </w:r>
      <w:r>
        <w:rPr>
          <w:rFonts w:ascii="Times New Roman"/>
          <w:color w:val="000000"/>
          <w:sz w:val="24"/>
        </w:rPr>
        <w:t xml:space="preserve"> structure.</w:t>
      </w:r>
    </w:p>
    <w:p w14:paraId="02AEAF11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</w:p>
    <w:p w14:paraId="027EC552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inventing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introduce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qualitatively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challenges,</w:t>
      </w:r>
    </w:p>
    <w:p w14:paraId="5464795C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and, as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 developing brand-new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sources of income.</w:t>
      </w:r>
    </w:p>
    <w:p w14:paraId="2D90B375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lots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areas.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</w:p>
    <w:p w14:paraId="23415710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needed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ability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harness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key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ways: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CB5C633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analyze, to act, and to improve by self-learning.</w:t>
      </w:r>
    </w:p>
    <w:p w14:paraId="04814DA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26</w:t>
      </w:r>
    </w:p>
    <w:p w14:paraId="6F8C98D7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FD0718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A9F566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8" w:name="br27"/>
      <w:bookmarkEnd w:id="298"/>
      <w:r>
        <w:rPr>
          <w:rFonts w:ascii="Arial"/>
          <w:color w:val="FF0000"/>
          <w:sz w:val="2"/>
        </w:rPr>
        <w:lastRenderedPageBreak/>
        <w:t xml:space="preserve"> </w:t>
      </w:r>
    </w:p>
    <w:p w14:paraId="4DC18C1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clerical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workload,</w:t>
      </w:r>
    </w:p>
    <w:p w14:paraId="1528723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paperwork,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sets.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age,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</w:t>
      </w:r>
    </w:p>
    <w:p w14:paraId="4BB2D81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storage.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</w:p>
    <w:p w14:paraId="2717B21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save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-1"/>
          <w:sz w:val="24"/>
        </w:rPr>
        <w:t xml:space="preserve"> organizational </w:t>
      </w:r>
      <w:r>
        <w:rPr>
          <w:rFonts w:ascii="Times New Roman"/>
          <w:color w:val="000000"/>
          <w:sz w:val="24"/>
        </w:rPr>
        <w:t>structure,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embed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tech-</w:t>
      </w:r>
    </w:p>
    <w:p w14:paraId="53189CE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nologies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everyday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practice.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way,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</w:p>
    <w:p w14:paraId="72486E15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5FB41AD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each of those levels.</w:t>
      </w:r>
    </w:p>
    <w:p w14:paraId="1B772DE2" w14:textId="77777777" w:rsidR="00702963" w:rsidRDefault="00A04196">
      <w:pPr>
        <w:pStyle w:val="NoList1"/>
        <w:framePr w:w="3887" w:wrap="auto" w:hAnchor="text" w:x="1417" w:y="486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2.1.2.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Internal Banking Operation</w:t>
      </w:r>
    </w:p>
    <w:p w14:paraId="46280746" w14:textId="77777777" w:rsidR="00702963" w:rsidRDefault="00A04196">
      <w:pPr>
        <w:pStyle w:val="NoList1"/>
        <w:framePr w:w="3887" w:wrap="auto" w:hAnchor="text" w:x="1417" w:y="4865"/>
        <w:widowControl w:val="0"/>
        <w:autoSpaceDE w:val="0"/>
        <w:autoSpaceDN w:val="0"/>
        <w:spacing w:before="506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Back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Office</w:t>
      </w:r>
    </w:p>
    <w:p w14:paraId="08ABEFE9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</w:p>
    <w:p w14:paraId="471F6B33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enormous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repeating</w:t>
      </w:r>
    </w:p>
    <w:p w14:paraId="1B606E27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actions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Clearing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Settlement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appliance</w:t>
      </w:r>
    </w:p>
    <w:p w14:paraId="5D6E93DA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AI</w:t>
      </w:r>
      <w:r>
        <w:rPr>
          <w:rFonts w:ascii="Times New Roman"/>
          <w:color w:val="000000"/>
          <w:sz w:val="24"/>
        </w:rPr>
        <w:t xml:space="preserve"> 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solutions, that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automatically</w:t>
      </w:r>
    </w:p>
    <w:p w14:paraId="762AE92F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builds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back-office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efficiency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</w:p>
    <w:p w14:paraId="6740ABDB" w14:textId="77777777" w:rsidR="00702963" w:rsidRDefault="00A04196">
      <w:pPr>
        <w:pStyle w:val="NoList1"/>
        <w:framePr w:w="9312" w:wrap="auto" w:hAnchor="text" w:x="1417" w:y="62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automation.</w:t>
      </w:r>
    </w:p>
    <w:p w14:paraId="370DCD19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Ironically,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intervention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negatively,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</w:p>
    <w:p w14:paraId="2781F813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positively.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calculations,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responsible</w:t>
      </w:r>
    </w:p>
    <w:p w14:paraId="4016A906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decision-making,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repetitive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tasks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variability</w:t>
      </w:r>
    </w:p>
    <w:p w14:paraId="405F26E4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(in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 back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end)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clearing/settlement/operational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partic-</w:t>
      </w:r>
    </w:p>
    <w:p w14:paraId="1D63DF42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ularly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great,”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says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Pascal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Bouvier,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venture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partner</w:t>
      </w:r>
    </w:p>
    <w:p w14:paraId="1B78A612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Santander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InnoVentures,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venture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capital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Spanish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E87B1C3" w14:textId="77777777" w:rsidR="00702963" w:rsidRDefault="00A04196">
      <w:pPr>
        <w:pStyle w:val="NoList1"/>
        <w:framePr w:w="9312" w:wrap="auto" w:hAnchor="text" w:x="1417" w:y="867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early stage </w:t>
      </w:r>
      <w:r>
        <w:rPr>
          <w:rFonts w:ascii="Times New Roman"/>
          <w:color w:val="000000"/>
          <w:spacing w:val="-2"/>
          <w:sz w:val="24"/>
        </w:rPr>
        <w:t>Fin-Techs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 those focused on AI.</w:t>
      </w:r>
    </w:p>
    <w:p w14:paraId="36BB9301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attention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applied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directed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</w:p>
    <w:p w14:paraId="55036F4B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profitability.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McKinsey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JP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Morgan,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</w:p>
    <w:p w14:paraId="7FD17997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started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2017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1.7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</w:p>
    <w:p w14:paraId="2232A4E5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processed this </w:t>
      </w:r>
      <w:r>
        <w:rPr>
          <w:rFonts w:ascii="Times New Roman"/>
          <w:color w:val="000000"/>
          <w:spacing w:val="-6"/>
          <w:sz w:val="24"/>
        </w:rPr>
        <w:t>way,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 is equal to yearly full-time workforce of 40 employees.</w:t>
      </w:r>
    </w:p>
    <w:p w14:paraId="0BECB598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 it is possible for bank to transfer to robotic solutions such operations as:</w:t>
      </w:r>
    </w:p>
    <w:p w14:paraId="12FF37E0" w14:textId="77777777" w:rsidR="00702963" w:rsidRDefault="00A04196">
      <w:pPr>
        <w:pStyle w:val="NoList1"/>
        <w:framePr w:w="9313" w:wrap="auto" w:hAnchor="text" w:x="1417" w:y="11559"/>
        <w:widowControl w:val="0"/>
        <w:autoSpaceDE w:val="0"/>
        <w:autoSpaceDN w:val="0"/>
        <w:spacing w:before="147" w:after="0" w:line="265" w:lineRule="exact"/>
        <w:ind w:left="395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 processing of legal entities and individuals</w:t>
      </w:r>
    </w:p>
    <w:p w14:paraId="640F53EE" w14:textId="77777777" w:rsidR="00702963" w:rsidRDefault="00A04196">
      <w:pPr>
        <w:pStyle w:val="NoList1"/>
        <w:framePr w:w="3930" w:wrap="auto" w:hAnchor="text" w:x="1812" w:y="1402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 of unidentified payments</w:t>
      </w:r>
    </w:p>
    <w:p w14:paraId="3B13BD35" w14:textId="77777777" w:rsidR="00702963" w:rsidRDefault="00A04196">
      <w:pPr>
        <w:pStyle w:val="NoList1"/>
        <w:framePr w:w="4447" w:wrap="auto" w:hAnchor="text" w:x="1812" w:y="144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 data change based on statement</w:t>
      </w:r>
    </w:p>
    <w:p w14:paraId="7F4E7BBB" w14:textId="77777777" w:rsidR="00702963" w:rsidRDefault="00A04196">
      <w:pPr>
        <w:pStyle w:val="NoList1"/>
        <w:framePr w:w="5902" w:wrap="auto" w:hAnchor="text" w:x="1812" w:y="1485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Editing credit agreements based on individual statements</w:t>
      </w:r>
    </w:p>
    <w:p w14:paraId="00EDC134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27</w:t>
      </w:r>
    </w:p>
    <w:p w14:paraId="3C199C91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D9834C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32C996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299" w:name="br28"/>
      <w:bookmarkEnd w:id="299"/>
      <w:r>
        <w:rPr>
          <w:rFonts w:ascii="Arial"/>
          <w:color w:val="FF0000"/>
          <w:sz w:val="2"/>
        </w:rPr>
        <w:lastRenderedPageBreak/>
        <w:t xml:space="preserve"> </w:t>
      </w:r>
    </w:p>
    <w:p w14:paraId="310583E5" w14:textId="77777777" w:rsidR="00702963" w:rsidRDefault="00A04196">
      <w:pPr>
        <w:pStyle w:val="NoList1"/>
        <w:framePr w:w="2522" w:wrap="auto" w:hAnchor="text" w:x="1812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 processing</w:t>
      </w:r>
    </w:p>
    <w:p w14:paraId="3BA1B79E" w14:textId="77777777" w:rsidR="00702963" w:rsidRDefault="00A04196">
      <w:pPr>
        <w:pStyle w:val="NoList1"/>
        <w:framePr w:w="2522" w:wrap="auto" w:hAnchor="text" w:x="1812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 underwriting</w:t>
      </w:r>
    </w:p>
    <w:p w14:paraId="460DF08E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Another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incoming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scanning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pro-</w:t>
      </w:r>
    </w:p>
    <w:p w14:paraId="1FD24E5B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grams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recognize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standard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performers.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Naturally,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kind</w:t>
      </w:r>
    </w:p>
    <w:p w14:paraId="6214B992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filters,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fit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char-</w:t>
      </w:r>
    </w:p>
    <w:p w14:paraId="501FFEF0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acteristics,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review.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recognizing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typical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</w:p>
    <w:p w14:paraId="7684226A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fill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typical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4629258F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legal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compliance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divisions.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</w:p>
    <w:p w14:paraId="3392ABE7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aligned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established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z w:val="24"/>
        </w:rPr>
        <w:t xml:space="preserve"> undeniable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benefits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artifi-</w:t>
      </w:r>
    </w:p>
    <w:p w14:paraId="1CD9854D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fully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felt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continuous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update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upgrade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5FDBA048" w14:textId="77777777" w:rsidR="00702963" w:rsidRDefault="00A04196">
      <w:pPr>
        <w:pStyle w:val="NoList1"/>
        <w:framePr w:w="9312" w:wrap="auto" w:hAnchor="text" w:x="1417" w:y="2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technological base.</w:t>
      </w:r>
    </w:p>
    <w:p w14:paraId="07A0C4AC" w14:textId="77777777" w:rsidR="00702963" w:rsidRDefault="00A04196">
      <w:pPr>
        <w:pStyle w:val="NoList1"/>
        <w:framePr w:w="9312" w:wrap="auto" w:hAnchor="text" w:x="1417" w:y="631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refer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remittance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matching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solutions,</w:t>
      </w:r>
    </w:p>
    <w:p w14:paraId="3DA5BE25" w14:textId="77777777" w:rsidR="00702963" w:rsidRDefault="00A04196">
      <w:pPr>
        <w:pStyle w:val="NoList1"/>
        <w:framePr w:w="9312" w:wrap="auto" w:hAnchor="text" w:x="1417" w:y="63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straight-through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Deluxe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A7C6C1B" w14:textId="77777777" w:rsidR="00702963" w:rsidRDefault="00A04196">
      <w:pPr>
        <w:pStyle w:val="NoList1"/>
        <w:framePr w:w="9312" w:wrap="auto" w:hAnchor="text" w:x="1417" w:y="63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remittance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matching,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shorten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Days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Sales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Outstanding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same-day</w:t>
      </w:r>
    </w:p>
    <w:p w14:paraId="324C1968" w14:textId="77777777" w:rsidR="00702963" w:rsidRDefault="00A04196">
      <w:pPr>
        <w:pStyle w:val="NoList1"/>
        <w:framePr w:w="9312" w:wrap="auto" w:hAnchor="text" w:x="1417" w:y="63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posting</w:t>
      </w:r>
    </w:p>
    <w:p w14:paraId="2C777D34" w14:textId="77777777" w:rsidR="00702963" w:rsidRDefault="00A04196">
      <w:pPr>
        <w:pStyle w:val="NoList1"/>
        <w:framePr w:w="1654" w:wrap="auto" w:hAnchor="text" w:x="1984" w:y="819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Middle Office</w:t>
      </w:r>
    </w:p>
    <w:p w14:paraId="7F0B063C" w14:textId="77777777" w:rsidR="00702963" w:rsidRDefault="00A04196">
      <w:pPr>
        <w:pStyle w:val="NoList1"/>
        <w:framePr w:w="9312" w:wrap="auto" w:hAnchor="text" w:x="1417" w:y="877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comparison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primarily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infrastructural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</w:p>
    <w:p w14:paraId="64FB1D89" w14:textId="77777777" w:rsidR="00702963" w:rsidRDefault="00A04196">
      <w:pPr>
        <w:pStyle w:val="NoList1"/>
        <w:framePr w:w="9312" w:wrap="auto" w:hAnchor="text" w:x="1417" w:y="87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biggest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cuts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optimizations.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0A906C9" w14:textId="77777777" w:rsidR="00702963" w:rsidRDefault="00A04196">
      <w:pPr>
        <w:pStyle w:val="NoList1"/>
        <w:framePr w:w="9312" w:wrap="auto" w:hAnchor="text" w:x="1417" w:y="87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researches,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alone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$217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50%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savings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</w:p>
    <w:p w14:paraId="3F7603B8" w14:textId="77777777" w:rsidR="00702963" w:rsidRDefault="00A04196">
      <w:pPr>
        <w:pStyle w:val="NoList1"/>
        <w:framePr w:w="9312" w:wrap="auto" w:hAnchor="text" w:x="1417" w:y="87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by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for banks by 2023.</w:t>
      </w:r>
    </w:p>
    <w:p w14:paraId="2D797440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hidden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276D7CE4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bridge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</w:p>
    <w:p w14:paraId="2E5CEECD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flexible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strict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Hence,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na-</w:t>
      </w:r>
    </w:p>
    <w:p w14:paraId="3E41FC40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documented,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statistical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disturbance.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Thus,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0476EB8F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sensible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</w:p>
    <w:p w14:paraId="61378B4A" w14:textId="77777777" w:rsidR="00702963" w:rsidRDefault="00A04196">
      <w:pPr>
        <w:pStyle w:val="NoList1"/>
        <w:framePr w:w="9312" w:wrap="auto" w:hAnchor="text" w:x="1417" w:y="1041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banking.</w:t>
      </w:r>
    </w:p>
    <w:p w14:paraId="2AE77485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combination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backfire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unpre-</w:t>
      </w:r>
    </w:p>
    <w:p w14:paraId="0C6DD59B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dictable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everyday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probably,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area</w:t>
      </w:r>
    </w:p>
    <w:p w14:paraId="6CA85321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Scoring.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calculating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scores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1089FF32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mathematical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new,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previously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unknown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patterns.</w:t>
      </w:r>
    </w:p>
    <w:p w14:paraId="190FCB5A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 xml:space="preserve">As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private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user’s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footprint,</w:t>
      </w:r>
    </w:p>
    <w:p w14:paraId="0DF8F94A" w14:textId="77777777" w:rsidR="00702963" w:rsidRDefault="00A04196">
      <w:pPr>
        <w:pStyle w:val="NoList1"/>
        <w:framePr w:w="9312" w:wrap="auto" w:hAnchor="text" w:x="1417" w:y="128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enormous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true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</w:p>
    <w:p w14:paraId="23804B33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28</w:t>
      </w:r>
    </w:p>
    <w:p w14:paraId="0BD1A9AA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56692D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B1BD86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0" w:name="br29"/>
      <w:bookmarkEnd w:id="300"/>
      <w:r>
        <w:rPr>
          <w:rFonts w:ascii="Arial"/>
          <w:color w:val="FF0000"/>
          <w:sz w:val="2"/>
        </w:rPr>
        <w:lastRenderedPageBreak/>
        <w:t xml:space="preserve"> </w:t>
      </w:r>
    </w:p>
    <w:p w14:paraId="064AF91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history,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old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history,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score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14:paraId="0543786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 other clients.</w:t>
      </w:r>
    </w:p>
    <w:p w14:paraId="086E90A3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Anti-fraud.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Practically,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</w:p>
    <w:p w14:paraId="14AF7DCE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Scoring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unpredictable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2B7A1158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history,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4F817B7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location,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combinations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users.</w:t>
      </w:r>
    </w:p>
    <w:p w14:paraId="3CB28A8B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ATMs,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2879BFC7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true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CRM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61BF017E" w14:textId="77777777" w:rsidR="00702963" w:rsidRDefault="00A04196">
      <w:pPr>
        <w:pStyle w:val="NoList1"/>
        <w:framePr w:w="9312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 employees as well.</w:t>
      </w:r>
    </w:p>
    <w:p w14:paraId="77A9348F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Furthermore, the same reasoning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 true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for both </w:t>
      </w:r>
      <w:r>
        <w:rPr>
          <w:rFonts w:ascii="Times New Roman"/>
          <w:color w:val="000000"/>
          <w:spacing w:val="-1"/>
          <w:sz w:val="24"/>
        </w:rPr>
        <w:t>KYC</w:t>
      </w:r>
      <w:r>
        <w:rPr>
          <w:rFonts w:ascii="Times New Roman"/>
          <w:color w:val="000000"/>
          <w:sz w:val="24"/>
        </w:rPr>
        <w:t xml:space="preserve"> and </w:t>
      </w:r>
      <w:r>
        <w:rPr>
          <w:rFonts w:ascii="Times New Roman"/>
          <w:color w:val="000000"/>
          <w:spacing w:val="-1"/>
          <w:sz w:val="24"/>
        </w:rPr>
        <w:t>AML</w:t>
      </w:r>
      <w:r>
        <w:rPr>
          <w:rFonts w:ascii="Times New Roman"/>
          <w:color w:val="000000"/>
          <w:sz w:val="24"/>
        </w:rPr>
        <w:t xml:space="preserve"> compliance.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 general,</w:t>
      </w:r>
    </w:p>
    <w:p w14:paraId="31524078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KYC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AML,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unified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pool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B801270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probabilistic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matching,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progressive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self-training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pattern-based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B501A2B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conjunction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features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0B08C867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credit and risk underwriting.</w:t>
      </w:r>
    </w:p>
    <w:p w14:paraId="6AFCD6A8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estimations,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20%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</w:p>
    <w:p w14:paraId="00C3D090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reduction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productivity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increase.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Most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potential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</w:p>
    <w:p w14:paraId="7324DC95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minimization of risk consequences.</w:t>
      </w:r>
    </w:p>
    <w:p w14:paraId="682F29C7" w14:textId="77777777" w:rsidR="00702963" w:rsidRDefault="00A04196">
      <w:pPr>
        <w:pStyle w:val="NoList1"/>
        <w:framePr w:w="9313" w:wrap="auto" w:hAnchor="text" w:x="1417" w:y="842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"/>
          <w:sz w:val="24"/>
        </w:rPr>
        <w:t xml:space="preserve"> may </w:t>
      </w:r>
      <w:r>
        <w:rPr>
          <w:rFonts w:ascii="Times New Roman"/>
          <w:color w:val="000000"/>
          <w:sz w:val="24"/>
        </w:rPr>
        <w:t>frame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 unlawful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behavior,</w:t>
      </w:r>
      <w:r>
        <w:rPr>
          <w:rFonts w:ascii="Times New Roman"/>
          <w:color w:val="000000"/>
          <w:sz w:val="24"/>
        </w:rPr>
        <w:t xml:space="preserve"> including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non-stereotypical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one.</w:t>
      </w:r>
    </w:p>
    <w:p w14:paraId="7462A104" w14:textId="77777777" w:rsidR="00702963" w:rsidRDefault="00A04196">
      <w:pPr>
        <w:pStyle w:val="NoList1"/>
        <w:framePr w:w="9313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evidence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fraud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illegally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money</w:t>
      </w:r>
    </w:p>
    <w:p w14:paraId="06C7FB9C" w14:textId="77777777" w:rsidR="00702963" w:rsidRDefault="00A04196">
      <w:pPr>
        <w:pStyle w:val="NoList1"/>
        <w:framePr w:w="9313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laundering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attempt.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way,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criminal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identification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10C4B8A" w14:textId="77777777" w:rsidR="00702963" w:rsidRDefault="00A04196">
      <w:pPr>
        <w:pStyle w:val="NoList1"/>
        <w:framePr w:w="9313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revealing unlawful </w:t>
      </w:r>
      <w:r>
        <w:rPr>
          <w:rFonts w:ascii="Times New Roman"/>
          <w:color w:val="000000"/>
          <w:spacing w:val="-2"/>
          <w:sz w:val="24"/>
        </w:rPr>
        <w:t>activity.</w:t>
      </w:r>
    </w:p>
    <w:p w14:paraId="0FBACBFF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cover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catch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patterns,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hide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hu-</w:t>
      </w:r>
    </w:p>
    <w:p w14:paraId="0C30A778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attention.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educating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identifying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</w:p>
    <w:p w14:paraId="4195520D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noises.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advanced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discovering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879A40D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elevated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safer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future.</w:t>
      </w:r>
    </w:p>
    <w:p w14:paraId="0D974CB6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Crimes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virtual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evaluated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$600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yearly.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</w:p>
    <w:p w14:paraId="00668843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mainly</w:t>
      </w:r>
    </w:p>
    <w:p w14:paraId="788610E8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oriented 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crime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prevention.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 much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efficient,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complicated</w:t>
      </w:r>
    </w:p>
    <w:p w14:paraId="4A4398AE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processes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damage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compensation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evidence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confirmation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Master-</w:t>
      </w:r>
    </w:p>
    <w:p w14:paraId="1E4531F1" w14:textId="77777777" w:rsidR="00702963" w:rsidRDefault="00A04196">
      <w:pPr>
        <w:pStyle w:val="NoList1"/>
        <w:framePr w:w="9312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Card, for example,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able to reduce attacks on customer accounts by </w:t>
      </w:r>
      <w:r>
        <w:rPr>
          <w:rFonts w:ascii="Times New Roman"/>
          <w:color w:val="000000"/>
          <w:spacing w:val="-1"/>
          <w:sz w:val="24"/>
        </w:rPr>
        <w:t>80%.</w:t>
      </w:r>
    </w:p>
    <w:p w14:paraId="5F999F26" w14:textId="77777777" w:rsidR="00702963" w:rsidRDefault="00A04196">
      <w:pPr>
        <w:pStyle w:val="NoList1"/>
        <w:framePr w:w="1504" w:wrap="auto" w:hAnchor="text" w:x="1984" w:y="140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2"/>
          <w:sz w:val="24"/>
        </w:rPr>
        <w:t>Front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Office</w:t>
      </w:r>
    </w:p>
    <w:p w14:paraId="237B6247" w14:textId="77777777" w:rsidR="00702963" w:rsidRDefault="00A04196">
      <w:pPr>
        <w:pStyle w:val="NoList1"/>
        <w:framePr w:w="9312" w:wrap="auto" w:hAnchor="text" w:x="1417" w:y="1458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Numerous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leveraging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AI-driven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sup-</w:t>
      </w:r>
    </w:p>
    <w:p w14:paraId="4F75FFBB" w14:textId="77777777" w:rsidR="00702963" w:rsidRDefault="00A04196">
      <w:pPr>
        <w:pStyle w:val="NoList1"/>
        <w:framePr w:w="9312" w:wrap="auto" w:hAnchor="text" w:x="1417" w:y="145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port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faster,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consistent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intelligence.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7CE07CC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29</w:t>
      </w:r>
    </w:p>
    <w:p w14:paraId="4B1FC1F2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C60513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61928F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1" w:name="br30"/>
      <w:bookmarkEnd w:id="301"/>
      <w:r>
        <w:rPr>
          <w:rFonts w:ascii="Arial"/>
          <w:color w:val="FF0000"/>
          <w:sz w:val="2"/>
        </w:rPr>
        <w:lastRenderedPageBreak/>
        <w:t xml:space="preserve"> </w:t>
      </w:r>
    </w:p>
    <w:p w14:paraId="7E46429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Biometrics.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Biometrics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rep-</w:t>
      </w:r>
    </w:p>
    <w:p w14:paraId="6876263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resented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safer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authentication.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Voice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</w:p>
    <w:p w14:paraId="17A44FF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facial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AI,</w:t>
      </w:r>
    </w:p>
    <w:p w14:paraId="159C7D9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correctness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client’s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photo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Similarly,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Computer</w:t>
      </w:r>
    </w:p>
    <w:p w14:paraId="2F8BC36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Vision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authenticity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physical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signature.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1FD5332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 correct to consider biometrics as an input for Anti-fraud systems.</w:t>
      </w:r>
    </w:p>
    <w:p w14:paraId="5118DB2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minor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Personalized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products,</w:t>
      </w:r>
    </w:p>
    <w:p w14:paraId="419C3B8A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aggregators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Banks-as-a-Platform,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</w:p>
    <w:p w14:paraId="21A4E4D7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those forms of financial institutions are comparably immature.</w:t>
      </w:r>
    </w:p>
    <w:p w14:paraId="4DEBDF6D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rare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Robotic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Advisors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Algorithmic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trading</w:t>
      </w:r>
    </w:p>
    <w:p w14:paraId="6CE731D6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 level.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it became more active since last </w:t>
      </w:r>
      <w:r>
        <w:rPr>
          <w:rFonts w:ascii="Times New Roman"/>
          <w:color w:val="000000"/>
          <w:spacing w:val="-4"/>
          <w:sz w:val="24"/>
        </w:rPr>
        <w:t>year.</w:t>
      </w:r>
    </w:p>
    <w:p w14:paraId="7C6FC564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alternative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consultants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6F487D5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manage investment portfolios with stocks, bonds and other assets.</w:t>
      </w:r>
    </w:p>
    <w:p w14:paraId="4E0BF5FB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few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minutes,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parameters,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advisor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assemble</w:t>
      </w:r>
    </w:p>
    <w:p w14:paraId="3BE884D6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balanced,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company,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portfolio,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taking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</w:p>
    <w:p w14:paraId="623CD9BC" w14:textId="77777777" w:rsidR="00702963" w:rsidRDefault="00A04196">
      <w:pPr>
        <w:pStyle w:val="NoList1"/>
        <w:framePr w:w="9312" w:wrap="auto" w:hAnchor="text" w:x="1417" w:y="677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investment amounts, with the optimal ratio of risk and </w:t>
      </w:r>
      <w:r>
        <w:rPr>
          <w:rFonts w:ascii="Times New Roman"/>
          <w:color w:val="000000"/>
          <w:spacing w:val="-1"/>
          <w:sz w:val="24"/>
        </w:rPr>
        <w:t>profitability.</w:t>
      </w:r>
    </w:p>
    <w:p w14:paraId="5379F2E3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believed,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accurate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forecasts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stock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environ-</w:t>
      </w:r>
    </w:p>
    <w:p w14:paraId="0867D665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automatic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foreign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exchange</w:t>
      </w:r>
    </w:p>
    <w:p w14:paraId="129891B3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markets and latest economic news.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 allows client to invest into tools with the lowest risk.</w:t>
      </w:r>
    </w:p>
    <w:p w14:paraId="021A2B91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Robo-advising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powerful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alternative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consultants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basic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questions,</w:t>
      </w:r>
    </w:p>
    <w:p w14:paraId="4105FB3E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related to banking,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cash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transactions.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portfolio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 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finan-</w:t>
      </w:r>
    </w:p>
    <w:p w14:paraId="1D8461C1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now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robots,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reached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$1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trillion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</w:t>
      </w:r>
    </w:p>
    <w:p w14:paraId="7AA6E6A0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rapidly increases, expecting to make up its volume up to $2.85 trillion in 2025.</w:t>
      </w:r>
    </w:p>
    <w:p w14:paraId="6FEA8D32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Going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further,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widely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1437A7C9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Standardized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362C7DCC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sumers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cannot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63E2C24A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accounts,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Without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implement,</w:t>
      </w:r>
    </w:p>
    <w:p w14:paraId="0D448028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entity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de-</w:t>
      </w:r>
    </w:p>
    <w:p w14:paraId="17F527E5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velops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10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20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330839DC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professionals.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hundreds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thousands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</w:p>
    <w:p w14:paraId="5DA07334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statistics,</w:t>
      </w:r>
    </w:p>
    <w:p w14:paraId="6F707A43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nearly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2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5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electronic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</w:p>
    <w:p w14:paraId="490F5D84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various messengers or social networks.</w:t>
      </w:r>
    </w:p>
    <w:p w14:paraId="6D83707C" w14:textId="77777777" w:rsidR="00702963" w:rsidRDefault="00A04196">
      <w:pPr>
        <w:pStyle w:val="NoList1"/>
        <w:framePr w:w="8745" w:wrap="auto" w:hAnchor="text" w:x="1984" w:y="150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Naturally,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leaves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enormous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after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himself.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Analyzing</w:t>
      </w:r>
    </w:p>
    <w:p w14:paraId="667F359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</w:t>
      </w:r>
    </w:p>
    <w:p w14:paraId="3937B51A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92B78B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3C2EF4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2" w:name="br31"/>
      <w:bookmarkEnd w:id="302"/>
      <w:r>
        <w:rPr>
          <w:rFonts w:ascii="Arial"/>
          <w:color w:val="FF0000"/>
          <w:sz w:val="2"/>
        </w:rPr>
        <w:lastRenderedPageBreak/>
        <w:t xml:space="preserve"> </w:t>
      </w:r>
    </w:p>
    <w:p w14:paraId="6861643B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effectively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unique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offers.</w:t>
      </w:r>
    </w:p>
    <w:p w14:paraId="7B4F208B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Algorithms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theoretically,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25A07107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generate individual personified </w:t>
      </w:r>
      <w:r>
        <w:rPr>
          <w:rFonts w:ascii="Times New Roman"/>
          <w:color w:val="000000"/>
          <w:spacing w:val="-4"/>
          <w:sz w:val="24"/>
        </w:rPr>
        <w:t>offer.</w:t>
      </w:r>
    </w:p>
    <w:p w14:paraId="171CEF30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whole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personal.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z w:val="24"/>
        </w:rPr>
        <w:t>Screening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</w:p>
    <w:p w14:paraId="4C10CF8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networks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profiles,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GPS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classifying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3BF5D4F1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portrait.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</w:p>
    <w:p w14:paraId="60F70128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rating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agricultural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field,</w:t>
      </w:r>
    </w:p>
    <w:p w14:paraId="7EF4530A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suggest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harvest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insurance.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7E229BF8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supply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counterparties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</w:p>
    <w:p w14:paraId="10C66452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seasonality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accurately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predict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26034E92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liquidity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drastically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gaps.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67E9F407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operate more </w:t>
      </w:r>
      <w:r>
        <w:rPr>
          <w:rFonts w:ascii="Times New Roman"/>
          <w:color w:val="000000"/>
          <w:spacing w:val="-1"/>
          <w:sz w:val="24"/>
        </w:rPr>
        <w:t>effectively</w:t>
      </w:r>
      <w:r>
        <w:rPr>
          <w:rFonts w:ascii="Times New Roman"/>
          <w:color w:val="000000"/>
          <w:sz w:val="24"/>
        </w:rPr>
        <w:t xml:space="preserve"> and saves business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useless hassle.</w:t>
      </w:r>
    </w:p>
    <w:p w14:paraId="1543AB34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extensively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600BAAA1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analyzed.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3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popular.</w:t>
      </w:r>
    </w:p>
    <w:p w14:paraId="3A9DB9EE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U.S.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international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greatest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today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</w:p>
    <w:p w14:paraId="4FF2B853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interfaces, such as chatbots and virtual assistants.</w:t>
      </w:r>
    </w:p>
    <w:p w14:paraId="2D963254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</w:p>
    <w:p w14:paraId="761582C0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assis-</w:t>
      </w:r>
    </w:p>
    <w:p w14:paraId="3245EF78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</w:p>
    <w:p w14:paraId="4000A1D7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financial one, that can help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 client using his and only his data.</w:t>
      </w:r>
    </w:p>
    <w:p w14:paraId="734D8760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04F58A7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customers.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7F08ABFF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categorized,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bot,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ABB51B9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tell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immediately</w:t>
      </w:r>
    </w:p>
    <w:p w14:paraId="4F3AE047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presented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0BAD4DE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communication, both with </w:t>
      </w:r>
      <w:r>
        <w:rPr>
          <w:rFonts w:ascii="Times New Roman"/>
          <w:color w:val="000000"/>
          <w:spacing w:val="-1"/>
          <w:sz w:val="24"/>
        </w:rPr>
        <w:t>SMS,</w:t>
      </w:r>
      <w:r>
        <w:rPr>
          <w:rFonts w:ascii="Times New Roman"/>
          <w:color w:val="000000"/>
          <w:sz w:val="24"/>
        </w:rPr>
        <w:t xml:space="preserve"> internet messages or voice messages and calls.</w:t>
      </w:r>
    </w:p>
    <w:p w14:paraId="3A8510A8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But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view.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1DDCC5DD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teens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adults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take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concern,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399F780B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phone,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</w:p>
    <w:p w14:paraId="35CCFFC9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47D87EE" w14:textId="77777777" w:rsidR="00702963" w:rsidRDefault="00A04196">
      <w:pPr>
        <w:pStyle w:val="NoList1"/>
        <w:framePr w:w="9313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 for application, where those people prefer to use, like Facebook.</w:t>
      </w:r>
    </w:p>
    <w:p w14:paraId="2ED47AFF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assistants.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him,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</w:p>
    <w:p w14:paraId="287F51B2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everyday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tasks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money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reserving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table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76DD0F6" w14:textId="77777777" w:rsidR="00702963" w:rsidRDefault="00A04196">
      <w:pPr>
        <w:pStyle w:val="NoList1"/>
        <w:framePr w:w="9312" w:wrap="auto" w:hAnchor="text" w:x="1417" w:y="1418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restaurant.</w:t>
      </w:r>
    </w:p>
    <w:p w14:paraId="0AF64928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31</w:t>
      </w:r>
    </w:p>
    <w:p w14:paraId="25614A91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07657A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70D2CE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3" w:name="br32"/>
      <w:bookmarkEnd w:id="303"/>
      <w:r>
        <w:rPr>
          <w:rFonts w:ascii="Arial"/>
          <w:color w:val="FF0000"/>
          <w:sz w:val="2"/>
        </w:rPr>
        <w:lastRenderedPageBreak/>
        <w:t xml:space="preserve"> </w:t>
      </w:r>
    </w:p>
    <w:p w14:paraId="4F80A39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Siri,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Amazon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Alexa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Google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tightly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coupled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</w:p>
    <w:p w14:paraId="150F98B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everyday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life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</w:p>
    <w:p w14:paraId="1262705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of interaction between bank and client, and, therefore, increases </w:t>
      </w:r>
      <w:r>
        <w:rPr>
          <w:rFonts w:ascii="Times New Roman" w:hAnsi="Times New Roman" w:cs="Times New Roman"/>
          <w:color w:val="000000"/>
          <w:spacing w:val="-2"/>
          <w:sz w:val="24"/>
        </w:rPr>
        <w:t>client’s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loyalty.</w:t>
      </w:r>
    </w:p>
    <w:p w14:paraId="657B59A5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ask in this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immedi-</w:t>
      </w:r>
    </w:p>
    <w:p w14:paraId="482AEBB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ately.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ask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debit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 last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week,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1A12D49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debt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fixed-term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deposit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ends.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doesn’t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</w:p>
    <w:p w14:paraId="0F531BA5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looking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page,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sorting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history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</w:p>
    <w:p w14:paraId="02583F6B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another area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usage 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example,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installed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app, that 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 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recognize</w:t>
      </w:r>
    </w:p>
    <w:p w14:paraId="0E85A160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store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shelves,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display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cashback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returned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378C878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client after paying by credit card.</w:t>
      </w:r>
    </w:p>
    <w:p w14:paraId="2537A0CE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outlive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vitally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crucial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challenges.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</w:p>
    <w:p w14:paraId="6220CE1C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attraction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retention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old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ones.</w:t>
      </w:r>
    </w:p>
    <w:p w14:paraId="1F8FE8C2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ready-made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6EE1131F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lower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operator.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almost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replace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</w:p>
    <w:p w14:paraId="4BA77263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program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chatbot.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 this transformation is being done painlessly for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</w:p>
    <w:p w14:paraId="71DC2FFB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foundation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exists.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recent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7299F3B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script,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scenario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</w:p>
    <w:p w14:paraId="02CE5568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responsibilities.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</w:p>
    <w:p w14:paraId="40AF2862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distinguished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alive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60%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1AAD1AE3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attractive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consistent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immediate</w:t>
      </w:r>
    </w:p>
    <w:p w14:paraId="7DED346D" w14:textId="77777777" w:rsidR="00702963" w:rsidRDefault="00A04196">
      <w:pPr>
        <w:pStyle w:val="NoList1"/>
        <w:framePr w:w="9313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feedback, which is extremely important for the client.</w:t>
      </w:r>
    </w:p>
    <w:p w14:paraId="1001421F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Response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delayed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5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minutes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chances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long-term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bonds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1B5250F1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10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bonds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3FF7F170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feel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himself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alive</w:t>
      </w:r>
    </w:p>
    <w:p w14:paraId="25F61EE5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employee,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79%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respondents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</w:p>
    <w:p w14:paraId="6E0BFC6C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74%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react,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</w:p>
    <w:p w14:paraId="5CDFB524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</w:p>
    <w:p w14:paraId="0D35144D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employee,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non-typical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485888DE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basis,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constant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</w:p>
    <w:p w14:paraId="07877DA6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70%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purchases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breaks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3EC0A57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competitors,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constant</w:t>
      </w:r>
    </w:p>
    <w:p w14:paraId="41559EEC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replacing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mailing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</w:t>
      </w:r>
    </w:p>
    <w:p w14:paraId="0CBE8C32" w14:textId="77777777" w:rsidR="00702963" w:rsidRDefault="00A04196">
      <w:pPr>
        <w:pStyle w:val="NoList1"/>
        <w:framePr w:w="9313" w:wrap="auto" w:hAnchor="text" w:x="1417" w:y="100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in certain cases marketing divisions.</w:t>
      </w:r>
    </w:p>
    <w:p w14:paraId="05150015" w14:textId="77777777" w:rsidR="00702963" w:rsidRDefault="00A04196">
      <w:pPr>
        <w:pStyle w:val="NoList1"/>
        <w:framePr w:w="8744" w:wrap="auto" w:hAnchor="text" w:x="1984" w:y="150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Swiss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UBS,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9"/>
          <w:sz w:val="24"/>
        </w:rPr>
        <w:t>Top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50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assets,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UBS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com-</w:t>
      </w:r>
    </w:p>
    <w:p w14:paraId="11B0D5A9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32</w:t>
      </w:r>
    </w:p>
    <w:p w14:paraId="4801786E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B75EB1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5C927C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4" w:name="br33"/>
      <w:bookmarkEnd w:id="304"/>
      <w:r>
        <w:rPr>
          <w:rFonts w:ascii="Arial"/>
          <w:color w:val="FF0000"/>
          <w:sz w:val="2"/>
        </w:rPr>
        <w:lastRenderedPageBreak/>
        <w:t xml:space="preserve"> </w:t>
      </w:r>
    </w:p>
    <w:p w14:paraId="4108B7E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panies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finance.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advice</w:t>
      </w:r>
    </w:p>
    <w:p w14:paraId="0684812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educational</w:t>
      </w:r>
    </w:p>
    <w:p w14:paraId="245A586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clarifying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giving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acronyms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translating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professional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slang</w:t>
      </w:r>
    </w:p>
    <w:p w14:paraId="38FF497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UBS </w:t>
      </w:r>
      <w:r>
        <w:rPr>
          <w:rFonts w:ascii="Times New Roman"/>
          <w:color w:val="000000"/>
          <w:sz w:val="24"/>
        </w:rPr>
        <w:t>representative,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intends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</w:t>
      </w:r>
      <w:r>
        <w:rPr>
          <w:rFonts w:ascii="Times New Roman"/>
          <w:color w:val="000000"/>
          <w:spacing w:val="-1"/>
          <w:sz w:val="24"/>
        </w:rPr>
        <w:t xml:space="preserve"> Ask UBS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34B1CAA5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z w:val="24"/>
        </w:rPr>
        <w:t xml:space="preserve"> instrument, which could be </w:t>
      </w:r>
      <w:r>
        <w:rPr>
          <w:rFonts w:ascii="Times New Roman" w:hAnsi="Times New Roman" w:cs="Times New Roman"/>
          <w:color w:val="000000"/>
          <w:sz w:val="24"/>
        </w:rPr>
        <w:t>“secure,</w:t>
      </w:r>
      <w:r>
        <w:rPr>
          <w:rFonts w:ascii="Times New Roman"/>
          <w:color w:val="000000"/>
          <w:sz w:val="24"/>
        </w:rPr>
        <w:t xml:space="preserve"> compliant, and trustworthy for clients.</w:t>
      </w:r>
    </w:p>
    <w:p w14:paraId="23B7FE2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Correctly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649EBCD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ability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self-education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self-correction.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Some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assume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</w:p>
    <w:p w14:paraId="38BF82A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burdensome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didn’t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over-complicated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requirements.</w:t>
      </w:r>
    </w:p>
    <w:p w14:paraId="26045F3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self-learning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</w:p>
    <w:p w14:paraId="10C5A84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pretty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expensive.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exploring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</w:p>
    <w:p w14:paraId="09D6A4B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 simple virtual agents, which is mostly based on scripting and scenarios.</w:t>
      </w:r>
    </w:p>
    <w:p w14:paraId="0A789A14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Another important direction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client communication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improvement is the personalization</w:t>
      </w:r>
    </w:p>
    <w:p w14:paraId="4FBBB633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Personalization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6F49A08F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sector.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Previous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criteria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competitiveness,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price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prod-</w:t>
      </w:r>
    </w:p>
    <w:p w14:paraId="76A18C93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ucts,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rate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accessibility,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fading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extent,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</w:p>
    <w:p w14:paraId="2E9AE2B5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equalizing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competitors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equivalent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leaving</w:t>
      </w:r>
    </w:p>
    <w:p w14:paraId="06F8049C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no place for tangible </w:t>
      </w:r>
      <w:r>
        <w:rPr>
          <w:rFonts w:ascii="Times New Roman"/>
          <w:color w:val="000000"/>
          <w:spacing w:val="-2"/>
          <w:sz w:val="24"/>
        </w:rPr>
        <w:t>superiority.</w:t>
      </w:r>
    </w:p>
    <w:p w14:paraId="73D599C1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moves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priority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</w:p>
    <w:p w14:paraId="64786D15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adapted,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demand-based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convincing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ready-made</w:t>
      </w:r>
    </w:p>
    <w:p w14:paraId="7AFDB516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solutions,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needs,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thoughts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expectations.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721913DC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fluence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actively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</w:p>
    <w:p w14:paraId="471BDD53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suitable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</w:p>
    <w:p w14:paraId="1306A37B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conditions,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client’s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</w:p>
    <w:p w14:paraId="00BA4F7F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get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ahead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wishes,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6887C41" w14:textId="77777777" w:rsidR="00702963" w:rsidRDefault="00A04196">
      <w:pPr>
        <w:pStyle w:val="NoList1"/>
        <w:framePr w:w="9312" w:wrap="auto" w:hAnchor="text" w:x="1417" w:y="842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clarification.</w:t>
      </w:r>
    </w:p>
    <w:p w14:paraId="3D13772C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Santander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award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</w:p>
    <w:p w14:paraId="2ECFA2BE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joining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needs.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consultants</w:t>
      </w:r>
    </w:p>
    <w:p w14:paraId="6EA31FBF" w14:textId="77777777" w:rsidR="00702963" w:rsidRDefault="00A04196">
      <w:pPr>
        <w:pStyle w:val="NoList1"/>
        <w:framePr w:w="9312" w:wrap="auto" w:hAnchor="text" w:x="1417" w:y="1171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intermediaries in relationships between banks and clients is increasing.</w:t>
      </w:r>
    </w:p>
    <w:p w14:paraId="0305E298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Naturally,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economics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consultant,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13D28C9B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better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oriented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spe-</w:t>
      </w:r>
    </w:p>
    <w:p w14:paraId="0F68D04F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cific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separating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independent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activities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binding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430C2171" w14:textId="77777777" w:rsidR="00702963" w:rsidRDefault="00A04196">
      <w:pPr>
        <w:pStyle w:val="NoList1"/>
        <w:framePr w:w="9312" w:wrap="auto" w:hAnchor="text" w:x="1417" w:y="1295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single financial </w:t>
      </w:r>
      <w:r>
        <w:rPr>
          <w:rFonts w:ascii="Times New Roman"/>
          <w:color w:val="000000"/>
          <w:spacing w:val="-3"/>
          <w:sz w:val="24"/>
        </w:rPr>
        <w:t>company.</w:t>
      </w:r>
    </w:p>
    <w:p w14:paraId="436BD57A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wider,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</w:p>
    <w:p w14:paraId="1AE9729A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compa-</w:t>
      </w:r>
    </w:p>
    <w:p w14:paraId="08DE4A27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33</w:t>
      </w:r>
    </w:p>
    <w:p w14:paraId="52CF633A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91E969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583F5A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5" w:name="br34"/>
      <w:bookmarkEnd w:id="305"/>
      <w:r>
        <w:rPr>
          <w:rFonts w:ascii="Arial"/>
          <w:color w:val="FF0000"/>
          <w:sz w:val="2"/>
        </w:rPr>
        <w:lastRenderedPageBreak/>
        <w:t xml:space="preserve"> </w:t>
      </w:r>
    </w:p>
    <w:p w14:paraId="5272BBC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nies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favorable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conditions.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personification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169B04D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intermediate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extinction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</w:p>
    <w:p w14:paraId="5416228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offering,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currently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separately,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debit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cards,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pay-</w:t>
      </w:r>
    </w:p>
    <w:p w14:paraId="7038184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saving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Instead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traditional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offering,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</w:p>
    <w:p w14:paraId="3308E15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re-</w:t>
      </w:r>
    </w:p>
    <w:p w14:paraId="76BAB12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quirements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fit</w:t>
      </w:r>
    </w:p>
    <w:p w14:paraId="732C305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0147528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range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identifying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8368FB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by specific features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facial features, voice features or finger capillary network.</w:t>
      </w:r>
    </w:p>
    <w:p w14:paraId="5034249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 more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exotic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Japanese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suggest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</w:p>
    <w:p w14:paraId="7B6B9FC8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person’s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blinking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behavior.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British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Halifax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bracelet,</w:t>
      </w:r>
    </w:p>
    <w:p w14:paraId="6ADDC0B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 would register individual heartbeat features.</w:t>
      </w:r>
    </w:p>
    <w:p w14:paraId="58379030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Some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operation.</w:t>
      </w:r>
    </w:p>
    <w:p w14:paraId="66A35B93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Most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iPhones,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facial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23FD03F3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phone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unlocking,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wallets.</w:t>
      </w:r>
    </w:p>
    <w:p w14:paraId="3C8D4A2F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Specialists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claim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identification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1363BCCD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reliable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stop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</w:p>
    <w:p w14:paraId="744EC223" w14:textId="77777777" w:rsidR="00702963" w:rsidRDefault="00A04196">
      <w:pPr>
        <w:pStyle w:val="NoList1"/>
        <w:framePr w:w="9312" w:wrap="auto" w:hAnchor="text" w:x="1417" w:y="63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exotic.</w:t>
      </w:r>
    </w:p>
    <w:p w14:paraId="0C7AA55D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Google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predicts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1.9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biometric</w:t>
      </w:r>
    </w:p>
    <w:p w14:paraId="5826A2F2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</w:p>
    <w:p w14:paraId="5D4606AA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identification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</w:t>
      </w:r>
    </w:p>
    <w:p w14:paraId="627A7F0C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ago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lack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1068E0A7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voluntary,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unlawful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satisfying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227F32B9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such problem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yet.</w:t>
      </w:r>
    </w:p>
    <w:p w14:paraId="04C9A4B3" w14:textId="77777777" w:rsidR="00702963" w:rsidRDefault="00A04196">
      <w:pPr>
        <w:pStyle w:val="NoList1"/>
        <w:framePr w:w="3289" w:wrap="auto" w:hAnchor="text" w:x="1417" w:y="1186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2.2.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Conversational banking</w:t>
      </w:r>
    </w:p>
    <w:p w14:paraId="46C01110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revolution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com-</w:t>
      </w:r>
    </w:p>
    <w:p w14:paraId="515B68D4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parably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represents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</w:p>
    <w:p w14:paraId="3AD17AF0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dialogue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widgets,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</w:p>
    <w:p w14:paraId="11660E93" w14:textId="77777777" w:rsidR="00702963" w:rsidRDefault="00A04196">
      <w:pPr>
        <w:pStyle w:val="NoList1"/>
        <w:framePr w:w="9312" w:wrap="auto" w:hAnchor="text" w:x="1417" w:y="126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 comfortable.</w:t>
      </w:r>
    </w:p>
    <w:p w14:paraId="1349D886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habits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favor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</w:p>
    <w:p w14:paraId="13044C39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qualified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sometimes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promptly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</w:p>
    <w:p w14:paraId="26ECDB62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pause,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experienced</w:t>
      </w:r>
    </w:p>
    <w:p w14:paraId="67A90CAD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34</w:t>
      </w:r>
    </w:p>
    <w:p w14:paraId="5B582D07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0C439C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2E8CDF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6" w:name="br35"/>
      <w:bookmarkEnd w:id="306"/>
      <w:r>
        <w:rPr>
          <w:rFonts w:ascii="Arial"/>
          <w:color w:val="FF0000"/>
          <w:sz w:val="2"/>
        </w:rPr>
        <w:lastRenderedPageBreak/>
        <w:t xml:space="preserve"> </w:t>
      </w:r>
    </w:p>
    <w:p w14:paraId="1832A506" w14:textId="77777777" w:rsidR="00702963" w:rsidRDefault="00A04196">
      <w:pPr>
        <w:pStyle w:val="NoList1"/>
        <w:framePr w:w="5354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1.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%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of individuals </w:t>
      </w:r>
      <w:r>
        <w:rPr>
          <w:rFonts w:ascii="Times New Roman"/>
          <w:color w:val="000000"/>
          <w:spacing w:val="-1"/>
          <w:sz w:val="24"/>
        </w:rPr>
        <w:t>who</w:t>
      </w:r>
      <w:r>
        <w:rPr>
          <w:rFonts w:ascii="Times New Roman"/>
          <w:color w:val="000000"/>
          <w:sz w:val="24"/>
        </w:rPr>
        <w:t xml:space="preserve"> used internet banking</w:t>
      </w:r>
    </w:p>
    <w:p w14:paraId="69F1894E" w14:textId="77777777" w:rsidR="00702963" w:rsidRDefault="00A04196">
      <w:pPr>
        <w:pStyle w:val="NoList1"/>
        <w:framePr w:w="6423" w:wrap="auto" w:hAnchor="text" w:x="1417" w:y="578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”Individuals</w:t>
      </w:r>
      <w:r>
        <w:rPr>
          <w:rFonts w:ascii="Times New Roman"/>
          <w:color w:val="000000"/>
          <w:sz w:val="20"/>
        </w:rPr>
        <w:t xml:space="preserve"> using the internet for internet </w:t>
      </w:r>
      <w:r>
        <w:rPr>
          <w:rFonts w:ascii="Times New Roman" w:hAnsi="Times New Roman" w:cs="Times New Roman"/>
          <w:color w:val="000000"/>
          <w:sz w:val="20"/>
        </w:rPr>
        <w:t>banking”,</w:t>
      </w:r>
      <w:r>
        <w:rPr>
          <w:rFonts w:ascii="Times New Roman"/>
          <w:color w:val="000000"/>
          <w:sz w:val="20"/>
        </w:rPr>
        <w:t xml:space="preserve"> Eurostat, 2021.</w:t>
      </w:r>
    </w:p>
    <w:p w14:paraId="722D6307" w14:textId="77777777" w:rsidR="00702963" w:rsidRDefault="00A04196">
      <w:pPr>
        <w:pStyle w:val="NoList1"/>
        <w:framePr w:w="9312" w:wrap="auto" w:hAnchor="text" w:x="1417" w:y="678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specialist.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sometimes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irritation</w:t>
      </w:r>
    </w:p>
    <w:p w14:paraId="523D00BF" w14:textId="77777777" w:rsidR="00702963" w:rsidRDefault="00A04196">
      <w:pPr>
        <w:pStyle w:val="NoList1"/>
        <w:framePr w:w="9312" w:wrap="auto" w:hAnchor="text" w:x="1417" w:y="67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and, </w:t>
      </w:r>
      <w:r>
        <w:rPr>
          <w:rFonts w:ascii="Times New Roman"/>
          <w:color w:val="000000"/>
          <w:spacing w:val="-2"/>
          <w:sz w:val="24"/>
        </w:rPr>
        <w:t>respectively,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 the level of satisfaction.</w:t>
      </w:r>
    </w:p>
    <w:p w14:paraId="09528D4F" w14:textId="77777777" w:rsidR="00702963" w:rsidRDefault="00A04196">
      <w:pPr>
        <w:pStyle w:val="NoList1"/>
        <w:framePr w:w="9312" w:wrap="auto" w:hAnchor="text" w:x="1417" w:y="76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leaders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professional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Accenture,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F03D515" w14:textId="77777777" w:rsidR="00702963" w:rsidRDefault="00A04196">
      <w:pPr>
        <w:pStyle w:val="NoList1"/>
        <w:framePr w:w="9312" w:wrap="auto" w:hAnchor="text" w:x="1417" w:y="7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found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gradually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obso-</w:t>
      </w:r>
    </w:p>
    <w:p w14:paraId="1112681D" w14:textId="77777777" w:rsidR="00702963" w:rsidRDefault="00A04196">
      <w:pPr>
        <w:pStyle w:val="NoList1"/>
        <w:framePr w:w="9312" w:wrap="auto" w:hAnchor="text" w:x="1417" w:y="7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lete.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brand-new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way,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establishing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continuous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conversation,</w:t>
      </w:r>
    </w:p>
    <w:p w14:paraId="0A30E014" w14:textId="77777777" w:rsidR="00702963" w:rsidRDefault="00A04196">
      <w:pPr>
        <w:pStyle w:val="NoList1"/>
        <w:framePr w:w="9312" w:wrap="auto" w:hAnchor="text" w:x="1417" w:y="7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eliminate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flaws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devel-</w:t>
      </w:r>
    </w:p>
    <w:p w14:paraId="101113F2" w14:textId="77777777" w:rsidR="00702963" w:rsidRDefault="00A04196">
      <w:pPr>
        <w:pStyle w:val="NoList1"/>
        <w:framePr w:w="9312" w:wrap="auto" w:hAnchor="text" w:x="1417" w:y="76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opment.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 platforms are extremely important for banks.</w:t>
      </w:r>
    </w:p>
    <w:p w14:paraId="7A36D29F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2017,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51%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243B284E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once.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latest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</w:p>
    <w:p w14:paraId="0C860CA2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grow.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</w:p>
    <w:p w14:paraId="0D9F6398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channels,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cre-</w:t>
      </w:r>
    </w:p>
    <w:p w14:paraId="36BC6F4C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</w:p>
    <w:p w14:paraId="76068F79" w14:textId="77777777" w:rsidR="00702963" w:rsidRDefault="00A04196">
      <w:pPr>
        <w:pStyle w:val="NoList1"/>
        <w:framePr w:w="9312" w:wrap="auto" w:hAnchor="text" w:x="1417" w:y="96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especially,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two-way user communication.</w:t>
      </w:r>
    </w:p>
    <w:p w14:paraId="74BAFF21" w14:textId="77777777" w:rsidR="00702963" w:rsidRDefault="00A04196">
      <w:pPr>
        <w:pStyle w:val="NoList1"/>
        <w:framePr w:w="9312" w:wrap="auto" w:hAnchor="text" w:x="1417" w:y="121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closest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4DA7DAA" w14:textId="77777777" w:rsidR="00702963" w:rsidRDefault="00A04196">
      <w:pPr>
        <w:pStyle w:val="NoList1"/>
        <w:framePr w:w="9312" w:wrap="auto" w:hAnchor="text" w:x="1417" w:y="121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widely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engines</w:t>
      </w:r>
    </w:p>
    <w:p w14:paraId="0D13B329" w14:textId="77777777" w:rsidR="00702963" w:rsidRDefault="00A04196">
      <w:pPr>
        <w:pStyle w:val="NoList1"/>
        <w:framePr w:w="9312" w:wrap="auto" w:hAnchor="text" w:x="1417" w:y="121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its influence on an internet for the last decade.</w:t>
      </w:r>
    </w:p>
    <w:p w14:paraId="47CCDB8C" w14:textId="77777777" w:rsidR="00702963" w:rsidRDefault="00A04196">
      <w:pPr>
        <w:pStyle w:val="NoList1"/>
        <w:framePr w:w="9312" w:wrap="auto" w:hAnchor="text" w:x="1417" w:y="1337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asking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engines</w:t>
      </w:r>
    </w:p>
    <w:p w14:paraId="190F77C8" w14:textId="77777777" w:rsidR="00702963" w:rsidRDefault="00A04196">
      <w:pPr>
        <w:pStyle w:val="NoList1"/>
        <w:framePr w:w="9312" w:wrap="auto" w:hAnchor="text" w:x="1417" w:y="13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</w:p>
    <w:p w14:paraId="0172F90B" w14:textId="77777777" w:rsidR="00702963" w:rsidRDefault="00A04196">
      <w:pPr>
        <w:pStyle w:val="NoList1"/>
        <w:framePr w:w="9312" w:wrap="auto" w:hAnchor="text" w:x="1417" w:y="13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languages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Same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write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</w:p>
    <w:p w14:paraId="32C8D61E" w14:textId="77777777" w:rsidR="00702963" w:rsidRDefault="00A04196">
      <w:pPr>
        <w:pStyle w:val="NoList1"/>
        <w:framePr w:w="9312" w:wrap="auto" w:hAnchor="text" w:x="1417" w:y="133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search queries to obtain expected results for decades.</w:t>
      </w:r>
    </w:p>
    <w:p w14:paraId="5DCAFC70" w14:textId="77777777" w:rsidR="00702963" w:rsidRDefault="00A04196">
      <w:pPr>
        <w:pStyle w:val="NoList1"/>
        <w:framePr w:w="8745" w:wrap="auto" w:hAnchor="text" w:x="1984" w:y="150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nearly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30%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traffic.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Without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</w:p>
    <w:p w14:paraId="4F433B3A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35</w:t>
      </w:r>
    </w:p>
    <w:p w14:paraId="6143FCD4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2C3F1B7D">
          <v:shape id="_x0000_s1027" type="#_x0000_t75" style="position:absolute;margin-left:115.2pt;margin-top:96.35pt;width:364.85pt;height:181.6pt;z-index:-251568128;mso-position-horizontal-relative:page;mso-position-vertical-relative:page">
            <v:imagedata r:id="rId7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08474C4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7" w:name="br36"/>
      <w:bookmarkEnd w:id="307"/>
      <w:r>
        <w:rPr>
          <w:rFonts w:ascii="Arial"/>
          <w:color w:val="FF0000"/>
          <w:sz w:val="2"/>
        </w:rPr>
        <w:lastRenderedPageBreak/>
        <w:t xml:space="preserve"> </w:t>
      </w:r>
    </w:p>
    <w:p w14:paraId="3245EB8D" w14:textId="77777777" w:rsidR="00702963" w:rsidRDefault="00A04196">
      <w:pPr>
        <w:pStyle w:val="NoList1"/>
        <w:framePr w:w="4990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2.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Distribution of worldwide search </w:t>
      </w:r>
      <w:r>
        <w:rPr>
          <w:rFonts w:ascii="Times New Roman"/>
          <w:color w:val="000000"/>
          <w:spacing w:val="-1"/>
          <w:sz w:val="24"/>
        </w:rPr>
        <w:t>traffic</w:t>
      </w:r>
    </w:p>
    <w:p w14:paraId="3F6A5D0F" w14:textId="77777777" w:rsidR="00702963" w:rsidRDefault="00A04196">
      <w:pPr>
        <w:pStyle w:val="NoList1"/>
        <w:framePr w:w="6414" w:wrap="auto" w:hAnchor="text" w:x="1417" w:y="7198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z w:val="20"/>
        </w:rPr>
        <w:t xml:space="preserve">Jessica Clement </w:t>
      </w:r>
      <w:r>
        <w:rPr>
          <w:rFonts w:ascii="Times New Roman" w:hAnsi="Times New Roman" w:cs="Times New Roman"/>
          <w:color w:val="000000"/>
          <w:sz w:val="20"/>
        </w:rPr>
        <w:t>”Global</w:t>
      </w:r>
      <w:r>
        <w:rPr>
          <w:rFonts w:ascii="Times New Roman"/>
          <w:color w:val="000000"/>
          <w:sz w:val="20"/>
        </w:rPr>
        <w:t xml:space="preserve"> website </w:t>
      </w:r>
      <w:r>
        <w:rPr>
          <w:rFonts w:ascii="Times New Roman"/>
          <w:color w:val="000000"/>
          <w:spacing w:val="-1"/>
          <w:sz w:val="20"/>
        </w:rPr>
        <w:t>traffic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distribution”,</w:t>
      </w:r>
      <w:r>
        <w:rPr>
          <w:rFonts w:ascii="Times New Roman"/>
          <w:color w:val="000000"/>
          <w:sz w:val="20"/>
        </w:rPr>
        <w:t xml:space="preserve"> Statista, 2019.</w:t>
      </w:r>
    </w:p>
    <w:p w14:paraId="6E80E44F" w14:textId="77777777" w:rsidR="00702963" w:rsidRDefault="00A04196">
      <w:pPr>
        <w:pStyle w:val="NoList1"/>
        <w:framePr w:w="9312" w:wrap="auto" w:hAnchor="text" w:x="1417" w:y="819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non-search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90%.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</w:t>
      </w:r>
    </w:p>
    <w:p w14:paraId="61C39F10" w14:textId="77777777" w:rsidR="00702963" w:rsidRDefault="00A04196">
      <w:pPr>
        <w:pStyle w:val="NoList1"/>
        <w:framePr w:w="9312" w:wrap="auto" w:hAnchor="text" w:x="1417" w:y="81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engines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overstate.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</w:p>
    <w:p w14:paraId="28BA061A" w14:textId="77777777" w:rsidR="00702963" w:rsidRDefault="00A04196">
      <w:pPr>
        <w:pStyle w:val="NoList1"/>
        <w:framePr w:w="9312" w:wrap="auto" w:hAnchor="text" w:x="1417" w:y="81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deployment,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re-</w:t>
      </w:r>
    </w:p>
    <w:p w14:paraId="0388CC65" w14:textId="77777777" w:rsidR="00702963" w:rsidRDefault="00A04196">
      <w:pPr>
        <w:pStyle w:val="NoList1"/>
        <w:framePr w:w="9312" w:wrap="auto" w:hAnchor="text" w:x="1417" w:y="81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sulting in existence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stable branch of technology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lot of modern solutions.</w:t>
      </w:r>
    </w:p>
    <w:p w14:paraId="3215F3F7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cognitive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science,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investigates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applica-</w:t>
      </w:r>
    </w:p>
    <w:p w14:paraId="0F3D2A31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computational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techniques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synthesis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speech.</w:t>
      </w:r>
    </w:p>
    <w:p w14:paraId="38885D03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NLP,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consists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Understanding,</w:t>
      </w:r>
    </w:p>
    <w:p w14:paraId="6265134E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NLU,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meaning,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Gener-</w:t>
      </w:r>
    </w:p>
    <w:p w14:paraId="5AA281A8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ation,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NLG,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plans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human-readable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Generally,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NLP,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</w:p>
    <w:p w14:paraId="27550092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Voice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Synthesis,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pretty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0303A228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user,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Voice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3D708617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decreased.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</w:p>
    <w:p w14:paraId="20D4E49F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contrary,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drastically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year.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</w:t>
      </w:r>
    </w:p>
    <w:p w14:paraId="22535E16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value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$1.8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$14.4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2026.</w:t>
      </w:r>
    </w:p>
    <w:p w14:paraId="734D3FEA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highlight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exponential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</w:p>
    <w:p w14:paraId="7599F09C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parameters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coefficients,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</w:p>
    <w:p w14:paraId="2DB09393" w14:textId="77777777" w:rsidR="00702963" w:rsidRDefault="00A04196">
      <w:pPr>
        <w:pStyle w:val="NoList1"/>
        <w:framePr w:w="9312" w:wrap="auto" w:hAnchor="text" w:x="1417" w:y="9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generation,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current record of 175 billion parameters by famous </w:t>
      </w:r>
      <w:r>
        <w:rPr>
          <w:rFonts w:ascii="Times New Roman"/>
          <w:color w:val="000000"/>
          <w:spacing w:val="-5"/>
          <w:sz w:val="24"/>
        </w:rPr>
        <w:t>GPT-3.</w:t>
      </w:r>
    </w:p>
    <w:p w14:paraId="6A1A2E77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36</w:t>
      </w:r>
    </w:p>
    <w:p w14:paraId="097570B0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C0E50EC">
          <v:shape id="_x0000_s1028" type="#_x0000_t75" style="position:absolute;margin-left:115.2pt;margin-top:96.35pt;width:364.85pt;height:252.45pt;z-index:-251569152;mso-position-horizontal-relative:page;mso-position-vertical-relative:page">
            <v:imagedata r:id="rId8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7970C12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8" w:name="br37"/>
      <w:bookmarkEnd w:id="308"/>
      <w:r>
        <w:rPr>
          <w:rFonts w:ascii="Arial"/>
          <w:color w:val="FF0000"/>
          <w:sz w:val="2"/>
        </w:rPr>
        <w:lastRenderedPageBreak/>
        <w:t xml:space="preserve"> </w:t>
      </w:r>
    </w:p>
    <w:p w14:paraId="75AF4F0E" w14:textId="77777777" w:rsidR="00702963" w:rsidRDefault="00A04196">
      <w:pPr>
        <w:pStyle w:val="NoList1"/>
        <w:framePr w:w="5486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3.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Number</w:t>
      </w:r>
      <w:r>
        <w:rPr>
          <w:rFonts w:ascii="Times New Roman"/>
          <w:color w:val="000000"/>
          <w:sz w:val="24"/>
        </w:rPr>
        <w:t xml:space="preserve"> of parameters in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algorithms</w:t>
      </w:r>
    </w:p>
    <w:p w14:paraId="6178D461" w14:textId="77777777" w:rsidR="00702963" w:rsidRDefault="00A04196">
      <w:pPr>
        <w:pStyle w:val="NoList1"/>
        <w:framePr w:w="7208" w:wrap="auto" w:hAnchor="text" w:x="1417" w:y="6175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z w:val="20"/>
        </w:rPr>
        <w:t xml:space="preserve">Nathan Benaich, Ian Hogarth </w:t>
      </w:r>
      <w:r>
        <w:rPr>
          <w:rFonts w:ascii="Times New Roman" w:hAnsi="Times New Roman" w:cs="Times New Roman"/>
          <w:color w:val="000000"/>
          <w:sz w:val="20"/>
        </w:rPr>
        <w:t>”State</w:t>
      </w:r>
      <w:r>
        <w:rPr>
          <w:rFonts w:ascii="Times New Roman"/>
          <w:color w:val="000000"/>
          <w:sz w:val="20"/>
        </w:rPr>
        <w:t xml:space="preserve"> of </w:t>
      </w:r>
      <w:r>
        <w:rPr>
          <w:rFonts w:ascii="Times New Roman"/>
          <w:color w:val="000000"/>
          <w:spacing w:val="-1"/>
          <w:sz w:val="20"/>
        </w:rPr>
        <w:t>AI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Report”,</w:t>
      </w:r>
      <w:r>
        <w:rPr>
          <w:rFonts w:ascii="Times New Roman"/>
          <w:color w:val="000000"/>
          <w:sz w:val="20"/>
        </w:rPr>
        <w:t xml:space="preserve"> stateofai.com, 2020, s.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Times New Roman"/>
          <w:color w:val="000000"/>
          <w:sz w:val="20"/>
        </w:rPr>
        <w:t>15.</w:t>
      </w:r>
    </w:p>
    <w:p w14:paraId="737876A9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replace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</w:t>
      </w:r>
    </w:p>
    <w:p w14:paraId="6F6D2109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replacement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</w:p>
    <w:p w14:paraId="489948FC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infamous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3B91C8FC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rates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don’t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phone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62D8326D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under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minute.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78%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respondents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switch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preferences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B13795C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73%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responsive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brands.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59%</w:t>
      </w:r>
    </w:p>
    <w:p w14:paraId="55237844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 respondents have extremely high conversion rate for highly responsive brands.</w:t>
      </w:r>
    </w:p>
    <w:p w14:paraId="4CC9AB3C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feedback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 under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 minute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 main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auto-</w:t>
      </w:r>
    </w:p>
    <w:p w14:paraId="6FBAF12A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mated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giving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rates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</w:p>
    <w:p w14:paraId="71C2C653" w14:textId="77777777" w:rsidR="00702963" w:rsidRDefault="00A04196">
      <w:pPr>
        <w:pStyle w:val="NoList1"/>
        <w:framePr w:w="9312" w:wrap="auto" w:hAnchor="text" w:x="1417" w:y="71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returns on considerable small investments.</w:t>
      </w:r>
    </w:p>
    <w:p w14:paraId="583F57E9" w14:textId="77777777" w:rsidR="00702963" w:rsidRDefault="00A04196">
      <w:pPr>
        <w:pStyle w:val="NoList1"/>
        <w:framePr w:w="9312" w:wrap="auto" w:hAnchor="text" w:x="1417" w:y="112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consequence,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strive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through</w:t>
      </w:r>
    </w:p>
    <w:p w14:paraId="111C65EE" w14:textId="77777777" w:rsidR="00702963" w:rsidRDefault="00A04196">
      <w:pPr>
        <w:pStyle w:val="NoList1"/>
        <w:framePr w:w="9312" w:wrap="auto" w:hAnchor="text" w:x="1417" w:y="112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card,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currency,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</w:p>
    <w:p w14:paraId="097F1E9A" w14:textId="77777777" w:rsidR="00702963" w:rsidRDefault="00A04196">
      <w:pPr>
        <w:pStyle w:val="NoList1"/>
        <w:framePr w:w="9312" w:wrap="auto" w:hAnchor="text" w:x="1417" w:y="112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payments and various other basic tasks.</w:t>
      </w:r>
    </w:p>
    <w:p w14:paraId="6CC5A3D4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mix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How-</w:t>
      </w:r>
    </w:p>
    <w:p w14:paraId="752AEA75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ever,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hierarchical</w:t>
      </w:r>
    </w:p>
    <w:p w14:paraId="0A7180D2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trees,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concrete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always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click</w:t>
      </w:r>
    </w:p>
    <w:p w14:paraId="3F67A492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buttons,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charts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manipulate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actions.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</w:p>
    <w:p w14:paraId="06215C4B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</w:t>
      </w:r>
    </w:p>
    <w:p w14:paraId="48DE6843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something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1752A2F7" w14:textId="77777777" w:rsidR="00702963" w:rsidRDefault="00A04196">
      <w:pPr>
        <w:pStyle w:val="NoList1"/>
        <w:framePr w:w="9312" w:wrap="auto" w:hAnchor="text" w:x="1417" w:y="125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invoke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intention.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doesn’t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something,</w:t>
      </w:r>
    </w:p>
    <w:p w14:paraId="5842A24A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37</w:t>
      </w:r>
    </w:p>
    <w:p w14:paraId="0F58D271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1C431E4A">
          <v:shape id="_x0000_s1029" type="#_x0000_t75" style="position:absolute;margin-left:115.2pt;margin-top:96.35pt;width:364.85pt;height:201.35pt;z-index:-251570176;mso-position-horizontal-relative:page;mso-position-vertical-relative:page">
            <v:imagedata r:id="rId9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5D8DFF8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09" w:name="br38"/>
      <w:bookmarkEnd w:id="309"/>
      <w:r>
        <w:rPr>
          <w:rFonts w:ascii="Arial"/>
          <w:color w:val="FF0000"/>
          <w:sz w:val="2"/>
        </w:rPr>
        <w:lastRenderedPageBreak/>
        <w:t xml:space="preserve"> </w:t>
      </w:r>
    </w:p>
    <w:p w14:paraId="2B91E7DE" w14:textId="77777777" w:rsidR="00702963" w:rsidRDefault="00A04196">
      <w:pPr>
        <w:pStyle w:val="NoList1"/>
        <w:framePr w:w="5283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3.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 preferences for addressing issues</w:t>
      </w:r>
    </w:p>
    <w:p w14:paraId="1778FE1A" w14:textId="77777777" w:rsidR="00702963" w:rsidRDefault="00A04196">
      <w:pPr>
        <w:pStyle w:val="NoList1"/>
        <w:framePr w:w="678" w:wrap="auto" w:hAnchor="text" w:x="8523" w:y="25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FF"/>
          <w:sz w:val="24"/>
        </w:rPr>
        <w:t>64%</w:t>
      </w:r>
    </w:p>
    <w:p w14:paraId="17B8E5BE" w14:textId="77777777" w:rsidR="00702963" w:rsidRDefault="00A04196">
      <w:pPr>
        <w:pStyle w:val="NoList1"/>
        <w:framePr w:w="678" w:wrap="auto" w:hAnchor="text" w:x="6380" w:y="284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FF0000"/>
          <w:sz w:val="24"/>
        </w:rPr>
        <w:t>43%</w:t>
      </w:r>
    </w:p>
    <w:p w14:paraId="2B5269A4" w14:textId="77777777" w:rsidR="00702963" w:rsidRDefault="00A04196">
      <w:pPr>
        <w:pStyle w:val="NoList1"/>
        <w:framePr w:w="678" w:wrap="auto" w:hAnchor="text" w:x="5564" w:y="317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734D26"/>
          <w:sz w:val="24"/>
        </w:rPr>
        <w:t>35%</w:t>
      </w:r>
    </w:p>
    <w:p w14:paraId="13AB7439" w14:textId="77777777" w:rsidR="00702963" w:rsidRDefault="00A04196">
      <w:pPr>
        <w:pStyle w:val="NoList1"/>
        <w:framePr w:w="678" w:wrap="auto" w:hAnchor="text" w:x="5564" w:y="3177"/>
        <w:widowControl w:val="0"/>
        <w:autoSpaceDE w:val="0"/>
        <w:autoSpaceDN w:val="0"/>
        <w:spacing w:before="63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35%</w:t>
      </w:r>
    </w:p>
    <w:p w14:paraId="339678AA" w14:textId="77777777" w:rsidR="00702963" w:rsidRDefault="00A04196">
      <w:pPr>
        <w:pStyle w:val="NoList1"/>
        <w:framePr w:w="559" w:wrap="auto" w:hAnchor="text" w:x="2605" w:y="383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660066"/>
          <w:sz w:val="24"/>
        </w:rPr>
        <w:t>6%</w:t>
      </w:r>
    </w:p>
    <w:p w14:paraId="2E9FCFF3" w14:textId="77777777" w:rsidR="00702963" w:rsidRDefault="00A04196">
      <w:pPr>
        <w:pStyle w:val="NoList1"/>
        <w:framePr w:w="3394" w:wrap="auto" w:hAnchor="text" w:x="4513" w:y="5390"/>
        <w:widowControl w:val="0"/>
        <w:autoSpaceDE w:val="0"/>
        <w:autoSpaceDN w:val="0"/>
        <w:spacing w:after="0" w:line="265" w:lineRule="exact"/>
        <w:ind w:left="7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Calling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 representative</w:t>
      </w:r>
    </w:p>
    <w:p w14:paraId="43F96DFA" w14:textId="77777777" w:rsidR="00702963" w:rsidRDefault="00A04196">
      <w:pPr>
        <w:pStyle w:val="NoList1"/>
        <w:framePr w:w="3394" w:wrap="auto" w:hAnchor="text" w:x="4513" w:y="5390"/>
        <w:widowControl w:val="0"/>
        <w:autoSpaceDE w:val="0"/>
        <w:autoSpaceDN w:val="0"/>
        <w:spacing w:before="1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Using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 chat or chatbot</w:t>
      </w:r>
    </w:p>
    <w:p w14:paraId="52FCDB59" w14:textId="77777777" w:rsidR="00702963" w:rsidRDefault="00A04196">
      <w:pPr>
        <w:pStyle w:val="NoList1"/>
        <w:framePr w:w="3394" w:wrap="auto" w:hAnchor="text" w:x="4513" w:y="5390"/>
        <w:widowControl w:val="0"/>
        <w:autoSpaceDE w:val="0"/>
        <w:autoSpaceDN w:val="0"/>
        <w:spacing w:before="17" w:after="0" w:line="265" w:lineRule="exact"/>
        <w:ind w:left="32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Going in person to branch</w:t>
      </w:r>
    </w:p>
    <w:p w14:paraId="4977C2C4" w14:textId="77777777" w:rsidR="00702963" w:rsidRDefault="00A04196">
      <w:pPr>
        <w:pStyle w:val="NoList1"/>
        <w:framePr w:w="3394" w:wrap="auto" w:hAnchor="text" w:x="4513" w:y="5390"/>
        <w:widowControl w:val="0"/>
        <w:autoSpaceDE w:val="0"/>
        <w:autoSpaceDN w:val="0"/>
        <w:spacing w:before="17" w:after="0" w:line="265" w:lineRule="exact"/>
        <w:ind w:left="14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Finding an answer on website</w:t>
      </w:r>
    </w:p>
    <w:p w14:paraId="1277C674" w14:textId="77777777" w:rsidR="00702963" w:rsidRDefault="00A04196">
      <w:pPr>
        <w:pStyle w:val="NoList1"/>
        <w:framePr w:w="3394" w:wrap="auto" w:hAnchor="text" w:x="4513" w:y="5390"/>
        <w:widowControl w:val="0"/>
        <w:autoSpaceDE w:val="0"/>
        <w:autoSpaceDN w:val="0"/>
        <w:spacing w:before="17" w:after="0" w:line="265" w:lineRule="exact"/>
        <w:ind w:left="16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Reaching out on social media</w:t>
      </w:r>
    </w:p>
    <w:p w14:paraId="1804FD2D" w14:textId="77777777" w:rsidR="00702963" w:rsidRDefault="00A04196">
      <w:pPr>
        <w:pStyle w:val="NoList1"/>
        <w:framePr w:w="9238" w:wrap="auto" w:hAnchor="text" w:x="1417" w:y="709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pacing w:val="-3"/>
          <w:sz w:val="20"/>
        </w:rPr>
        <w:t>study,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Times New Roman"/>
          <w:color w:val="000000"/>
          <w:sz w:val="20"/>
        </w:rPr>
        <w:t>based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Bill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Streeter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”Banking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By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Bot:</w:t>
      </w:r>
      <w:r>
        <w:rPr>
          <w:rFonts w:ascii="Times New Roman"/>
          <w:color w:val="000000"/>
          <w:spacing w:val="64"/>
          <w:sz w:val="20"/>
        </w:rPr>
        <w:t xml:space="preserve"> </w:t>
      </w:r>
      <w:r>
        <w:rPr>
          <w:rFonts w:ascii="Times New Roman"/>
          <w:color w:val="000000"/>
          <w:sz w:val="20"/>
        </w:rPr>
        <w:t>Are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Chatbots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Better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Than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Times New Roman"/>
          <w:color w:val="000000"/>
          <w:sz w:val="20"/>
        </w:rPr>
        <w:t>Real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People?”,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Times New Roman"/>
          <w:color w:val="000000"/>
          <w:sz w:val="20"/>
        </w:rPr>
        <w:t>The</w:t>
      </w:r>
    </w:p>
    <w:p w14:paraId="12716132" w14:textId="77777777" w:rsidR="00702963" w:rsidRDefault="00A04196">
      <w:pPr>
        <w:pStyle w:val="NoList1"/>
        <w:framePr w:w="2017" w:wrap="auto" w:hAnchor="text" w:x="2149" w:y="7329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z w:val="20"/>
        </w:rPr>
        <w:t>Financial Brand, 2018</w:t>
      </w:r>
    </w:p>
    <w:p w14:paraId="22AA7755" w14:textId="77777777" w:rsidR="00702963" w:rsidRDefault="00A04196">
      <w:pPr>
        <w:pStyle w:val="NoList1"/>
        <w:framePr w:w="9312" w:wrap="auto" w:hAnchor="text" w:x="1417" w:y="83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ask.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00B0CC41" w14:textId="77777777" w:rsidR="00702963" w:rsidRDefault="00A04196">
      <w:pPr>
        <w:pStyle w:val="NoList1"/>
        <w:framePr w:w="9312" w:wrap="auto" w:hAnchor="text" w:x="1417" w:y="832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 buttons or menus to check.</w:t>
      </w:r>
    </w:p>
    <w:p w14:paraId="19987AF6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</w:p>
    <w:p w14:paraId="09B1DC54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center,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dialog-based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Couple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ago,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</w:p>
    <w:p w14:paraId="075E40E6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manager.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</w:p>
    <w:p w14:paraId="45EC6021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Much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messenger,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</w:p>
    <w:p w14:paraId="1830A666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interactions.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</w:p>
    <w:p w14:paraId="1D6C4F1A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network, same chatbot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 or internet banking app, or even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 assistant.</w:t>
      </w:r>
    </w:p>
    <w:p w14:paraId="5F236D30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question,</w:t>
      </w:r>
    </w:p>
    <w:p w14:paraId="6D20B4FC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center.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</w:p>
    <w:p w14:paraId="1ACC0CA1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model,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describe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he</w:t>
      </w:r>
    </w:p>
    <w:p w14:paraId="210D3151" w14:textId="77777777" w:rsidR="00702963" w:rsidRDefault="00A04196">
      <w:pPr>
        <w:pStyle w:val="NoList1"/>
        <w:framePr w:w="9312" w:wrap="auto" w:hAnchor="text" w:x="1417" w:y="914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has to repeat to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 specialist.</w:t>
      </w:r>
    </w:p>
    <w:p w14:paraId="1229A614" w14:textId="77777777" w:rsidR="00702963" w:rsidRDefault="00A04196">
      <w:pPr>
        <w:pStyle w:val="NoList1"/>
        <w:framePr w:w="9312" w:wrap="auto" w:hAnchor="text" w:x="1417" w:y="1326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address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chan-</w:t>
      </w:r>
    </w:p>
    <w:p w14:paraId="62D502D6" w14:textId="77777777" w:rsidR="00702963" w:rsidRDefault="00A04196">
      <w:pPr>
        <w:pStyle w:val="NoList1"/>
        <w:framePr w:w="9312" w:wrap="auto" w:hAnchor="text" w:x="1417" w:y="13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nels of interactions, such as via phone calls or via in-person conversation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branch.</w:t>
      </w:r>
    </w:p>
    <w:p w14:paraId="20DAC714" w14:textId="77777777" w:rsidR="00702963" w:rsidRDefault="00A04196">
      <w:pPr>
        <w:pStyle w:val="NoList1"/>
        <w:framePr w:w="9312" w:wrap="auto" w:hAnchor="text" w:x="1417" w:y="13263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0413FCFF" w14:textId="77777777" w:rsidR="00702963" w:rsidRDefault="00A04196">
      <w:pPr>
        <w:pStyle w:val="NoList1"/>
        <w:framePr w:w="9312" w:wrap="auto" w:hAnchor="text" w:x="1417" w:y="13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early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poor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</w:p>
    <w:p w14:paraId="0DDD74FE" w14:textId="77777777" w:rsidR="00702963" w:rsidRDefault="00A04196">
      <w:pPr>
        <w:pStyle w:val="NoList1"/>
        <w:framePr w:w="9312" w:wrap="auto" w:hAnchor="text" w:x="1417" w:y="13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cannot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purely,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don’t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yet.</w:t>
      </w:r>
    </w:p>
    <w:p w14:paraId="03DDEA27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38</w:t>
      </w:r>
    </w:p>
    <w:p w14:paraId="736C7E48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55EDCB55">
          <v:shape id="_x0000_s1030" type="#_x0000_t75" style="position:absolute;margin-left:94.45pt;margin-top:96.55pt;width:410.2pt;height:138.05pt;z-index:-2515712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 w14:anchorId="1E9E5C8A">
          <v:shape id="_x0000_s1031" type="#_x0000_t75" style="position:absolute;margin-left:209.7pt;margin-top:266.85pt;width:179.65pt;height:76.4pt;z-index:-251572224;mso-position-horizontal-relative:page;mso-position-vertical-relative:page">
            <v:imagedata r:id="rId11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4357F2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0" w:name="br39"/>
      <w:bookmarkEnd w:id="310"/>
      <w:r>
        <w:rPr>
          <w:rFonts w:ascii="Arial"/>
          <w:color w:val="FF0000"/>
          <w:sz w:val="2"/>
        </w:rPr>
        <w:lastRenderedPageBreak/>
        <w:t xml:space="preserve"> </w:t>
      </w:r>
    </w:p>
    <w:p w14:paraId="335AC8EA" w14:textId="77777777" w:rsidR="00702963" w:rsidRDefault="00A04196">
      <w:pPr>
        <w:pStyle w:val="NoList1"/>
        <w:framePr w:w="6197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 results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 influence towards client satisfaction.</w:t>
      </w:r>
    </w:p>
    <w:p w14:paraId="3CDA8E20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discuss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78B48A7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screen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internet-bank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cre-</w:t>
      </w:r>
    </w:p>
    <w:p w14:paraId="256EFF25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E3EE511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3DE6809D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sellers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messengers.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</w:p>
    <w:p w14:paraId="4EE0CCCB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nearly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44%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</w:p>
    <w:p w14:paraId="211D65B5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sure,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answer.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automatized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7FD3A20C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versational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expectations.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transforms</w:t>
      </w:r>
    </w:p>
    <w:p w14:paraId="74FCA9A1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consumption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suitable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familiar</w:t>
      </w:r>
    </w:p>
    <w:p w14:paraId="1C048EAF" w14:textId="77777777" w:rsidR="00702963" w:rsidRDefault="00A04196">
      <w:pPr>
        <w:pStyle w:val="NoList1"/>
        <w:framePr w:w="9312" w:wrap="auto" w:hAnchor="text" w:x="1417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solutions and messengers.</w:t>
      </w:r>
    </w:p>
    <w:p w14:paraId="75E29987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comparison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sys-</w:t>
      </w:r>
    </w:p>
    <w:p w14:paraId="1128B49A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tems.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improvement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20"/>
          <w:sz w:val="24"/>
        </w:rPr>
        <w:t>We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1A5226E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qualified.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1726AF6E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answer,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transferred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operator.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</w:p>
    <w:p w14:paraId="4224BDCB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assurance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automatically.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1691DC61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verbal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psychologically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brings</w:t>
      </w:r>
    </w:p>
    <w:p w14:paraId="74C04196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less cognitive load than visual interface.</w:t>
      </w:r>
    </w:p>
    <w:p w14:paraId="0EA11B38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pure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</w:p>
    <w:p w14:paraId="559DF368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automatic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</w:p>
    <w:p w14:paraId="278FC23C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window.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user,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returned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</w:p>
    <w:p w14:paraId="511B4F63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</w:p>
    <w:p w14:paraId="1FC16FC5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assistant.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analogical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Voice</w:t>
      </w:r>
    </w:p>
    <w:p w14:paraId="5AE99422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assistant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spoken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synthesized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DE4C5B3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</w:p>
    <w:p w14:paraId="5C814CB3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sufficient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autonomy.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</w:p>
    <w:p w14:paraId="676865B6" w14:textId="77777777" w:rsidR="00702963" w:rsidRDefault="00A04196">
      <w:pPr>
        <w:pStyle w:val="NoList1"/>
        <w:framePr w:w="9312" w:wrap="auto" w:hAnchor="text" w:x="1417" w:y="883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 interaction is the main purpose of Conversational Banking.</w:t>
      </w:r>
    </w:p>
    <w:p w14:paraId="2B12EC88" w14:textId="77777777" w:rsidR="00702963" w:rsidRDefault="00A04196">
      <w:pPr>
        <w:pStyle w:val="NoList1"/>
        <w:framePr w:w="9312" w:wrap="auto" w:hAnchor="text" w:x="1417" w:y="1254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Consumers are used to chat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 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 is easier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 to click out their problem in an</w:t>
      </w:r>
    </w:p>
    <w:p w14:paraId="1008E916" w14:textId="77777777" w:rsidR="00702963" w:rsidRDefault="00A04196">
      <w:pPr>
        <w:pStyle w:val="NoList1"/>
        <w:framePr w:w="9312" w:wrap="auto" w:hAnchor="text" w:x="1417" w:y="1254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gradually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0E2B600" w14:textId="77777777" w:rsidR="00702963" w:rsidRDefault="00A04196">
      <w:pPr>
        <w:pStyle w:val="NoList1"/>
        <w:framePr w:w="9312" w:wrap="auto" w:hAnchor="text" w:x="1417" w:y="1254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this, from the one side, should lead to a reduction of a number of contact center specialists.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</w:p>
    <w:p w14:paraId="546D0301" w14:textId="77777777" w:rsidR="00702963" w:rsidRDefault="00A04196">
      <w:pPr>
        <w:pStyle w:val="NoList1"/>
        <w:framePr w:w="9312" w:wrap="auto" w:hAnchor="text" w:x="1417" w:y="1254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consequently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loads.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</w:p>
    <w:p w14:paraId="75191181" w14:textId="77777777" w:rsidR="00702963" w:rsidRDefault="00A04196">
      <w:pPr>
        <w:pStyle w:val="NoList1"/>
        <w:framePr w:w="9312" w:wrap="auto" w:hAnchor="text" w:x="1417" w:y="1254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increasing load shows higher client involvement.</w:t>
      </w:r>
    </w:p>
    <w:p w14:paraId="5DC18164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Nonetheless,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</w:p>
    <w:p w14:paraId="638DB929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before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9"/>
          <w:sz w:val="24"/>
        </w:rPr>
        <w:t xml:space="preserve"> </w:t>
      </w:r>
      <w:hyperlink w:anchor="br27" w:history="1">
        <w:r>
          <w:rPr>
            <w:rFonts w:ascii="Times New Roman"/>
            <w:color w:val="000000"/>
            <w:sz w:val="24"/>
          </w:rPr>
          <w:t>2.1.2.</w:t>
        </w:r>
      </w:hyperlink>
      <w:r>
        <w:rPr>
          <w:rFonts w:ascii="Times New Roman"/>
          <w:color w:val="000000"/>
          <w:sz w:val="24"/>
        </w:rPr>
        <w:t>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middle-</w:t>
      </w:r>
    </w:p>
    <w:p w14:paraId="4F053FF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39</w:t>
      </w:r>
    </w:p>
    <w:p w14:paraId="17730FE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43563A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F3D2F5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1" w:name="br40"/>
      <w:bookmarkEnd w:id="311"/>
      <w:r>
        <w:rPr>
          <w:rFonts w:ascii="Arial"/>
          <w:color w:val="FF0000"/>
          <w:sz w:val="2"/>
        </w:rPr>
        <w:lastRenderedPageBreak/>
        <w:t xml:space="preserve"> </w:t>
      </w:r>
    </w:p>
    <w:p w14:paraId="694D505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sized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560F83F3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resources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</w:p>
    <w:p w14:paraId="2C45EE8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services, which are </w:t>
      </w:r>
      <w:r>
        <w:rPr>
          <w:rFonts w:ascii="Times New Roman"/>
          <w:color w:val="000000"/>
          <w:spacing w:val="-1"/>
          <w:sz w:val="24"/>
        </w:rPr>
        <w:t>targeting</w:t>
      </w:r>
      <w:r>
        <w:rPr>
          <w:rFonts w:ascii="Times New Roman"/>
          <w:color w:val="000000"/>
          <w:sz w:val="24"/>
        </w:rPr>
        <w:t xml:space="preserve"> market by innovations.</w:t>
      </w:r>
    </w:p>
    <w:p w14:paraId="11DC5E1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choice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product,</w:t>
      </w:r>
    </w:p>
    <w:p w14:paraId="4E11DF1C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small-sized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medium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correct,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1EA917B4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medium-sized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</w:p>
    <w:p w14:paraId="57FF28C2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external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resources,</w:t>
      </w:r>
    </w:p>
    <w:p w14:paraId="72CB888B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usage.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</w:p>
    <w:p w14:paraId="0542362F" w14:textId="77777777" w:rsidR="00702963" w:rsidRDefault="00A04196">
      <w:pPr>
        <w:pStyle w:val="NoList1"/>
        <w:framePr w:w="9312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development.</w:t>
      </w:r>
    </w:p>
    <w:p w14:paraId="58255BF3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Another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expe-</w:t>
      </w:r>
    </w:p>
    <w:p w14:paraId="2C455FEE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rience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doesn’t</w:t>
      </w:r>
    </w:p>
    <w:p w14:paraId="7C7E0174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agents.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contrast,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moved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090AB0BC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agents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training</w:t>
      </w:r>
    </w:p>
    <w:p w14:paraId="7A2ADDDB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profile.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employees,</w:t>
      </w:r>
    </w:p>
    <w:p w14:paraId="598E1849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but to create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higher percentage of professionals among existing specialists.</w:t>
      </w:r>
    </w:p>
    <w:p w14:paraId="3B46A0EE" w14:textId="77777777" w:rsidR="00702963" w:rsidRDefault="00A04196">
      <w:pPr>
        <w:pStyle w:val="NoList1"/>
        <w:framePr w:w="2786" w:wrap="auto" w:hAnchor="text" w:x="1417" w:y="815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2.2.1.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Hybrid </w:t>
      </w:r>
      <w:r>
        <w:rPr>
          <w:rFonts w:ascii="Times New Roman"/>
          <w:b/>
          <w:color w:val="000000"/>
          <w:spacing w:val="-1"/>
          <w:sz w:val="24"/>
        </w:rPr>
        <w:t>approach</w:t>
      </w:r>
    </w:p>
    <w:p w14:paraId="1F98A055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messengers.</w:t>
      </w:r>
    </w:p>
    <w:p w14:paraId="3D4B9680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augmented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sup-</w:t>
      </w:r>
    </w:p>
    <w:p w14:paraId="17D97A2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port.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misconception,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only.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z w:val="24"/>
        </w:rPr>
        <w:t>Indeed,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0D2EFE5C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useful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</w:p>
    <w:p w14:paraId="5EE0D60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improve client experience.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It is too early to talk about conversational banking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poor form.</w:t>
      </w:r>
    </w:p>
    <w:p w14:paraId="727EC23F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discuss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03EEDB95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versation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screen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internet-bank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</w:p>
    <w:p w14:paraId="7D6A9DCB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</w:p>
    <w:p w14:paraId="7E347D90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3EC1F13A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sellers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315017E9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sumption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suitable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familiar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8B21750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messengers.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comparison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</w:p>
    <w:p w14:paraId="133557D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systems.</w:t>
      </w:r>
    </w:p>
    <w:p w14:paraId="0076BB28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improvement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-20"/>
          <w:sz w:val="24"/>
        </w:rPr>
        <w:t>We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5F692EB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qualified.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3F6F33B7" w14:textId="77777777" w:rsidR="00702963" w:rsidRDefault="00A04196">
      <w:pPr>
        <w:pStyle w:val="NoList1"/>
        <w:framePr w:w="9312" w:wrap="auto" w:hAnchor="text" w:x="1417" w:y="1428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answer,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transferred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operator.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</w:p>
    <w:p w14:paraId="281FB977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40</w:t>
      </w:r>
    </w:p>
    <w:p w14:paraId="641AD6BB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4ACAF3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FCB487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2" w:name="br41"/>
      <w:bookmarkEnd w:id="312"/>
      <w:r>
        <w:rPr>
          <w:rFonts w:ascii="Arial"/>
          <w:color w:val="FF0000"/>
          <w:sz w:val="2"/>
        </w:rPr>
        <w:lastRenderedPageBreak/>
        <w:t xml:space="preserve"> </w:t>
      </w:r>
    </w:p>
    <w:p w14:paraId="54A7FBEF" w14:textId="77777777" w:rsidR="00702963" w:rsidRDefault="00A04196">
      <w:pPr>
        <w:pStyle w:val="NoList1"/>
        <w:framePr w:w="5795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4.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 Satisfaction Rate by 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Live Chat</w:t>
      </w:r>
    </w:p>
    <w:p w14:paraId="4B78DF95" w14:textId="77777777" w:rsidR="00702963" w:rsidRDefault="00A04196">
      <w:pPr>
        <w:pStyle w:val="NoList1"/>
        <w:framePr w:w="2737" w:wrap="auto" w:hAnchor="text" w:x="4466" w:y="198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 satisfaction rate</w:t>
      </w:r>
    </w:p>
    <w:p w14:paraId="77263636" w14:textId="77777777" w:rsidR="00702963" w:rsidRDefault="00A04196">
      <w:pPr>
        <w:pStyle w:val="NoList1"/>
        <w:framePr w:w="2737" w:wrap="auto" w:hAnchor="text" w:x="4466" w:y="1980"/>
        <w:widowControl w:val="0"/>
        <w:autoSpaceDE w:val="0"/>
        <w:autoSpaceDN w:val="0"/>
        <w:spacing w:before="81" w:after="0" w:line="265" w:lineRule="exact"/>
        <w:ind w:left="1381"/>
        <w:rPr>
          <w:rFonts w:ascii="Times New Roman"/>
          <w:color w:val="000000"/>
          <w:sz w:val="24"/>
        </w:rPr>
      </w:pPr>
      <w:r>
        <w:rPr>
          <w:rFonts w:ascii="Times New Roman"/>
          <w:color w:val="0000FF"/>
          <w:sz w:val="24"/>
        </w:rPr>
        <w:t>88%</w:t>
      </w:r>
    </w:p>
    <w:p w14:paraId="0FFAA2B7" w14:textId="77777777" w:rsidR="00702963" w:rsidRDefault="00A04196">
      <w:pPr>
        <w:pStyle w:val="NoList1"/>
        <w:framePr w:w="678" w:wrap="auto" w:hAnchor="text" w:x="3855" w:y="407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FF"/>
          <w:sz w:val="24"/>
        </w:rPr>
        <w:t>68%</w:t>
      </w:r>
    </w:p>
    <w:p w14:paraId="1D410BF1" w14:textId="77777777" w:rsidR="00702963" w:rsidRDefault="00A04196">
      <w:pPr>
        <w:pStyle w:val="NoList1"/>
        <w:framePr w:w="2066" w:wrap="auto" w:hAnchor="text" w:x="7741" w:y="47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FF"/>
          <w:sz w:val="24"/>
        </w:rPr>
        <w:t>60%</w:t>
      </w:r>
    </w:p>
    <w:p w14:paraId="6373DEA3" w14:textId="77777777" w:rsidR="00702963" w:rsidRDefault="00A04196">
      <w:pPr>
        <w:pStyle w:val="NoList1"/>
        <w:framePr w:w="2066" w:wrap="auto" w:hAnchor="text" w:x="7741" w:y="4769"/>
        <w:widowControl w:val="0"/>
        <w:autoSpaceDE w:val="0"/>
        <w:autoSpaceDN w:val="0"/>
        <w:spacing w:before="174" w:after="0" w:line="265" w:lineRule="exact"/>
        <w:ind w:left="23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6F30F4FE" w14:textId="77777777" w:rsidR="00702963" w:rsidRDefault="00A04196">
      <w:pPr>
        <w:pStyle w:val="NoList1"/>
        <w:framePr w:w="1827" w:wrap="auto" w:hAnchor="text" w:x="2100" w:y="520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4433B60D" w14:textId="77777777" w:rsidR="00702963" w:rsidRDefault="00A04196">
      <w:pPr>
        <w:pStyle w:val="NoList1"/>
        <w:framePr w:w="1827" w:wrap="auto" w:hAnchor="text" w:x="2100" w:y="5208"/>
        <w:widowControl w:val="0"/>
        <w:autoSpaceDE w:val="0"/>
        <w:autoSpaceDN w:val="0"/>
        <w:spacing w:before="24" w:after="0" w:line="265" w:lineRule="exact"/>
        <w:ind w:left="27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alive agent</w:t>
      </w:r>
    </w:p>
    <w:p w14:paraId="0EDBDB48" w14:textId="77777777" w:rsidR="00702963" w:rsidRDefault="00A04196">
      <w:pPr>
        <w:pStyle w:val="NoList1"/>
        <w:framePr w:w="2305" w:wrap="auto" w:hAnchor="text" w:x="7741" w:y="549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 Intelligence</w:t>
      </w:r>
    </w:p>
    <w:p w14:paraId="2378025E" w14:textId="77777777" w:rsidR="00702963" w:rsidRDefault="00A04196">
      <w:pPr>
        <w:pStyle w:val="NoList1"/>
        <w:framePr w:w="6243" w:wrap="auto" w:hAnchor="text" w:x="1417" w:y="6082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imes New Roman"/>
          <w:color w:val="000000"/>
          <w:spacing w:val="-3"/>
          <w:sz w:val="20"/>
        </w:rPr>
        <w:t>study,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/>
          <w:color w:val="000000"/>
          <w:sz w:val="20"/>
        </w:rPr>
        <w:t xml:space="preserve">based on </w:t>
      </w:r>
      <w:r>
        <w:rPr>
          <w:rFonts w:ascii="Times New Roman" w:hAnsi="Times New Roman" w:cs="Times New Roman"/>
          <w:color w:val="000000"/>
          <w:sz w:val="20"/>
        </w:rPr>
        <w:t>”Chatbots</w:t>
      </w:r>
      <w:r>
        <w:rPr>
          <w:rFonts w:ascii="Times New Roman"/>
          <w:color w:val="000000"/>
          <w:sz w:val="20"/>
        </w:rPr>
        <w:t xml:space="preserve"> are here to </w:t>
      </w:r>
      <w:r>
        <w:rPr>
          <w:rFonts w:ascii="Times New Roman" w:hAnsi="Times New Roman" w:cs="Times New Roman"/>
          <w:color w:val="000000"/>
          <w:sz w:val="20"/>
        </w:rPr>
        <w:t>stay”,</w:t>
      </w:r>
      <w:r>
        <w:rPr>
          <w:rFonts w:ascii="Times New Roman"/>
          <w:color w:val="000000"/>
          <w:sz w:val="20"/>
        </w:rPr>
        <w:t xml:space="preserve"> Accenture, 2018</w:t>
      </w:r>
    </w:p>
    <w:p w14:paraId="4DFFA63E" w14:textId="77777777" w:rsidR="00702963" w:rsidRDefault="00A04196">
      <w:pPr>
        <w:pStyle w:val="NoList1"/>
        <w:framePr w:w="9312" w:wrap="auto" w:hAnchor="text" w:x="1417" w:y="708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assurance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automatically.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6399670C" w14:textId="77777777" w:rsidR="00702963" w:rsidRDefault="00A04196">
      <w:pPr>
        <w:pStyle w:val="NoList1"/>
        <w:framePr w:w="9312" w:wrap="auto" w:hAnchor="text" w:x="1417" w:y="70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verbal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psychologically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brings</w:t>
      </w:r>
    </w:p>
    <w:p w14:paraId="0F131EFD" w14:textId="77777777" w:rsidR="00702963" w:rsidRDefault="00A04196">
      <w:pPr>
        <w:pStyle w:val="NoList1"/>
        <w:framePr w:w="9312" w:wrap="auto" w:hAnchor="text" w:x="1417" w:y="70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cognitive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load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visual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players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warn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</w:p>
    <w:p w14:paraId="6B988B67" w14:textId="77777777" w:rsidR="00702963" w:rsidRDefault="00A04196">
      <w:pPr>
        <w:pStyle w:val="NoList1"/>
        <w:framePr w:w="9312" w:wrap="auto" w:hAnchor="text" w:x="1417" w:y="70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delegating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func-</w:t>
      </w:r>
    </w:p>
    <w:p w14:paraId="5628D0CC" w14:textId="77777777" w:rsidR="00702963" w:rsidRDefault="00A04196">
      <w:pPr>
        <w:pStyle w:val="NoList1"/>
        <w:framePr w:w="9312" w:wrap="auto" w:hAnchor="text" w:x="1417" w:y="70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tions to computers </w:t>
      </w:r>
      <w:r>
        <w:rPr>
          <w:rFonts w:ascii="Times New Roman"/>
          <w:color w:val="000000"/>
          <w:spacing w:val="-2"/>
          <w:sz w:val="24"/>
        </w:rPr>
        <w:t>entirely.</w:t>
      </w:r>
    </w:p>
    <w:p w14:paraId="76DF0EFA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directly.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currently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concerns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664E8A19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welcoming,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invitation,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apologize,</w:t>
      </w:r>
    </w:p>
    <w:p w14:paraId="6E14D5E5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location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nearest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ATM.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large</w:t>
      </w:r>
      <w:r>
        <w:rPr>
          <w:rFonts w:ascii="Times New Roman"/>
          <w:color w:val="000000"/>
          <w:sz w:val="24"/>
        </w:rPr>
        <w:t xml:space="preserve"> stream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clients,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z w:val="24"/>
        </w:rPr>
        <w:t xml:space="preserve"> can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lower</w:t>
      </w:r>
    </w:p>
    <w:p w14:paraId="305E92DA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confidence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threshold,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</w:p>
    <w:p w14:paraId="373474F6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waiting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client’s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7277CAF2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involve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dialogue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another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78B18DFD" w14:textId="77777777" w:rsidR="00702963" w:rsidRDefault="00A04196">
      <w:pPr>
        <w:pStyle w:val="NoList1"/>
        <w:framePr w:w="9312" w:wrap="auto" w:hAnchor="text" w:x="1417" w:y="91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involve investment chatbot.</w:t>
      </w:r>
    </w:p>
    <w:p w14:paraId="4EA1084A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Conversational,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classic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</w:p>
    <w:p w14:paraId="12C7CF95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recommends</w:t>
      </w:r>
    </w:p>
    <w:p w14:paraId="167352A9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</w:p>
    <w:p w14:paraId="6136D477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top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</w:p>
    <w:p w14:paraId="0F81C67B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answer,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competent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00A809B8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professional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498991B0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stored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template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teachers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3DA6EF78" w14:textId="77777777" w:rsidR="00702963" w:rsidRDefault="00A04196">
      <w:pPr>
        <w:pStyle w:val="NoList1"/>
        <w:framePr w:w="9312" w:wrap="auto" w:hAnchor="text" w:x="1417" w:y="120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student,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</w:p>
    <w:p w14:paraId="483DAE6D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41</w:t>
      </w:r>
    </w:p>
    <w:p w14:paraId="015971A7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3C50D9BF">
          <v:shape id="_x0000_s1032" type="#_x0000_t75" style="position:absolute;margin-left:187.55pt;margin-top:113pt;width:196.75pt;height:165pt;z-index:-251573248;mso-position-horizontal-relative:page;mso-position-vertical-relative:page">
            <v:imagedata r:id="rId12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5F69D64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3" w:name="br42"/>
      <w:bookmarkEnd w:id="313"/>
      <w:r>
        <w:rPr>
          <w:rFonts w:ascii="Arial"/>
          <w:color w:val="FF0000"/>
          <w:sz w:val="2"/>
        </w:rPr>
        <w:lastRenderedPageBreak/>
        <w:t xml:space="preserve"> </w:t>
      </w:r>
    </w:p>
    <w:p w14:paraId="7A4E4DFD" w14:textId="77777777" w:rsidR="00702963" w:rsidRDefault="00A04196">
      <w:pPr>
        <w:pStyle w:val="NoList1"/>
        <w:framePr w:w="3194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5.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Use-cases</w:t>
      </w:r>
    </w:p>
    <w:p w14:paraId="2912D34E" w14:textId="77777777" w:rsidR="00702963" w:rsidRDefault="00A04196">
      <w:pPr>
        <w:pStyle w:val="NoList1"/>
        <w:framePr w:w="1170" w:wrap="auto" w:hAnchor="text" w:x="1902" w:y="1944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Divisions</w:t>
      </w:r>
    </w:p>
    <w:p w14:paraId="52411C7E" w14:textId="77777777" w:rsidR="00702963" w:rsidRDefault="00A04196">
      <w:pPr>
        <w:pStyle w:val="NoList1"/>
        <w:framePr w:w="1371" w:wrap="auto" w:hAnchor="text" w:x="3855" w:y="1944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Front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26EF00B7" w14:textId="77777777" w:rsidR="00702963" w:rsidRDefault="00A04196">
      <w:pPr>
        <w:pStyle w:val="NoList1"/>
        <w:framePr w:w="1544" w:wrap="auto" w:hAnchor="text" w:x="6289" w:y="1944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Middle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39FB3862" w14:textId="77777777" w:rsidR="00702963" w:rsidRDefault="00A04196">
      <w:pPr>
        <w:pStyle w:val="NoList1"/>
        <w:framePr w:w="1344" w:wrap="auto" w:hAnchor="text" w:x="8716" w:y="1944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Back </w:t>
      </w:r>
      <w:r>
        <w:rPr>
          <w:rFonts w:ascii="Times New Roman"/>
          <w:color w:val="000000"/>
          <w:spacing w:val="-1"/>
          <w:sz w:val="24"/>
        </w:rPr>
        <w:t>office</w:t>
      </w:r>
    </w:p>
    <w:p w14:paraId="75AEE183" w14:textId="77777777" w:rsidR="00702963" w:rsidRDefault="00A04196">
      <w:pPr>
        <w:pStyle w:val="NoList1"/>
        <w:framePr w:w="8764" w:wrap="auto" w:hAnchor="text" w:x="1691" w:y="2241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2"/>
          <w:sz w:val="24"/>
        </w:rPr>
        <w:t>More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mature</w:t>
      </w:r>
      <w:r>
        <w:rPr>
          <w:rFonts w:ascii="Times New Roman"/>
          <w:b/>
          <w:color w:val="000000"/>
          <w:spacing w:val="18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 banking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Anti-fraud, </w:t>
      </w:r>
      <w:r>
        <w:rPr>
          <w:rFonts w:ascii="Times New Roman"/>
          <w:color w:val="000000"/>
          <w:spacing w:val="-1"/>
          <w:sz w:val="24"/>
        </w:rPr>
        <w:t>KYC,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AML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Credit underwriting</w:t>
      </w:r>
    </w:p>
    <w:p w14:paraId="510E5D98" w14:textId="77777777" w:rsidR="00702963" w:rsidRDefault="00A04196">
      <w:pPr>
        <w:pStyle w:val="NoList1"/>
        <w:framePr w:w="1491" w:wrap="auto" w:hAnchor="text" w:x="1741" w:y="2538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Less </w:t>
      </w:r>
      <w:r>
        <w:rPr>
          <w:rFonts w:ascii="Times New Roman"/>
          <w:b/>
          <w:color w:val="000000"/>
          <w:spacing w:val="-1"/>
          <w:sz w:val="24"/>
        </w:rPr>
        <w:t>mature</w:t>
      </w:r>
    </w:p>
    <w:p w14:paraId="2F296590" w14:textId="77777777" w:rsidR="00702963" w:rsidRDefault="00A04196">
      <w:pPr>
        <w:pStyle w:val="NoList1"/>
        <w:framePr w:w="1491" w:wrap="auto" w:hAnchor="text" w:x="1741" w:y="2538"/>
        <w:widowControl w:val="0"/>
        <w:autoSpaceDE w:val="0"/>
        <w:autoSpaceDN w:val="0"/>
        <w:spacing w:before="32" w:after="0" w:line="266" w:lineRule="exact"/>
        <w:ind w:left="233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Savings</w:t>
      </w:r>
    </w:p>
    <w:p w14:paraId="622A1AE1" w14:textId="77777777" w:rsidR="00702963" w:rsidRDefault="00A04196">
      <w:pPr>
        <w:pStyle w:val="NoList1"/>
        <w:framePr w:w="1403" w:wrap="auto" w:hAnchor="text" w:x="3840" w:y="2538"/>
        <w:widowControl w:val="0"/>
        <w:autoSpaceDE w:val="0"/>
        <w:autoSpaceDN w:val="0"/>
        <w:spacing w:after="0" w:line="266" w:lineRule="exact"/>
        <w:ind w:left="5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Biometrics</w:t>
      </w:r>
    </w:p>
    <w:p w14:paraId="04561437" w14:textId="77777777" w:rsidR="00702963" w:rsidRDefault="00A04196">
      <w:pPr>
        <w:pStyle w:val="NoList1"/>
        <w:framePr w:w="1403" w:wrap="auto" w:hAnchor="text" w:x="3840" w:y="2538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$199 billion</w:t>
      </w:r>
    </w:p>
    <w:p w14:paraId="755239B9" w14:textId="77777777" w:rsidR="00702963" w:rsidRDefault="00A04196">
      <w:pPr>
        <w:pStyle w:val="NoList1"/>
        <w:framePr w:w="2405" w:wrap="auto" w:hAnchor="text" w:x="5859" w:y="2538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Legal and Compliance</w:t>
      </w:r>
    </w:p>
    <w:p w14:paraId="6E7D73CD" w14:textId="77777777" w:rsidR="00702963" w:rsidRDefault="00A04196">
      <w:pPr>
        <w:pStyle w:val="NoList1"/>
        <w:framePr w:w="2405" w:wrap="auto" w:hAnchor="text" w:x="5859" w:y="2538"/>
        <w:widowControl w:val="0"/>
        <w:autoSpaceDE w:val="0"/>
        <w:autoSpaceDN w:val="0"/>
        <w:spacing w:before="32" w:after="0" w:line="266" w:lineRule="exact"/>
        <w:ind w:left="501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$217 billion</w:t>
      </w:r>
    </w:p>
    <w:p w14:paraId="5DD07A94" w14:textId="77777777" w:rsidR="00702963" w:rsidRDefault="00A04196">
      <w:pPr>
        <w:pStyle w:val="NoList1"/>
        <w:framePr w:w="1734" w:wrap="auto" w:hAnchor="text" w:x="8522" w:y="2538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Smart contracts</w:t>
      </w:r>
    </w:p>
    <w:p w14:paraId="21FB6A64" w14:textId="77777777" w:rsidR="00702963" w:rsidRDefault="00A04196">
      <w:pPr>
        <w:pStyle w:val="NoList1"/>
        <w:framePr w:w="1734" w:wrap="auto" w:hAnchor="text" w:x="8522" w:y="2538"/>
        <w:widowControl w:val="0"/>
        <w:autoSpaceDE w:val="0"/>
        <w:autoSpaceDN w:val="0"/>
        <w:spacing w:before="32" w:after="0" w:line="266" w:lineRule="exact"/>
        <w:ind w:left="226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$32 billion</w:t>
      </w:r>
    </w:p>
    <w:p w14:paraId="452D4403" w14:textId="77777777" w:rsidR="00702963" w:rsidRDefault="00A04196">
      <w:pPr>
        <w:pStyle w:val="NoList1"/>
        <w:framePr w:w="9206" w:wrap="auto" w:hAnchor="text" w:x="1417" w:y="3303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pacing w:val="-3"/>
          <w:sz w:val="20"/>
        </w:rPr>
        <w:t>study,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Times New Roman"/>
          <w:color w:val="000000"/>
          <w:sz w:val="20"/>
        </w:rPr>
        <w:t>based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z w:val="20"/>
        </w:rPr>
        <w:t>on:</w:t>
      </w:r>
      <w:r>
        <w:rPr>
          <w:rFonts w:ascii="Times New Roman"/>
          <w:color w:val="000000"/>
          <w:spacing w:val="106"/>
          <w:sz w:val="20"/>
        </w:rPr>
        <w:t xml:space="preserve"> </w:t>
      </w:r>
      <w:r>
        <w:rPr>
          <w:rFonts w:ascii="Times New Roman"/>
          <w:color w:val="000000"/>
          <w:sz w:val="20"/>
        </w:rPr>
        <w:t>Lex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z w:val="20"/>
        </w:rPr>
        <w:t>Sokolin,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Times New Roman"/>
          <w:color w:val="000000"/>
          <w:sz w:val="20"/>
        </w:rPr>
        <w:t>Matt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pacing w:val="-5"/>
          <w:sz w:val="20"/>
        </w:rPr>
        <w:t>Low,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”#Machine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z w:val="20"/>
        </w:rPr>
        <w:t>Intelligence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/>
          <w:color w:val="000000"/>
          <w:sz w:val="20"/>
        </w:rPr>
        <w:t>&amp;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Times New Roman"/>
          <w:color w:val="000000"/>
          <w:sz w:val="20"/>
        </w:rPr>
        <w:t>Augmented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</w:rPr>
        <w:t>Finance”,</w:t>
      </w:r>
    </w:p>
    <w:p w14:paraId="7496FE14" w14:textId="77777777" w:rsidR="00702963" w:rsidRDefault="00A04196">
      <w:pPr>
        <w:pStyle w:val="NoList1"/>
        <w:framePr w:w="2614" w:wrap="auto" w:hAnchor="text" w:x="2149" w:y="3542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color w:val="000000"/>
          <w:sz w:val="20"/>
        </w:rPr>
        <w:t>Autonomous Research, p.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Times New Roman"/>
          <w:color w:val="000000"/>
          <w:sz w:val="20"/>
        </w:rPr>
        <w:t>29.</w:t>
      </w:r>
    </w:p>
    <w:p w14:paraId="5F9E410C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Similar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augmentative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virtual</w:t>
      </w:r>
      <w:r>
        <w:rPr>
          <w:rFonts w:ascii="Times New Roman"/>
          <w:color w:val="000000"/>
          <w:spacing w:val="-2"/>
          <w:sz w:val="24"/>
        </w:rPr>
        <w:t xml:space="preserve"> broker,</w:t>
      </w:r>
      <w:r>
        <w:rPr>
          <w:rFonts w:ascii="Times New Roman"/>
          <w:color w:val="000000"/>
          <w:sz w:val="24"/>
        </w:rPr>
        <w:t xml:space="preserve"> 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hints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AI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553245E5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pick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Nonetheless,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personal-manager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</w:p>
    <w:p w14:paraId="04B0488C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</w:p>
    <w:p w14:paraId="79DBDAFA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loads,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manual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Human-in-the-loop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</w:p>
    <w:p w14:paraId="026CAAE6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HITL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functioning.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1DE4F99F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relevant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</w:p>
    <w:p w14:paraId="744907DA" w14:textId="77777777" w:rsidR="00702963" w:rsidRDefault="00A04196">
      <w:pPr>
        <w:pStyle w:val="NoList1"/>
        <w:framePr w:w="9312" w:wrap="auto" w:hAnchor="text" w:x="1417" w:y="4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widgets with portfolio description or with operation confirmation.</w:t>
      </w:r>
    </w:p>
    <w:p w14:paraId="30BF24CA" w14:textId="77777777" w:rsidR="00702963" w:rsidRDefault="00A04196">
      <w:pPr>
        <w:pStyle w:val="NoList1"/>
        <w:framePr w:w="9312" w:wrap="auto" w:hAnchor="text" w:x="1417" w:y="742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leading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driver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innovations</w:t>
      </w:r>
    </w:p>
    <w:p w14:paraId="2FF3371F" w14:textId="77777777" w:rsidR="00702963" w:rsidRDefault="00A04196">
      <w:pPr>
        <w:pStyle w:val="NoList1"/>
        <w:framePr w:w="9312" w:wrap="auto" w:hAnchor="text" w:x="1417" w:y="74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sector.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been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enough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definitely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reliable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everything</w:t>
      </w:r>
    </w:p>
    <w:p w14:paraId="20965CA8" w14:textId="77777777" w:rsidR="00702963" w:rsidRDefault="00A04196">
      <w:pPr>
        <w:pStyle w:val="NoList1"/>
        <w:framePr w:w="9312" w:wrap="auto" w:hAnchor="text" w:x="1417" w:y="74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regarding risks, </w:t>
      </w:r>
      <w:r>
        <w:rPr>
          <w:rFonts w:ascii="Times New Roman"/>
          <w:color w:val="000000"/>
          <w:spacing w:val="-1"/>
          <w:sz w:val="24"/>
        </w:rPr>
        <w:t>confidentiality,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 factor and marketing strategies.</w:t>
      </w:r>
    </w:p>
    <w:p w14:paraId="436D5BF1" w14:textId="77777777" w:rsidR="00702963" w:rsidRDefault="00A04196">
      <w:pPr>
        <w:pStyle w:val="NoList1"/>
        <w:framePr w:w="9312" w:wrap="auto" w:hAnchor="text" w:x="1417" w:y="866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556D0E42" w14:textId="77777777" w:rsidR="00702963" w:rsidRDefault="00A04196">
      <w:pPr>
        <w:pStyle w:val="NoList1"/>
        <w:framePr w:w="9312" w:wrap="auto" w:hAnchor="text" w:x="1417" w:y="86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near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vast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majority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back-office,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</w:t>
      </w:r>
    </w:p>
    <w:p w14:paraId="53C8CE6B" w14:textId="77777777" w:rsidR="00702963" w:rsidRDefault="00A04196">
      <w:pPr>
        <w:pStyle w:val="NoList1"/>
        <w:framePr w:w="9312" w:wrap="auto" w:hAnchor="text" w:x="1417" w:y="86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and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z w:val="24"/>
        </w:rPr>
        <w:t xml:space="preserve"> by employees can be automated and algorithmized.</w:t>
      </w:r>
    </w:p>
    <w:p w14:paraId="59A3D3E8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7D0560D7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$400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2025.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</w:p>
    <w:p w14:paraId="52611815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identification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authentication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imitate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alive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workers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</w:p>
    <w:p w14:paraId="71E5C0C2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deepen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customer,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</w:p>
    <w:p w14:paraId="1620B83B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personalized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middle-office.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00487CB0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detecting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preventing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frauds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upgrading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anti-</w:t>
      </w:r>
    </w:p>
    <w:p w14:paraId="77E429D3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money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laundering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detection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your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systems.</w:t>
      </w:r>
      <w:r>
        <w:rPr>
          <w:rFonts w:ascii="Times New Roman"/>
          <w:color w:val="000000"/>
          <w:spacing w:val="10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07258535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sources 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income,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 been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by AI,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 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use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4574065D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possibility.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holistic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strategy,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0F24FBE6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cover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scopes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useful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8E05F6E" w14:textId="77777777" w:rsidR="00702963" w:rsidRDefault="00A04196">
      <w:pPr>
        <w:pStyle w:val="NoList1"/>
        <w:framePr w:w="9312" w:wrap="auto" w:hAnchor="text" w:x="1417" w:y="989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employees.</w:t>
      </w:r>
    </w:p>
    <w:p w14:paraId="72B9AD44" w14:textId="77777777" w:rsidR="00702963" w:rsidRDefault="00A04196">
      <w:pPr>
        <w:pStyle w:val="NoList1"/>
        <w:framePr w:w="9312" w:wrap="auto" w:hAnchor="text" w:x="1417" w:y="14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forecasts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full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robotization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prob-</w:t>
      </w:r>
    </w:p>
    <w:p w14:paraId="5838ED48" w14:textId="77777777" w:rsidR="00702963" w:rsidRDefault="00A04196">
      <w:pPr>
        <w:pStyle w:val="NoList1"/>
        <w:framePr w:w="9312" w:wrap="auto" w:hAnchor="text" w:x="1417" w:y="14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ably </w:t>
      </w:r>
      <w:r>
        <w:rPr>
          <w:rFonts w:ascii="Times New Roman" w:hAnsi="Times New Roman" w:cs="Times New Roman"/>
          <w:color w:val="000000"/>
          <w:spacing w:val="-2"/>
          <w:sz w:val="24"/>
        </w:rPr>
        <w:t>won’t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 realized, as in near future it is unlikely for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 to replace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person.</w:t>
      </w:r>
    </w:p>
    <w:p w14:paraId="1AF3CC6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42</w:t>
      </w:r>
    </w:p>
    <w:p w14:paraId="15F679AC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4BE5666">
          <v:shape id="_x0000_s1033" type="#_x0000_t75" style="position:absolute;margin-left:77.55pt;margin-top:96.55pt;width:441.15pt;height:62.4pt;z-index:-251574272;mso-position-horizontal-relative:page;mso-position-vertical-relative:page">
            <v:imagedata r:id="rId13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BA6699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4" w:name="br43"/>
      <w:bookmarkEnd w:id="314"/>
      <w:r>
        <w:rPr>
          <w:rFonts w:ascii="Arial"/>
          <w:color w:val="FF0000"/>
          <w:sz w:val="2"/>
        </w:rPr>
        <w:lastRenderedPageBreak/>
        <w:t xml:space="preserve"> </w:t>
      </w:r>
    </w:p>
    <w:p w14:paraId="2A2CAE5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foregoing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necessary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0F2981E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it.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stands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devel-</w:t>
      </w:r>
    </w:p>
    <w:p w14:paraId="466907C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15-30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ago,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algorithms</w:t>
      </w:r>
    </w:p>
    <w:p w14:paraId="465D4CF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almost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puzzled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re-engineer</w:t>
      </w:r>
    </w:p>
    <w:p w14:paraId="045E857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embed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Ma-</w:t>
      </w:r>
    </w:p>
    <w:p w14:paraId="3933B32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chine Learning in its banking platform.</w:t>
      </w:r>
    </w:p>
    <w:p w14:paraId="0F6C8F20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Nevertheless, it is extremely important to </w:t>
      </w:r>
      <w:r>
        <w:rPr>
          <w:rFonts w:ascii="Times New Roman"/>
          <w:color w:val="000000"/>
          <w:spacing w:val="-2"/>
          <w:sz w:val="24"/>
        </w:rPr>
        <w:t>remember,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that automating workplaces </w:t>
      </w:r>
      <w:r>
        <w:rPr>
          <w:rFonts w:ascii="Times New Roman" w:hAnsi="Times New Roman" w:cs="Times New Roman"/>
          <w:color w:val="000000"/>
          <w:spacing w:val="-1"/>
          <w:sz w:val="24"/>
        </w:rPr>
        <w:t>doesn’t</w:t>
      </w:r>
    </w:p>
    <w:p w14:paraId="52BB7BB1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always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dismissal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workers.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retraining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programs,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</w:p>
    <w:p w14:paraId="7D85108F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skills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fields,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4D9474A" w14:textId="77777777" w:rsidR="00702963" w:rsidRDefault="00A04196">
      <w:pPr>
        <w:pStyle w:val="NoList1"/>
        <w:framePr w:w="9312" w:wrap="auto" w:hAnchor="text" w:x="1417" w:y="38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order to decrease </w:t>
      </w:r>
      <w:r>
        <w:rPr>
          <w:rFonts w:ascii="Times New Roman" w:hAnsi="Times New Roman" w:cs="Times New Roman"/>
          <w:color w:val="000000"/>
          <w:spacing w:val="-2"/>
          <w:sz w:val="24"/>
        </w:rPr>
        <w:t>automation’s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 on labor market.</w:t>
      </w:r>
    </w:p>
    <w:p w14:paraId="4E90E023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availability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smartphones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handheld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de-</w:t>
      </w:r>
    </w:p>
    <w:p w14:paraId="26F37B1A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vices,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rapid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users’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habits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behaviors.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</w:p>
    <w:p w14:paraId="65C66CDC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network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getting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instant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84B1AA7" w14:textId="77777777" w:rsidR="00702963" w:rsidRDefault="00A04196">
      <w:pPr>
        <w:pStyle w:val="NoList1"/>
        <w:framePr w:w="9312" w:wrap="auto" w:hAnchor="text" w:x="1417" w:y="554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target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 actions with the lowest amount of clicks possible.</w:t>
      </w:r>
    </w:p>
    <w:p w14:paraId="444A2D45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 xml:space="preserve">However,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high-quality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consultations</w:t>
      </w:r>
    </w:p>
    <w:p w14:paraId="6CB7772C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hasn’t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disappeared: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call-centers.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5563BB49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systems are rapidly developing, number of phone calls recently significantly increased.</w:t>
      </w:r>
    </w:p>
    <w:p w14:paraId="6E14B35D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good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news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yet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embark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journey.</w:t>
      </w:r>
    </w:p>
    <w:p w14:paraId="2B31DA71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Making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unbearable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effort.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typically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begins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identifying</w:t>
      </w:r>
    </w:p>
    <w:p w14:paraId="3295EB02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your </w:t>
      </w:r>
      <w:r>
        <w:rPr>
          <w:rFonts w:ascii="Times New Roman"/>
          <w:color w:val="000000"/>
          <w:spacing w:val="-1"/>
          <w:sz w:val="24"/>
        </w:rPr>
        <w:t>organizational</w:t>
      </w:r>
      <w:r>
        <w:rPr>
          <w:rFonts w:ascii="Times New Roman"/>
          <w:color w:val="000000"/>
          <w:sz w:val="24"/>
        </w:rPr>
        <w:t xml:space="preserve"> goals, readying your data and finding the right partners.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Nonetheless, even</w:t>
      </w:r>
    </w:p>
    <w:p w14:paraId="3C6569EB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medium-sized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investigate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topic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now,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gap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</w:p>
    <w:p w14:paraId="199D2D12" w14:textId="77777777" w:rsidR="00702963" w:rsidRDefault="00A04196">
      <w:pPr>
        <w:pStyle w:val="NoList1"/>
        <w:framePr w:w="9312" w:wrap="auto" w:hAnchor="text" w:x="1417" w:y="718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users and nonuser will only widen.</w:t>
      </w:r>
    </w:p>
    <w:p w14:paraId="3DD6D711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43</w:t>
      </w:r>
    </w:p>
    <w:p w14:paraId="7605849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4CBD41E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396A7E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15" w:name="br44"/>
      <w:bookmarkEnd w:id="315"/>
      <w:r>
        <w:rPr>
          <w:rFonts w:ascii="Arial"/>
          <w:color w:val="FF0000"/>
          <w:sz w:val="2"/>
        </w:rPr>
        <w:lastRenderedPageBreak/>
        <w:t xml:space="preserve"> </w:t>
      </w:r>
    </w:p>
    <w:p w14:paraId="15B4AA28" w14:textId="77777777" w:rsidR="00702963" w:rsidRDefault="00A04196">
      <w:pPr>
        <w:pStyle w:val="NoList1"/>
        <w:framePr w:w="1748" w:wrap="auto" w:hAnchor="text" w:x="5199" w:y="160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CHAPTER</w:t>
      </w:r>
      <w:r>
        <w:rPr>
          <w:rFonts w:ascii="Times New Roman"/>
          <w:b/>
          <w:color w:val="000000"/>
          <w:sz w:val="24"/>
        </w:rPr>
        <w:t xml:space="preserve"> III</w:t>
      </w:r>
    </w:p>
    <w:p w14:paraId="4EF07475" w14:textId="77777777" w:rsidR="00702963" w:rsidRDefault="00A04196">
      <w:pPr>
        <w:pStyle w:val="NoList1"/>
        <w:framePr w:w="4953" w:wrap="auto" w:hAnchor="text" w:x="3596" w:y="234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Research</w:t>
      </w:r>
      <w:r>
        <w:rPr>
          <w:rFonts w:ascii="Times New Roman"/>
          <w:b/>
          <w:color w:val="000000"/>
          <w:sz w:val="24"/>
        </w:rPr>
        <w:t xml:space="preserve"> survey:</w:t>
      </w:r>
      <w:r>
        <w:rPr>
          <w:rFonts w:ascii="Times New Roman"/>
          <w:b/>
          <w:color w:val="000000"/>
          <w:spacing w:val="20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Chatbots as a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new </w:t>
      </w:r>
      <w:r>
        <w:rPr>
          <w:rFonts w:ascii="Times New Roman"/>
          <w:b/>
          <w:color w:val="000000"/>
          <w:spacing w:val="-1"/>
          <w:sz w:val="24"/>
        </w:rPr>
        <w:t>approach</w:t>
      </w:r>
    </w:p>
    <w:p w14:paraId="79B0819F" w14:textId="701F9179" w:rsidR="00702963" w:rsidRDefault="00A04196">
      <w:pPr>
        <w:pStyle w:val="NoList1"/>
        <w:framePr w:w="5177" w:wrap="auto" w:hAnchor="text" w:x="1417" w:y="335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3.1.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Chatbots</w:t>
      </w:r>
      <w:del w:id="316" w:author="Krzysztof SPIRZEWSKI" w:date="2021-11-03T19:03:00Z">
        <w:r w:rsidDel="00BB23BF">
          <w:rPr>
            <w:rFonts w:ascii="Times New Roman"/>
            <w:b/>
            <w:color w:val="000000"/>
            <w:sz w:val="24"/>
          </w:rPr>
          <w:delText>.</w:delText>
        </w:r>
      </w:del>
      <w:ins w:id="317" w:author="Krzysztof SPIRZEWSKI" w:date="2021-11-03T19:03:00Z">
        <w:r w:rsidR="00BB23BF">
          <w:rPr>
            <w:rFonts w:ascii="Times New Roman"/>
            <w:b/>
            <w:color w:val="000000"/>
            <w:sz w:val="24"/>
          </w:rPr>
          <w:t>:</w:t>
        </w:r>
      </w:ins>
      <w:r>
        <w:rPr>
          <w:rFonts w:ascii="Times New Roman"/>
          <w:b/>
          <w:color w:val="000000"/>
          <w:spacing w:val="20"/>
          <w:sz w:val="24"/>
        </w:rPr>
        <w:t xml:space="preserve"> </w:t>
      </w:r>
      <w:del w:id="318" w:author="Krzysztof SPIRZEWSKI" w:date="2021-11-03T19:03:00Z">
        <w:r w:rsidDel="00BB23BF">
          <w:rPr>
            <w:rFonts w:ascii="Times New Roman"/>
            <w:b/>
            <w:color w:val="000000"/>
            <w:sz w:val="24"/>
          </w:rPr>
          <w:delText>O</w:delText>
        </w:r>
      </w:del>
      <w:ins w:id="319" w:author="Krzysztof SPIRZEWSKI" w:date="2021-11-03T19:03:00Z">
        <w:r w:rsidR="00BB23BF">
          <w:rPr>
            <w:rFonts w:ascii="Times New Roman"/>
            <w:b/>
            <w:color w:val="000000"/>
            <w:sz w:val="24"/>
          </w:rPr>
          <w:t>o</w:t>
        </w:r>
      </w:ins>
      <w:r>
        <w:rPr>
          <w:rFonts w:ascii="Times New Roman"/>
          <w:b/>
          <w:color w:val="000000"/>
          <w:sz w:val="24"/>
        </w:rPr>
        <w:t>verview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and </w:t>
      </w:r>
      <w:r>
        <w:rPr>
          <w:rFonts w:ascii="Times New Roman"/>
          <w:b/>
          <w:color w:val="000000"/>
          <w:spacing w:val="-1"/>
          <w:sz w:val="24"/>
        </w:rPr>
        <w:t>theoretical</w:t>
      </w:r>
      <w:r>
        <w:rPr>
          <w:rFonts w:ascii="Times New Roman"/>
          <w:b/>
          <w:color w:val="000000"/>
          <w:sz w:val="24"/>
        </w:rPr>
        <w:t xml:space="preserve"> aspect</w:t>
      </w:r>
    </w:p>
    <w:p w14:paraId="036997CB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complex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multivariate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perceive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</w:p>
    <w:p w14:paraId="04F0F0EF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understandable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dialogue.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2A57BE6B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lexical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logically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correct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answers.</w:t>
      </w:r>
    </w:p>
    <w:p w14:paraId="0330CE31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now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pizza,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</w:p>
    <w:p w14:paraId="0262CD93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suitable flight and hotel, set necessary system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parameters, set an alarm clock or find up-to-date</w:t>
      </w:r>
    </w:p>
    <w:p w14:paraId="2375347B" w14:textId="77777777" w:rsidR="00702963" w:rsidRDefault="00A04196">
      <w:pPr>
        <w:pStyle w:val="NoList1"/>
        <w:framePr w:w="9312" w:wrap="auto" w:hAnchor="text" w:x="1417" w:y="41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weather or sport information.</w:t>
      </w:r>
    </w:p>
    <w:p w14:paraId="626B265F" w14:textId="77777777" w:rsidR="00702963" w:rsidRDefault="00A04196">
      <w:pPr>
        <w:pStyle w:val="NoList1"/>
        <w:framePr w:w="9312" w:wrap="auto" w:hAnchor="text" w:x="1417" w:y="659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specialized,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often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non-profit,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entertainment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tool.</w:t>
      </w:r>
    </w:p>
    <w:p w14:paraId="43ABFEF3" w14:textId="77777777" w:rsidR="00702963" w:rsidRDefault="00A04196">
      <w:pPr>
        <w:pStyle w:val="NoList1"/>
        <w:framePr w:w="9312" w:wrap="auto" w:hAnchor="text" w:x="1417" w:y="65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Previously,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entertainment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38609475" w14:textId="77777777" w:rsidR="00702963" w:rsidRDefault="00A04196">
      <w:pPr>
        <w:pStyle w:val="NoList1"/>
        <w:framePr w:w="9312" w:wrap="auto" w:hAnchor="text" w:x="1417" w:y="65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proof-of-concept.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understood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necessary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kinds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6C2C20B9" w14:textId="77777777" w:rsidR="00702963" w:rsidRDefault="00A04196">
      <w:pPr>
        <w:pStyle w:val="NoList1"/>
        <w:framePr w:w="9312" w:wrap="auto" w:hAnchor="text" w:x="1417" w:y="65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messengers, social networks and applications.</w:t>
      </w:r>
    </w:p>
    <w:p w14:paraId="73F03956" w14:textId="77777777" w:rsidR="00702963" w:rsidRDefault="00A04196">
      <w:pPr>
        <w:pStyle w:val="NoList1"/>
        <w:framePr w:w="9312" w:wrap="auto" w:hAnchor="text" w:x="1417" w:y="824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recreating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whole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ecosystem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landscape.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61D49A3E" w14:textId="77777777" w:rsidR="00702963" w:rsidRDefault="00A04196">
      <w:pPr>
        <w:pStyle w:val="NoList1"/>
        <w:framePr w:w="9312" w:wrap="auto" w:hAnchor="text" w:x="1417" w:y="82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designed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always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complex</w:t>
      </w:r>
    </w:p>
    <w:p w14:paraId="342E1C0F" w14:textId="77777777" w:rsidR="00702963" w:rsidRDefault="00A04196">
      <w:pPr>
        <w:pStyle w:val="NoList1"/>
        <w:framePr w:w="9312" w:wrap="auto" w:hAnchor="text" w:x="1417" w:y="82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couple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67F735A0" w14:textId="77777777" w:rsidR="00702963" w:rsidRDefault="00A04196">
      <w:pPr>
        <w:pStyle w:val="NoList1"/>
        <w:framePr w:w="9312" w:wrap="auto" w:hAnchor="text" w:x="1417" w:y="82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assisting.</w:t>
      </w:r>
    </w:p>
    <w:p w14:paraId="11D13496" w14:textId="77777777" w:rsidR="00702963" w:rsidRDefault="00A04196">
      <w:pPr>
        <w:pStyle w:val="NoList1"/>
        <w:framePr w:w="5563" w:wrap="auto" w:hAnchor="text" w:x="1984" w:y="98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Generally,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 perform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three main groups of tasks:</w:t>
      </w:r>
    </w:p>
    <w:p w14:paraId="21DB22D4" w14:textId="77777777" w:rsidR="00702963" w:rsidRDefault="00A04196">
      <w:pPr>
        <w:pStyle w:val="NoList1"/>
        <w:framePr w:w="9013" w:wrap="auto" w:hAnchor="text" w:x="1716" w:y="1030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Executing routine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z w:val="24"/>
        </w:rPr>
        <w:t xml:space="preserve"> operations, that could be translated to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 algorithm</w:t>
      </w:r>
    </w:p>
    <w:p w14:paraId="6ED3EBAA" w14:textId="77777777" w:rsidR="00702963" w:rsidRDefault="00A04196">
      <w:pPr>
        <w:pStyle w:val="NoList1"/>
        <w:framePr w:w="9013" w:wrap="auto" w:hAnchor="text" w:x="1716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Search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aggregation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z w:val="24"/>
        </w:rPr>
        <w:t xml:space="preserve"> chatbots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material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topic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5304D1FE" w14:textId="77777777" w:rsidR="00702963" w:rsidRDefault="00A04196">
      <w:pPr>
        <w:pStyle w:val="NoList1"/>
        <w:framePr w:w="9013" w:wrap="auto" w:hAnchor="text" w:x="1716" w:y="10302"/>
        <w:widowControl w:val="0"/>
        <w:autoSpaceDE w:val="0"/>
        <w:autoSpaceDN w:val="0"/>
        <w:spacing w:before="147" w:after="0" w:line="265" w:lineRule="exact"/>
        <w:ind w:left="29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it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certain </w:t>
      </w:r>
      <w:r>
        <w:rPr>
          <w:rFonts w:ascii="Times New Roman"/>
          <w:color w:val="000000"/>
          <w:spacing w:val="-1"/>
          <w:sz w:val="24"/>
        </w:rPr>
        <w:t>way</w:t>
      </w:r>
    </w:p>
    <w:p w14:paraId="7AF8D337" w14:textId="77777777" w:rsidR="00702963" w:rsidRDefault="00A04196">
      <w:pPr>
        <w:pStyle w:val="NoList1"/>
        <w:framePr w:w="9013" w:wrap="auto" w:hAnchor="text" w:x="1716" w:y="1153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goods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</w:p>
    <w:p w14:paraId="36CBCBEF" w14:textId="77777777" w:rsidR="00702963" w:rsidRDefault="00A04196">
      <w:pPr>
        <w:pStyle w:val="NoList1"/>
        <w:framePr w:w="9013" w:wrap="auto" w:hAnchor="text" w:x="1716" w:y="11537"/>
        <w:widowControl w:val="0"/>
        <w:autoSpaceDE w:val="0"/>
        <w:autoSpaceDN w:val="0"/>
        <w:spacing w:before="147" w:after="0" w:line="265" w:lineRule="exact"/>
        <w:ind w:left="29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attention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entertain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him,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although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</w:p>
    <w:p w14:paraId="435B597B" w14:textId="77777777" w:rsidR="00702963" w:rsidRDefault="00A04196">
      <w:pPr>
        <w:pStyle w:val="NoList1"/>
        <w:framePr w:w="9013" w:wrap="auto" w:hAnchor="text" w:x="1716" w:y="11537"/>
        <w:widowControl w:val="0"/>
        <w:autoSpaceDE w:val="0"/>
        <w:autoSpaceDN w:val="0"/>
        <w:spacing w:before="147" w:after="0" w:line="265" w:lineRule="exact"/>
        <w:ind w:left="29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answer to basic questions.</w:t>
      </w:r>
    </w:p>
    <w:p w14:paraId="22848C5E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pregenerated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workflow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be-</w:t>
      </w:r>
    </w:p>
    <w:p w14:paraId="5209ACF7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ginning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9"/>
          <w:sz w:val="24"/>
        </w:rPr>
        <w:t>IT.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AI-powered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new.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biggest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583D701F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decade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Siri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2010.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impossible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480340C9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technologies.</w:t>
      </w:r>
    </w:p>
    <w:p w14:paraId="3FD92B99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</w:t>
      </w:r>
      <w:r>
        <w:rPr>
          <w:rFonts w:ascii="Times New Roman"/>
          <w:color w:val="000000"/>
          <w:spacing w:val="-1"/>
          <w:sz w:val="24"/>
        </w:rPr>
        <w:t xml:space="preserve"> was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full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</w:p>
    <w:p w14:paraId="096A587D" w14:textId="77777777" w:rsidR="00702963" w:rsidRDefault="00A04196">
      <w:pPr>
        <w:pStyle w:val="NoList1"/>
        <w:framePr w:w="9312" w:wrap="auto" w:hAnchor="text" w:x="1417" w:y="13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</w:p>
    <w:p w14:paraId="4FD166F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44</w:t>
      </w:r>
    </w:p>
    <w:p w14:paraId="2F67C402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AD755F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20AE63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0" w:name="br45"/>
      <w:bookmarkEnd w:id="320"/>
      <w:r>
        <w:rPr>
          <w:rFonts w:ascii="Arial"/>
          <w:color w:val="FF0000"/>
          <w:sz w:val="2"/>
        </w:rPr>
        <w:lastRenderedPageBreak/>
        <w:t xml:space="preserve"> </w:t>
      </w:r>
    </w:p>
    <w:p w14:paraId="272F7A65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popularity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2016,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platform,</w:t>
      </w:r>
    </w:p>
    <w:p w14:paraId="63772C1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AI-powered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inside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impor-</w:t>
      </w:r>
    </w:p>
    <w:p w14:paraId="6DE24491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tance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driving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further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1C6D57F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front-offices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industries.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apart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biggest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29D3E70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monthly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</w:p>
    <w:p w14:paraId="415405D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obtained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massive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catalyst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4F71B9D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funds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technolo-</w:t>
      </w:r>
    </w:p>
    <w:p w14:paraId="58F33CAE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gies,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toolkits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sells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</w:t>
      </w:r>
    </w:p>
    <w:p w14:paraId="066BB54F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chatbots with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z w:val="24"/>
        </w:rPr>
        <w:t xml:space="preserve"> even more accessible.</w:t>
      </w:r>
    </w:p>
    <w:p w14:paraId="6D173FDC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Starting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2017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insurance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2FF9C28D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terest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</w:p>
    <w:p w14:paraId="1BA956CB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automatic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communications.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chat-</w:t>
      </w:r>
    </w:p>
    <w:p w14:paraId="4A736CBB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America’s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Erica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2016,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AI-powered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embedded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</w:p>
    <w:p w14:paraId="491F2A9C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recently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20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105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interactions.</w:t>
      </w:r>
    </w:p>
    <w:p w14:paraId="4BB272FF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another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Citi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Citibank,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17F26FB0" w14:textId="77777777" w:rsidR="00702963" w:rsidRDefault="00A04196">
      <w:pPr>
        <w:pStyle w:val="NoList1"/>
        <w:framePr w:w="9313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huge success among Facebook users.</w:t>
      </w:r>
    </w:p>
    <w:p w14:paraId="4AB37E9D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volume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reached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$1.27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billion.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experts</w:t>
      </w:r>
    </w:p>
    <w:p w14:paraId="630D3868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expect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2024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spending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</w:p>
    <w:p w14:paraId="0D39D2CA" w14:textId="77777777" w:rsidR="00702963" w:rsidRDefault="00A04196">
      <w:pPr>
        <w:pStyle w:val="NoList1"/>
        <w:framePr w:w="9312" w:wrap="auto" w:hAnchor="text" w:x="1417" w:y="801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 increasing by 34.75%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 will achieve $7.59 billion until the end of 2024.</w:t>
      </w:r>
    </w:p>
    <w:p w14:paraId="7E583D29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end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pretty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</w:p>
    <w:p w14:paraId="1A2F4D6D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level,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popularity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rapidly.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brought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</w:p>
    <w:p w14:paraId="23BA0812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massive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consumption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NLU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speakers,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</w:p>
    <w:p w14:paraId="32D45A3B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applications.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popularization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</w:p>
    <w:p w14:paraId="17964C0C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exploitation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convenience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speakers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</w:p>
    <w:p w14:paraId="7BF02E30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controlled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Henceforth,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2025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existence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4828F2BB" w14:textId="77777777" w:rsidR="00702963" w:rsidRDefault="00A04196">
      <w:pPr>
        <w:pStyle w:val="NoList1"/>
        <w:framePr w:w="9312" w:wrap="auto" w:hAnchor="text" w:x="1417" w:y="924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fact, will become the norm for most of the internet services.</w:t>
      </w:r>
    </w:p>
    <w:p w14:paraId="65F4BD2F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quite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</w:p>
    <w:p w14:paraId="790A9853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quick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potential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organizations.</w:t>
      </w:r>
    </w:p>
    <w:p w14:paraId="2682A9B5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manager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specialist.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Company,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7DB53A79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technology,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obtain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staff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disadvantage</w:t>
      </w:r>
    </w:p>
    <w:p w14:paraId="2C913D3A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outflow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want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dialogue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”computer”.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Consequently,</w:t>
      </w:r>
    </w:p>
    <w:p w14:paraId="5AE6AAEB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optimizing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business-processes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reasonable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compromise</w:t>
      </w:r>
    </w:p>
    <w:p w14:paraId="5E37D2D5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simplifying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bankers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simultaneous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EA030F0" w14:textId="77777777" w:rsidR="00702963" w:rsidRDefault="00A04196">
      <w:pPr>
        <w:pStyle w:val="NoList1"/>
        <w:framePr w:w="9312" w:wrap="auto" w:hAnchor="text" w:x="1417" w:y="121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call-centers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SMS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imitation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occur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02822ED3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45</w:t>
      </w:r>
    </w:p>
    <w:p w14:paraId="574AFAA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727E42F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70DAEE7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1" w:name="br46"/>
      <w:bookmarkEnd w:id="321"/>
      <w:r>
        <w:rPr>
          <w:rFonts w:ascii="Arial"/>
          <w:color w:val="FF0000"/>
          <w:sz w:val="2"/>
        </w:rPr>
        <w:lastRenderedPageBreak/>
        <w:t xml:space="preserve"> </w:t>
      </w:r>
    </w:p>
    <w:p w14:paraId="19FB400C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familiar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</w:t>
      </w:r>
    </w:p>
    <w:p w14:paraId="56D4C6BA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choice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previously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wasn’t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remote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3BD8BA84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systems, so it could store and raise client </w:t>
      </w:r>
      <w:r>
        <w:rPr>
          <w:rFonts w:ascii="Times New Roman"/>
          <w:color w:val="000000"/>
          <w:spacing w:val="-3"/>
          <w:sz w:val="24"/>
        </w:rPr>
        <w:t>loyalty.</w:t>
      </w:r>
    </w:p>
    <w:p w14:paraId="047837D8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recognition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avant-garde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frontier</w:t>
      </w:r>
    </w:p>
    <w:p w14:paraId="1302FD70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brought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up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acceptable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level.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Popularity</w:t>
      </w:r>
    </w:p>
    <w:p w14:paraId="74C16C5A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promising,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so-called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bots,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3B66C184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high-quality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imitation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</w:t>
      </w:r>
    </w:p>
    <w:p w14:paraId="701AB280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maintain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loyalty.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bots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</w:p>
    <w:p w14:paraId="4B3ED8A1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criticized,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primitive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analogues,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limitations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mindful</w:t>
      </w:r>
    </w:p>
    <w:p w14:paraId="45096357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dialog.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Discussing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issues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sense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content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</w:p>
    <w:p w14:paraId="1434EC0E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promising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4D509AB2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wide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analysis.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hard,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</w:p>
    <w:p w14:paraId="284B6EB0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possible to create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true chatbot, that would be able to imitate human speech with high </w:t>
      </w:r>
      <w:r>
        <w:rPr>
          <w:rFonts w:ascii="Times New Roman"/>
          <w:color w:val="000000"/>
          <w:spacing w:val="-3"/>
          <w:sz w:val="24"/>
        </w:rPr>
        <w:t>quality.</w:t>
      </w:r>
    </w:p>
    <w:p w14:paraId="70E22F79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load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call-center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keep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044377C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dialogue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corner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</w:p>
    <w:p w14:paraId="441153B5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subtype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although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supported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</w:p>
    <w:p w14:paraId="67C5216A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Hundreds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interacting</w:t>
      </w:r>
    </w:p>
    <w:p w14:paraId="109FD779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Google,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Amazon,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5F19E903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subtype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although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000D10CE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Hundreds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</w:p>
    <w:p w14:paraId="104A53DB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Google,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Amazon,</w:t>
      </w:r>
    </w:p>
    <w:p w14:paraId="0E7FA1B3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others.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Textual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transition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</w:p>
    <w:p w14:paraId="516B0671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Graphical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key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11E31076" w14:textId="77777777" w:rsidR="00702963" w:rsidRDefault="00A04196">
      <w:pPr>
        <w:pStyle w:val="NoList1"/>
        <w:framePr w:w="9313" w:wrap="auto" w:hAnchor="text" w:x="1417" w:y="26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coming years.</w:t>
      </w:r>
    </w:p>
    <w:p w14:paraId="4EFB4659" w14:textId="77777777" w:rsidR="00702963" w:rsidRDefault="00A04196">
      <w:pPr>
        <w:pStyle w:val="NoList1"/>
        <w:framePr w:w="9312" w:wrap="auto" w:hAnchor="text" w:x="1417" w:y="1130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Textual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transition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Graphical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18C6A91D" w14:textId="77777777" w:rsidR="00702963" w:rsidRDefault="00A04196">
      <w:pPr>
        <w:pStyle w:val="NoList1"/>
        <w:framePr w:w="9312" w:wrap="auto" w:hAnchor="text" w:x="1417" w:y="113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terface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key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years.</w:t>
      </w:r>
    </w:p>
    <w:p w14:paraId="18527CC7" w14:textId="77777777" w:rsidR="00702963" w:rsidRDefault="00A04196">
      <w:pPr>
        <w:pStyle w:val="NoList1"/>
        <w:framePr w:w="9312" w:wrap="auto" w:hAnchor="text" w:x="1417" w:y="113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Many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Messenger,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</w:p>
    <w:p w14:paraId="2F899D75" w14:textId="77777777" w:rsidR="00702963" w:rsidRDefault="00A04196">
      <w:pPr>
        <w:pStyle w:val="NoList1"/>
        <w:framePr w:w="9312" w:wrap="auto" w:hAnchor="text" w:x="1417" w:y="113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interface,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apps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intermediaries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4D6A7010" w14:textId="77777777" w:rsidR="00702963" w:rsidRDefault="00A04196">
      <w:pPr>
        <w:pStyle w:val="NoList1"/>
        <w:framePr w:w="9312" w:wrap="auto" w:hAnchor="text" w:x="1417" w:y="1130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order to increase performance of its employees.</w:t>
      </w:r>
    </w:p>
    <w:p w14:paraId="0759F87F" w14:textId="77777777" w:rsidR="00702963" w:rsidRDefault="00A04196">
      <w:pPr>
        <w:pStyle w:val="NoList1"/>
        <w:framePr w:w="9312" w:wrap="auto" w:hAnchor="text" w:x="1417" w:y="1336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corporate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website,</w:t>
      </w:r>
    </w:p>
    <w:p w14:paraId="219EDC15" w14:textId="77777777" w:rsidR="00702963" w:rsidRDefault="00A04196">
      <w:pPr>
        <w:pStyle w:val="NoList1"/>
        <w:framePr w:w="9312" w:wrap="auto" w:hAnchor="text" w:x="1417" w:y="1336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channel.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z w:val="24"/>
        </w:rPr>
        <w:t>Uber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car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Messenger.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But</w:t>
      </w:r>
    </w:p>
    <w:p w14:paraId="666DD117" w14:textId="77777777" w:rsidR="00702963" w:rsidRDefault="00A04196">
      <w:pPr>
        <w:pStyle w:val="NoList1"/>
        <w:framePr w:w="9312" w:wrap="auto" w:hAnchor="text" w:x="1417" w:y="1336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launch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Amazon </w:t>
      </w:r>
      <w:r>
        <w:rPr>
          <w:rFonts w:ascii="Times New Roman"/>
          <w:color w:val="000000"/>
          <w:sz w:val="24"/>
        </w:rPr>
        <w:t>Alexa,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</w:p>
    <w:p w14:paraId="1DFB59CA" w14:textId="77777777" w:rsidR="00702963" w:rsidRDefault="00A04196">
      <w:pPr>
        <w:pStyle w:val="NoList1"/>
        <w:framePr w:w="9312" w:wrap="auto" w:hAnchor="text" w:x="1417" w:y="1336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like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smartphones,</w:t>
      </w:r>
    </w:p>
    <w:p w14:paraId="4EB06C94" w14:textId="77777777" w:rsidR="00702963" w:rsidRDefault="00A04196">
      <w:pPr>
        <w:pStyle w:val="NoList1"/>
        <w:framePr w:w="9312" w:wrap="auto" w:hAnchor="text" w:x="1417" w:y="1336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smart speakers and any other devices with sound input, sound output and internet connection.</w:t>
      </w:r>
    </w:p>
    <w:p w14:paraId="61424D9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46</w:t>
      </w:r>
    </w:p>
    <w:p w14:paraId="47A6B1C8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0FF140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4B0509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2" w:name="br47"/>
      <w:bookmarkEnd w:id="322"/>
      <w:r>
        <w:rPr>
          <w:rFonts w:ascii="Arial"/>
          <w:color w:val="FF0000"/>
          <w:sz w:val="2"/>
        </w:rPr>
        <w:lastRenderedPageBreak/>
        <w:t xml:space="preserve"> </w:t>
      </w:r>
    </w:p>
    <w:p w14:paraId="6B10C151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</w:p>
    <w:p w14:paraId="7CD5220E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</w:t>
      </w:r>
    </w:p>
    <w:p w14:paraId="17886701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</w:p>
    <w:p w14:paraId="66E444D6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specs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proceeding,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recommendations.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</w:p>
    <w:p w14:paraId="5E31BDC7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making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targeted,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354A54AF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strong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strategical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correct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precisely</w:t>
      </w:r>
    </w:p>
    <w:p w14:paraId="7F9F8BCC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making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26C3033A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targeted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exclusively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strategic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approach.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</w:p>
    <w:p w14:paraId="225F9420" w14:textId="77777777" w:rsidR="00702963" w:rsidRDefault="00A04196">
      <w:pPr>
        <w:pStyle w:val="NoList1"/>
        <w:framePr w:w="9313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nature allows more correctly approach personal </w:t>
      </w:r>
      <w:r>
        <w:rPr>
          <w:rFonts w:ascii="Times New Roman"/>
          <w:color w:val="000000"/>
          <w:spacing w:val="-1"/>
          <w:sz w:val="24"/>
        </w:rPr>
        <w:t>offers.</w:t>
      </w:r>
    </w:p>
    <w:p w14:paraId="47C2511D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testing.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prac-</w:t>
      </w:r>
    </w:p>
    <w:p w14:paraId="04AE95F0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tical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sense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reduction,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</w:p>
    <w:p w14:paraId="38BAC7D8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growth rates of chatbot market with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z w:val="24"/>
        </w:rPr>
        <w:t xml:space="preserve"> technologies is due to early stage of its formation.</w:t>
      </w:r>
    </w:p>
    <w:p w14:paraId="70917106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hindering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poor</w:t>
      </w:r>
    </w:p>
    <w:p w14:paraId="16A9DEEE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awareness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functionality,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quality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convenience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developers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0DDA0BBC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trying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eliminate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disadvantages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launching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interactive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features.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Despite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having</w:t>
      </w:r>
    </w:p>
    <w:p w14:paraId="0100D26A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greatest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prospects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centers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technol-</w:t>
      </w:r>
    </w:p>
    <w:p w14:paraId="1794D8F1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ogy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great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 services.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 assistants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 able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</w:p>
    <w:p w14:paraId="44536460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catalog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navigation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easier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catalogs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desired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products.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Since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local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ag-</w:t>
      </w:r>
    </w:p>
    <w:p w14:paraId="4E3E9F83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gressively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</w:p>
    <w:p w14:paraId="537A44A6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 just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matter of time, as it would significantly decrease costs on customer service services.</w:t>
      </w:r>
    </w:p>
    <w:p w14:paraId="14A868E7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Asia-Pacific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amount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BCD1C2B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historically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smartphone-oriented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Scientists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Temple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University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Fudan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Uni-</w:t>
      </w:r>
    </w:p>
    <w:p w14:paraId="26BE6494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versity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6000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company.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</w:p>
    <w:p w14:paraId="71255C20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talking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sales.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Disclosure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“identity”</w:t>
      </w:r>
    </w:p>
    <w:p w14:paraId="414C3A13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interlocutor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carried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beginning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end,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after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245CCDE2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purchase.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several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“identity”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disclosed.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4</w:t>
      </w:r>
    </w:p>
    <w:p w14:paraId="17532EEC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times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ordinary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inexperienced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founds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</w:p>
    <w:p w14:paraId="6D3BC2B6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before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buying,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sale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chance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drop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79.7%.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</w:p>
    <w:p w14:paraId="28A9BC0D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researchers,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shouldn’t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restrain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undeniable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technologi-</w:t>
      </w:r>
    </w:p>
    <w:p w14:paraId="12A002FC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advantages,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prices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reducing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manual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labor.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addition,</w:t>
      </w:r>
    </w:p>
    <w:p w14:paraId="1F9F433C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marketers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take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confidence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BE3056D" w14:textId="77777777" w:rsidR="00702963" w:rsidRDefault="00A04196">
      <w:pPr>
        <w:pStyle w:val="NoList1"/>
        <w:framePr w:w="9312" w:wrap="auto" w:hAnchor="text" w:x="1417" w:y="513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 robots.</w:t>
      </w:r>
    </w:p>
    <w:p w14:paraId="0F53FC05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feature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</w:t>
      </w:r>
    </w:p>
    <w:p w14:paraId="23F801FE" w14:textId="77777777" w:rsidR="00702963" w:rsidRDefault="00A04196">
      <w:pPr>
        <w:pStyle w:val="NoList1"/>
        <w:framePr w:w="9312" w:wrap="auto" w:hAnchor="text" w:x="1417" w:y="1460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dependent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biggest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profit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</w:p>
    <w:p w14:paraId="7C712D4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47</w:t>
      </w:r>
    </w:p>
    <w:p w14:paraId="1CE241D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F04177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B04111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3" w:name="br48"/>
      <w:bookmarkEnd w:id="323"/>
      <w:r>
        <w:rPr>
          <w:rFonts w:ascii="Arial"/>
          <w:color w:val="FF0000"/>
          <w:sz w:val="2"/>
        </w:rPr>
        <w:lastRenderedPageBreak/>
        <w:t xml:space="preserve"> </w:t>
      </w:r>
    </w:p>
    <w:p w14:paraId="761033F5" w14:textId="77777777" w:rsidR="00702963" w:rsidRDefault="00A04196">
      <w:pPr>
        <w:pStyle w:val="NoList1"/>
        <w:framePr w:w="4075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6.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Chatbot solutions with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</w:p>
    <w:p w14:paraId="66A63C55" w14:textId="77777777" w:rsidR="00702963" w:rsidRDefault="00A04196">
      <w:pPr>
        <w:pStyle w:val="NoList1"/>
        <w:framePr w:w="1542" w:wrap="auto" w:hAnchor="text" w:x="2350" w:y="19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Open-source</w:t>
      </w:r>
    </w:p>
    <w:p w14:paraId="12656C50" w14:textId="77777777" w:rsidR="00702963" w:rsidRDefault="00A04196">
      <w:pPr>
        <w:pStyle w:val="NoList1"/>
        <w:framePr w:w="2210" w:wrap="auto" w:hAnchor="text" w:x="4144" w:y="19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Rasa, </w:t>
      </w:r>
      <w:r>
        <w:rPr>
          <w:rFonts w:ascii="Times New Roman"/>
          <w:color w:val="000000"/>
          <w:spacing w:val="-2"/>
          <w:sz w:val="24"/>
        </w:rPr>
        <w:t>DeepPavlov.ai</w:t>
      </w:r>
    </w:p>
    <w:p w14:paraId="57F8EDF6" w14:textId="77777777" w:rsidR="00702963" w:rsidRDefault="00A04196">
      <w:pPr>
        <w:pStyle w:val="NoList1"/>
        <w:framePr w:w="6893" w:wrap="auto" w:hAnchor="text" w:x="2092" w:y="22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ML&amp;AI</w:t>
      </w:r>
      <w:r>
        <w:rPr>
          <w:rFonts w:ascii="Times New Roman"/>
          <w:b/>
          <w:color w:val="000000"/>
          <w:sz w:val="24"/>
        </w:rPr>
        <w:t xml:space="preserve"> solutions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LiveChat, Kore.ai with BankAssist, Kasisto,</w:t>
      </w:r>
    </w:p>
    <w:p w14:paraId="03CDD95A" w14:textId="77777777" w:rsidR="00702963" w:rsidRDefault="00A04196">
      <w:pPr>
        <w:pStyle w:val="NoList1"/>
        <w:framePr w:w="6893" w:wrap="auto" w:hAnchor="text" w:x="2092" w:y="2241"/>
        <w:widowControl w:val="0"/>
        <w:autoSpaceDE w:val="0"/>
        <w:autoSpaceDN w:val="0"/>
        <w:spacing w:before="24" w:after="0" w:line="265" w:lineRule="exact"/>
        <w:ind w:left="205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Morph.ai, Imperson.ai, Streebo,</w:t>
      </w:r>
    </w:p>
    <w:p w14:paraId="0B180327" w14:textId="77777777" w:rsidR="00702963" w:rsidRDefault="00A04196">
      <w:pPr>
        <w:pStyle w:val="NoList1"/>
        <w:framePr w:w="6893" w:wrap="auto" w:hAnchor="text" w:x="2092" w:y="2241"/>
        <w:widowControl w:val="0"/>
        <w:autoSpaceDE w:val="0"/>
        <w:autoSpaceDN w:val="0"/>
        <w:spacing w:before="24" w:after="0" w:line="265" w:lineRule="exact"/>
        <w:ind w:left="205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Creative </w:t>
      </w:r>
      <w:r>
        <w:rPr>
          <w:rFonts w:ascii="Times New Roman"/>
          <w:color w:val="000000"/>
          <w:spacing w:val="-2"/>
          <w:sz w:val="24"/>
        </w:rPr>
        <w:t>Virtual,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 Solutions</w:t>
      </w:r>
    </w:p>
    <w:p w14:paraId="333D9E26" w14:textId="77777777" w:rsidR="00702963" w:rsidRDefault="00A04196">
      <w:pPr>
        <w:pStyle w:val="NoList1"/>
        <w:framePr w:w="6893" w:wrap="auto" w:hAnchor="text" w:x="2092" w:y="2241"/>
        <w:widowControl w:val="0"/>
        <w:autoSpaceDE w:val="0"/>
        <w:autoSpaceDN w:val="0"/>
        <w:spacing w:before="32" w:after="0" w:line="265" w:lineRule="exact"/>
        <w:ind w:left="66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IT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Corporations</w:t>
      </w:r>
      <w:r>
        <w:rPr>
          <w:rFonts w:ascii="Times New Roman"/>
          <w:b/>
          <w:color w:val="000000"/>
          <w:spacing w:val="246"/>
          <w:sz w:val="24"/>
        </w:rPr>
        <w:t xml:space="preserve"> </w:t>
      </w:r>
      <w:r>
        <w:rPr>
          <w:rFonts w:ascii="Times New Roman"/>
          <w:color w:val="000000"/>
          <w:sz w:val="24"/>
        </w:rPr>
        <w:t>IBM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Watson,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Google </w:t>
      </w:r>
      <w:r>
        <w:rPr>
          <w:rFonts w:ascii="Times New Roman"/>
          <w:color w:val="000000"/>
          <w:spacing w:val="-2"/>
          <w:sz w:val="24"/>
        </w:rPr>
        <w:t>Dialogflow,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Amazon</w:t>
      </w:r>
      <w:r>
        <w:rPr>
          <w:rFonts w:ascii="Times New Roman"/>
          <w:color w:val="000000"/>
          <w:sz w:val="24"/>
        </w:rPr>
        <w:t xml:space="preserve"> Lex,</w:t>
      </w:r>
    </w:p>
    <w:p w14:paraId="5DE8ED5F" w14:textId="77777777" w:rsidR="00702963" w:rsidRDefault="00A04196">
      <w:pPr>
        <w:pStyle w:val="NoList1"/>
        <w:framePr w:w="6893" w:wrap="auto" w:hAnchor="text" w:x="2092" w:y="2241"/>
        <w:widowControl w:val="0"/>
        <w:autoSpaceDE w:val="0"/>
        <w:autoSpaceDN w:val="0"/>
        <w:spacing w:before="24" w:after="0" w:line="265" w:lineRule="exact"/>
        <w:ind w:left="205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SAP</w:t>
      </w:r>
      <w:r>
        <w:rPr>
          <w:rFonts w:ascii="Times New Roman"/>
          <w:color w:val="000000"/>
          <w:sz w:val="24"/>
        </w:rPr>
        <w:t xml:space="preserve"> Recast.ai, Baidu </w:t>
      </w:r>
      <w:r>
        <w:rPr>
          <w:rFonts w:ascii="Times New Roman"/>
          <w:color w:val="000000"/>
          <w:spacing w:val="-3"/>
          <w:sz w:val="24"/>
        </w:rPr>
        <w:t>KITT.ai,</w:t>
      </w:r>
    </w:p>
    <w:p w14:paraId="4BE73FFC" w14:textId="77777777" w:rsidR="00702963" w:rsidRDefault="00A04196">
      <w:pPr>
        <w:pStyle w:val="NoList1"/>
        <w:framePr w:w="3886" w:wrap="auto" w:hAnchor="text" w:x="4144" w:y="369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Facebook Messenger Platform,</w:t>
      </w:r>
    </w:p>
    <w:p w14:paraId="018E84A9" w14:textId="77777777" w:rsidR="00702963" w:rsidRDefault="00A04196">
      <w:pPr>
        <w:pStyle w:val="NoList1"/>
        <w:framePr w:w="3886" w:wrap="auto" w:hAnchor="text" w:x="4144" w:y="369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Microsoft </w:t>
      </w:r>
      <w:r>
        <w:rPr>
          <w:rFonts w:ascii="Times New Roman"/>
          <w:color w:val="000000"/>
          <w:spacing w:val="-1"/>
          <w:sz w:val="24"/>
        </w:rPr>
        <w:t>LUIS,</w:t>
      </w:r>
      <w:r>
        <w:rPr>
          <w:rFonts w:ascii="Times New Roman"/>
          <w:color w:val="000000"/>
          <w:sz w:val="24"/>
        </w:rPr>
        <w:t xml:space="preserve"> Microsoft Azure </w:t>
      </w:r>
      <w:r>
        <w:rPr>
          <w:rFonts w:ascii="Times New Roman"/>
          <w:color w:val="000000"/>
          <w:spacing w:val="-1"/>
          <w:sz w:val="24"/>
        </w:rPr>
        <w:t>Bot</w:t>
      </w:r>
    </w:p>
    <w:p w14:paraId="53840044" w14:textId="77777777" w:rsidR="00702963" w:rsidRDefault="00A04196">
      <w:pPr>
        <w:pStyle w:val="NoList1"/>
        <w:framePr w:w="1841" w:wrap="auto" w:hAnchor="text" w:x="1417" w:y="445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0A0B0560" w14:textId="77777777" w:rsidR="00702963" w:rsidRDefault="00A04196">
      <w:pPr>
        <w:pStyle w:val="NoList1"/>
        <w:framePr w:w="3634" w:wrap="auto" w:hAnchor="text" w:x="1417" w:y="54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z w:val="24"/>
        </w:rPr>
        <w:t xml:space="preserve"> and Open Banking Initiative.</w:t>
      </w:r>
    </w:p>
    <w:p w14:paraId="63D9FC8E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de-</w:t>
      </w:r>
    </w:p>
    <w:p w14:paraId="3CBAB4C5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velop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roots,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</w:p>
    <w:p w14:paraId="61B5B398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companies.</w:t>
      </w:r>
    </w:p>
    <w:p w14:paraId="12B7B9BE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considerably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low</w:t>
      </w:r>
    </w:p>
    <w:p w14:paraId="2D5D7A9A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</w:p>
    <w:p w14:paraId="763531D8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libraries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many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advanced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sup-</w:t>
      </w:r>
    </w:p>
    <w:p w14:paraId="71C62BBE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port.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promising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open-source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DeepPavlov.ai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Rasa.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</w:p>
    <w:p w14:paraId="5A891707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creation of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z w:val="24"/>
        </w:rPr>
        <w:t xml:space="preserve"> Natural Language Processing systems based on community support.</w:t>
      </w:r>
    </w:p>
    <w:p w14:paraId="58453CE3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</w:p>
    <w:p w14:paraId="733DA608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complexity.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LiveChat,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Kore.ai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BankAssist,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Kasisto,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Morph.ai,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Imper-</w:t>
      </w:r>
    </w:p>
    <w:p w14:paraId="1F176B62" w14:textId="77777777" w:rsidR="00702963" w:rsidRDefault="00A04196">
      <w:pPr>
        <w:pStyle w:val="NoList1"/>
        <w:framePr w:w="9312" w:wrap="auto" w:hAnchor="text" w:x="1417" w:y="586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son.ai, Streebo, Creative </w:t>
      </w:r>
      <w:r>
        <w:rPr>
          <w:rFonts w:ascii="Times New Roman"/>
          <w:color w:val="000000"/>
          <w:spacing w:val="-3"/>
          <w:sz w:val="24"/>
        </w:rPr>
        <w:t>Virtual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 Artificial Solutions.</w:t>
      </w:r>
    </w:p>
    <w:p w14:paraId="607F466C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large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corporations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0DBD8371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easier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infrastructure.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IBM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Watson,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Google</w:t>
      </w:r>
    </w:p>
    <w:p w14:paraId="3A68303C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Dialogflow,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Amazon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Lex,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SAP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Recast.ai,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Baidu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KITT.ai,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4A0F51C0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leader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Microsoft,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Azure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Semantic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8C0186D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LUIS,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Microsoft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</w:t>
      </w:r>
    </w:p>
    <w:p w14:paraId="0C75FA19" w14:textId="77777777" w:rsidR="00702963" w:rsidRDefault="00A04196">
      <w:pPr>
        <w:pStyle w:val="NoList1"/>
        <w:framePr w:w="9312" w:wrap="auto" w:hAnchor="text" w:x="1417" w:y="103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 proper classification of chatbots by features.</w:t>
      </w:r>
    </w:p>
    <w:p w14:paraId="25084529" w14:textId="77777777" w:rsidR="00702963" w:rsidRDefault="00A04196">
      <w:pPr>
        <w:pStyle w:val="NoList1"/>
        <w:framePr w:w="9312" w:wrap="auto" w:hAnchor="text" w:x="1417" w:y="1286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text.</w:t>
      </w:r>
    </w:p>
    <w:p w14:paraId="4951F296" w14:textId="77777777" w:rsidR="00702963" w:rsidRDefault="00A04196">
      <w:pPr>
        <w:pStyle w:val="NoList1"/>
        <w:framePr w:w="9312" w:wrap="auto" w:hAnchor="text" w:x="1417" w:y="1286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same is true for chatbot, as it can answer either by generated speech or generated text.</w:t>
      </w:r>
    </w:p>
    <w:p w14:paraId="67D44346" w14:textId="77777777" w:rsidR="00702963" w:rsidRDefault="00A04196">
      <w:pPr>
        <w:pStyle w:val="NoList1"/>
        <w:framePr w:w="9312" w:wrap="auto" w:hAnchor="text" w:x="1417" w:y="12865"/>
        <w:widowControl w:val="0"/>
        <w:autoSpaceDE w:val="0"/>
        <w:autoSpaceDN w:val="0"/>
        <w:spacing w:before="147" w:after="0" w:line="265" w:lineRule="exact"/>
        <w:ind w:left="395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Text</w:t>
      </w:r>
    </w:p>
    <w:p w14:paraId="5525CC04" w14:textId="77777777" w:rsidR="00702963" w:rsidRDefault="00A04196">
      <w:pPr>
        <w:pStyle w:val="NoList1"/>
        <w:framePr w:w="984" w:wrap="auto" w:hAnchor="text" w:x="1812" w:y="1410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Voice</w:t>
      </w:r>
    </w:p>
    <w:p w14:paraId="26108B66" w14:textId="77777777" w:rsidR="00702963" w:rsidRDefault="00A04196">
      <w:pPr>
        <w:pStyle w:val="NoList1"/>
        <w:framePr w:w="5630" w:wrap="auto" w:hAnchor="text" w:x="1984" w:y="1487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 front platform, by 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user interaction:</w:t>
      </w:r>
    </w:p>
    <w:p w14:paraId="63C088A4" w14:textId="77777777" w:rsidR="00702963" w:rsidRDefault="00A04196">
      <w:pPr>
        <w:pStyle w:val="NoList1"/>
        <w:framePr w:w="5630" w:wrap="auto" w:hAnchor="text" w:x="1984" w:y="14871"/>
        <w:widowControl w:val="0"/>
        <w:autoSpaceDE w:val="0"/>
        <w:autoSpaceDN w:val="0"/>
        <w:spacing w:before="652" w:after="0" w:line="265" w:lineRule="exact"/>
        <w:ind w:left="384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48</w:t>
      </w:r>
    </w:p>
    <w:p w14:paraId="6C46EB72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15052AA6">
          <v:shape id="_x0000_s1034" type="#_x0000_t75" style="position:absolute;margin-left:97.6pt;margin-top:96.55pt;width:401.05pt;height:119.75pt;z-index:-251575296;mso-position-horizontal-relative:page;mso-position-vertical-relative:page">
            <v:imagedata r:id="rId14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77C3558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4" w:name="br49"/>
      <w:bookmarkEnd w:id="324"/>
      <w:r>
        <w:rPr>
          <w:rFonts w:ascii="Arial"/>
          <w:color w:val="FF0000"/>
          <w:sz w:val="2"/>
        </w:rPr>
        <w:lastRenderedPageBreak/>
        <w:t xml:space="preserve"> </w:t>
      </w:r>
    </w:p>
    <w:p w14:paraId="1BB4B8BE" w14:textId="77777777" w:rsidR="00702963" w:rsidRDefault="00A04196">
      <w:pPr>
        <w:pStyle w:val="NoList1"/>
        <w:framePr w:w="1572" w:wrap="auto" w:hAnchor="text" w:x="1812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</w:p>
    <w:p w14:paraId="7F201A60" w14:textId="77777777" w:rsidR="00702963" w:rsidRDefault="00A04196">
      <w:pPr>
        <w:pStyle w:val="NoList1"/>
        <w:framePr w:w="2615" w:wrap="auto" w:hAnchor="text" w:x="1812" w:y="183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 messenger</w:t>
      </w:r>
    </w:p>
    <w:p w14:paraId="0DA0CE69" w14:textId="77777777" w:rsidR="00702963" w:rsidRDefault="00A04196">
      <w:pPr>
        <w:pStyle w:val="NoList1"/>
        <w:framePr w:w="2615" w:wrap="auto" w:hAnchor="text" w:x="1812" w:y="183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Operating system</w:t>
      </w:r>
    </w:p>
    <w:p w14:paraId="6D1B5D98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user.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4DE28D0C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desktop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application.</w:t>
      </w:r>
    </w:p>
    <w:p w14:paraId="0749F6E1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3B90D055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messenger,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</w:p>
    <w:p w14:paraId="3D95285E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Messenger.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Thirdly,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</w:p>
    <w:p w14:paraId="1E3A6FAC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Siri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iOS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macOS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Cortana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Windows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devices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Google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</w:t>
      </w:r>
    </w:p>
    <w:p w14:paraId="42DAE4F0" w14:textId="77777777" w:rsidR="00702963" w:rsidRDefault="00A04196">
      <w:pPr>
        <w:pStyle w:val="NoList1"/>
        <w:framePr w:w="9312" w:wrap="auto" w:hAnchor="text" w:x="1417" w:y="30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 Android devices.</w:t>
      </w:r>
    </w:p>
    <w:p w14:paraId="628DA1A7" w14:textId="77777777" w:rsidR="00702963" w:rsidRDefault="00A04196">
      <w:pPr>
        <w:pStyle w:val="NoList1"/>
        <w:framePr w:w="6070" w:wrap="auto" w:hAnchor="text" w:x="1984" w:y="590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z w:val="24"/>
        </w:rPr>
        <w:t xml:space="preserve"> cannot ignore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z w:val="24"/>
        </w:rPr>
        <w:t xml:space="preserve"> forms of ownership.</w:t>
      </w:r>
    </w:p>
    <w:p w14:paraId="6E7F7508" w14:textId="77777777" w:rsidR="00702963" w:rsidRDefault="00A04196">
      <w:pPr>
        <w:pStyle w:val="NoList1"/>
        <w:framePr w:w="2568" w:wrap="auto" w:hAnchor="text" w:x="1812" w:y="631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Software-as-a-Service</w:t>
      </w:r>
    </w:p>
    <w:p w14:paraId="2AB9AD4B" w14:textId="77777777" w:rsidR="00702963" w:rsidRDefault="00A04196">
      <w:pPr>
        <w:pStyle w:val="NoList1"/>
        <w:framePr w:w="2482" w:wrap="auto" w:hAnchor="text" w:x="1812" w:y="672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 development</w:t>
      </w:r>
    </w:p>
    <w:p w14:paraId="3039D39D" w14:textId="77777777" w:rsidR="00702963" w:rsidRDefault="00A04196">
      <w:pPr>
        <w:pStyle w:val="NoList1"/>
        <w:framePr w:w="9312" w:wrap="auto" w:hAnchor="text" w:x="1417" w:y="749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tools,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ownership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577FECF" w14:textId="77777777" w:rsidR="00702963" w:rsidRDefault="00A04196">
      <w:pPr>
        <w:pStyle w:val="NoList1"/>
        <w:framePr w:w="9312" w:wrap="auto" w:hAnchor="text" w:x="1417" w:y="74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 service, or as an internal tool with internal development.</w:t>
      </w:r>
    </w:p>
    <w:p w14:paraId="57771DB2" w14:textId="77777777" w:rsidR="00702963" w:rsidRDefault="00A04196">
      <w:pPr>
        <w:pStyle w:val="NoList1"/>
        <w:framePr w:w="9312" w:wrap="auto" w:hAnchor="text" w:x="1417" w:y="7495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ignored,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1"/>
          <w:sz w:val="24"/>
        </w:rPr>
        <w:t xml:space="preserve"> differently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</w:p>
    <w:p w14:paraId="0FBB0EFB" w14:textId="77777777" w:rsidR="00702963" w:rsidRDefault="00A04196">
      <w:pPr>
        <w:pStyle w:val="NoList1"/>
        <w:framePr w:w="9312" w:wrap="auto" w:hAnchor="text" w:x="1417" w:y="74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end users.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By</w:t>
      </w:r>
      <w:r>
        <w:rPr>
          <w:rFonts w:ascii="Times New Roman"/>
          <w:color w:val="000000"/>
          <w:sz w:val="24"/>
        </w:rPr>
        <w:t xml:space="preserve"> end user those can be divided to:</w:t>
      </w:r>
    </w:p>
    <w:p w14:paraId="163A7A71" w14:textId="77777777" w:rsidR="00702963" w:rsidRDefault="00A04196">
      <w:pPr>
        <w:pStyle w:val="NoList1"/>
        <w:framePr w:w="2232" w:wrap="auto" w:hAnchor="text" w:x="1812" w:y="914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Customer-oriented</w:t>
      </w:r>
    </w:p>
    <w:p w14:paraId="5C7810EC" w14:textId="77777777" w:rsidR="00702963" w:rsidRDefault="00A04196">
      <w:pPr>
        <w:pStyle w:val="NoList1"/>
        <w:framePr w:w="2276" w:wrap="auto" w:hAnchor="text" w:x="1812" w:y="95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Employee-oriented</w:t>
      </w:r>
    </w:p>
    <w:p w14:paraId="052E1FB4" w14:textId="77777777" w:rsidR="00702963" w:rsidRDefault="00A04196">
      <w:pPr>
        <w:pStyle w:val="NoList1"/>
        <w:framePr w:w="8745" w:wrap="auto" w:hAnchor="text" w:x="1984" w:y="1032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probably,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classification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</w:t>
      </w:r>
    </w:p>
    <w:p w14:paraId="5582FA6E" w14:textId="77777777" w:rsidR="00702963" w:rsidRDefault="00A04196">
      <w:pPr>
        <w:pStyle w:val="NoList1"/>
        <w:framePr w:w="1024" w:wrap="auto" w:hAnchor="text" w:x="1417" w:y="1073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process:</w:t>
      </w:r>
    </w:p>
    <w:p w14:paraId="1CCE3716" w14:textId="77777777" w:rsidR="00702963" w:rsidRDefault="00A04196">
      <w:pPr>
        <w:pStyle w:val="NoList1"/>
        <w:framePr w:w="2123" w:wrap="auto" w:hAnchor="text" w:x="1812" w:y="1114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</w:t>
      </w:r>
    </w:p>
    <w:p w14:paraId="2E241AC3" w14:textId="77777777" w:rsidR="00702963" w:rsidRDefault="00A04196">
      <w:pPr>
        <w:pStyle w:val="NoList1"/>
        <w:framePr w:w="2123" w:wrap="auto" w:hAnchor="text" w:x="1812" w:y="1114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•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 learning</w:t>
      </w:r>
    </w:p>
    <w:p w14:paraId="3A238787" w14:textId="77777777" w:rsidR="00702963" w:rsidRDefault="00A04196">
      <w:pPr>
        <w:pStyle w:val="NoList1"/>
        <w:framePr w:w="9312" w:wrap="auto" w:hAnchor="text" w:x="1417" w:y="1232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</w:p>
    <w:p w14:paraId="001313F9" w14:textId="77777777" w:rsidR="00702963" w:rsidRDefault="00A04196">
      <w:pPr>
        <w:pStyle w:val="NoList1"/>
        <w:framePr w:w="9312" w:wrap="auto" w:hAnchor="text" w:x="1417" w:y="123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algorithms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number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76F1E755" w14:textId="77777777" w:rsidR="00702963" w:rsidRDefault="00A04196">
      <w:pPr>
        <w:pStyle w:val="NoList1"/>
        <w:framePr w:w="9312" w:wrap="auto" w:hAnchor="text" w:x="1417" w:y="123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adapt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ever-changing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3944AAB5" w14:textId="77777777" w:rsidR="00702963" w:rsidRDefault="00A04196">
      <w:pPr>
        <w:pStyle w:val="NoList1"/>
        <w:framePr w:w="9312" w:wrap="auto" w:hAnchor="text" w:x="1417" w:y="123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interaction based 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single client or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 of clients.</w:t>
      </w:r>
    </w:p>
    <w:p w14:paraId="1A55A890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49</w:t>
      </w:r>
    </w:p>
    <w:p w14:paraId="633068BD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532EFEF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CF9121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25" w:name="br50"/>
      <w:bookmarkEnd w:id="325"/>
      <w:r>
        <w:rPr>
          <w:rFonts w:ascii="Arial"/>
          <w:color w:val="FF0000"/>
          <w:sz w:val="2"/>
        </w:rPr>
        <w:lastRenderedPageBreak/>
        <w:t xml:space="preserve"> </w:t>
      </w:r>
    </w:p>
    <w:p w14:paraId="0A36EE12" w14:textId="77777777" w:rsidR="00702963" w:rsidRDefault="00A04196">
      <w:pPr>
        <w:pStyle w:val="NoList1"/>
        <w:framePr w:w="4267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7.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 of user interaction by type</w:t>
      </w:r>
    </w:p>
    <w:p w14:paraId="7857DE7C" w14:textId="77777777" w:rsidR="00702963" w:rsidRDefault="00A04196">
      <w:pPr>
        <w:pStyle w:val="NoList1"/>
        <w:framePr w:w="3206" w:wrap="auto" w:hAnchor="text" w:x="4470" w:y="1945"/>
        <w:widowControl w:val="0"/>
        <w:autoSpaceDE w:val="0"/>
        <w:autoSpaceDN w:val="0"/>
        <w:spacing w:after="0" w:line="265" w:lineRule="exact"/>
        <w:ind w:left="1087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Input</w:t>
      </w:r>
    </w:p>
    <w:p w14:paraId="5DFF32DB" w14:textId="77777777" w:rsidR="00702963" w:rsidRDefault="00A04196">
      <w:pPr>
        <w:pStyle w:val="NoList1"/>
        <w:framePr w:w="3206" w:wrap="auto" w:hAnchor="text" w:x="4470" w:y="1945"/>
        <w:widowControl w:val="0"/>
        <w:autoSpaceDE w:val="0"/>
        <w:autoSpaceDN w:val="0"/>
        <w:spacing w:before="31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6"/>
          <w:sz w:val="24"/>
        </w:rPr>
        <w:t>Voice</w:t>
      </w:r>
      <w:r>
        <w:rPr>
          <w:rFonts w:ascii="Times New Roman"/>
          <w:b/>
          <w:color w:val="000000"/>
          <w:spacing w:val="184"/>
          <w:sz w:val="24"/>
        </w:rPr>
        <w:t xml:space="preserve"> </w:t>
      </w:r>
      <w:r>
        <w:rPr>
          <w:rFonts w:ascii="Times New Roman"/>
          <w:color w:val="000000"/>
          <w:sz w:val="24"/>
        </w:rPr>
        <w:t>Microphone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Speaker</w:t>
      </w:r>
    </w:p>
    <w:p w14:paraId="224EE67C" w14:textId="77777777" w:rsidR="00702963" w:rsidRDefault="00A04196">
      <w:pPr>
        <w:pStyle w:val="NoList1"/>
        <w:framePr w:w="3206" w:wrap="auto" w:hAnchor="text" w:x="4470" w:y="1945"/>
        <w:widowControl w:val="0"/>
        <w:autoSpaceDE w:val="0"/>
        <w:autoSpaceDN w:val="0"/>
        <w:spacing w:before="32" w:after="0" w:line="266" w:lineRule="exact"/>
        <w:ind w:left="53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6"/>
          <w:sz w:val="24"/>
        </w:rPr>
        <w:t>Text</w:t>
      </w:r>
      <w:r>
        <w:rPr>
          <w:rFonts w:ascii="Times New Roman"/>
          <w:b/>
          <w:color w:val="000000"/>
          <w:spacing w:val="3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 field</w:t>
      </w:r>
      <w:r>
        <w:rPr>
          <w:rFonts w:ascii="Times New Roman"/>
          <w:color w:val="000000"/>
          <w:spacing w:val="275"/>
          <w:sz w:val="24"/>
        </w:rPr>
        <w:t xml:space="preserve"> </w:t>
      </w:r>
      <w:r>
        <w:rPr>
          <w:rFonts w:ascii="Times New Roman"/>
          <w:color w:val="000000"/>
          <w:sz w:val="24"/>
        </w:rPr>
        <w:t>Display</w:t>
      </w:r>
    </w:p>
    <w:p w14:paraId="47ECDE3D" w14:textId="77777777" w:rsidR="00702963" w:rsidRDefault="00A04196">
      <w:pPr>
        <w:pStyle w:val="NoList1"/>
        <w:framePr w:w="984" w:wrap="auto" w:hAnchor="text" w:x="6679" w:y="19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Output</w:t>
      </w:r>
    </w:p>
    <w:p w14:paraId="6516B707" w14:textId="77777777" w:rsidR="00702963" w:rsidRDefault="00A04196">
      <w:pPr>
        <w:pStyle w:val="NoList1"/>
        <w:framePr w:w="1841" w:wrap="auto" w:hAnchor="text" w:x="1417" w:y="3006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786C933" w14:textId="63700AE3" w:rsidR="00BB23BF" w:rsidRDefault="00BB23BF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ins w:id="326" w:author="Krzysztof SPIRZEWSKI" w:date="2021-11-03T19:06:00Z"/>
          <w:rFonts w:ascii="Times New Roman"/>
          <w:b/>
          <w:color w:val="000000"/>
          <w:spacing w:val="179"/>
          <w:sz w:val="24"/>
        </w:rPr>
        <w:pPrChange w:id="327" w:author="Krzysztof SPIRZEWSKI" w:date="2021-11-03T19:08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11DD92F2" w14:textId="5DB997B4" w:rsidR="00BB23BF" w:rsidRDefault="00BB23BF" w:rsidP="00BB23BF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ins w:id="328" w:author="Krzysztof SPIRZEWSKI" w:date="2021-11-03T19:08:00Z"/>
          <w:rFonts w:ascii="Times New Roman"/>
          <w:b/>
          <w:color w:val="000000"/>
          <w:sz w:val="24"/>
        </w:rPr>
      </w:pPr>
      <w:ins w:id="329" w:author="Krzysztof SPIRZEWSKI" w:date="2021-11-03T19:08:00Z">
        <w:r>
          <w:rPr>
            <w:rFonts w:ascii="Times New Roman"/>
            <w:b/>
            <w:color w:val="000000"/>
            <w:sz w:val="24"/>
          </w:rPr>
          <w:t>The following details will follows:</w:t>
        </w:r>
      </w:ins>
    </w:p>
    <w:p w14:paraId="33FDAE15" w14:textId="56CF86E6" w:rsidR="00BB23BF" w:rsidRDefault="00BB23BF" w:rsidP="00BB23BF">
      <w:pPr>
        <w:pStyle w:val="NoList1"/>
        <w:framePr w:w="8052" w:wrap="auto" w:vAnchor="page" w:hAnchor="text" w:x="1417" w:y="3369"/>
        <w:widowControl w:val="0"/>
        <w:numPr>
          <w:ilvl w:val="0"/>
          <w:numId w:val="1"/>
        </w:numPr>
        <w:autoSpaceDE w:val="0"/>
        <w:autoSpaceDN w:val="0"/>
        <w:spacing w:after="0" w:line="265" w:lineRule="exact"/>
        <w:rPr>
          <w:ins w:id="330" w:author="Krzysztof SPIRZEWSKI" w:date="2021-11-03T19:09:00Z"/>
          <w:rFonts w:ascii="Times New Roman"/>
          <w:b/>
          <w:color w:val="000000"/>
          <w:sz w:val="24"/>
        </w:rPr>
      </w:pPr>
      <w:ins w:id="331" w:author="Krzysztof SPIRZEWSKI" w:date="2021-11-03T19:08:00Z">
        <w:r>
          <w:rPr>
            <w:rFonts w:ascii="Times New Roman"/>
            <w:b/>
            <w:color w:val="000000"/>
            <w:sz w:val="24"/>
          </w:rPr>
          <w:t>Structure</w:t>
        </w:r>
      </w:ins>
    </w:p>
    <w:p w14:paraId="727702EA" w14:textId="65A12759" w:rsidR="00BB23BF" w:rsidRDefault="00BB23BF" w:rsidP="00BB23BF">
      <w:pPr>
        <w:pStyle w:val="NoList1"/>
        <w:framePr w:w="8052" w:wrap="auto" w:vAnchor="page" w:hAnchor="text" w:x="1417" w:y="3369"/>
        <w:widowControl w:val="0"/>
        <w:numPr>
          <w:ilvl w:val="0"/>
          <w:numId w:val="1"/>
        </w:numPr>
        <w:autoSpaceDE w:val="0"/>
        <w:autoSpaceDN w:val="0"/>
        <w:spacing w:after="0" w:line="265" w:lineRule="exact"/>
        <w:rPr>
          <w:ins w:id="332" w:author="Krzysztof SPIRZEWSKI" w:date="2021-11-03T19:10:00Z"/>
          <w:rFonts w:ascii="Times New Roman"/>
          <w:b/>
          <w:color w:val="000000"/>
          <w:sz w:val="24"/>
        </w:rPr>
      </w:pPr>
      <w:ins w:id="333" w:author="Krzysztof SPIRZEWSKI" w:date="2021-11-03T19:09:00Z">
        <w:r>
          <w:rPr>
            <w:rFonts w:ascii="Times New Roman"/>
            <w:b/>
            <w:color w:val="000000"/>
            <w:sz w:val="24"/>
          </w:rPr>
          <w:t>F</w:t>
        </w:r>
      </w:ins>
      <w:ins w:id="334" w:author="Krzysztof SPIRZEWSKI" w:date="2021-11-03T19:10:00Z">
        <w:r>
          <w:rPr>
            <w:rFonts w:ascii="Times New Roman"/>
            <w:b/>
            <w:color w:val="000000"/>
            <w:sz w:val="24"/>
          </w:rPr>
          <w:t>ront-end</w:t>
        </w:r>
      </w:ins>
    </w:p>
    <w:p w14:paraId="726F6655" w14:textId="0B2D3F62" w:rsidR="00BB23BF" w:rsidRDefault="00BB23BF" w:rsidP="00BB23BF">
      <w:pPr>
        <w:pStyle w:val="NoList1"/>
        <w:framePr w:w="8052" w:wrap="auto" w:vAnchor="page" w:hAnchor="text" w:x="1417" w:y="3369"/>
        <w:widowControl w:val="0"/>
        <w:numPr>
          <w:ilvl w:val="0"/>
          <w:numId w:val="1"/>
        </w:numPr>
        <w:autoSpaceDE w:val="0"/>
        <w:autoSpaceDN w:val="0"/>
        <w:spacing w:after="0" w:line="265" w:lineRule="exact"/>
        <w:rPr>
          <w:ins w:id="335" w:author="Krzysztof SPIRZEWSKI" w:date="2021-11-03T19:10:00Z"/>
          <w:rFonts w:ascii="Times New Roman"/>
          <w:b/>
          <w:color w:val="000000"/>
          <w:sz w:val="24"/>
        </w:rPr>
      </w:pPr>
      <w:ins w:id="336" w:author="Krzysztof SPIRZEWSKI" w:date="2021-11-03T19:10:00Z">
        <w:r>
          <w:rPr>
            <w:rFonts w:ascii="Times New Roman"/>
            <w:b/>
            <w:color w:val="000000"/>
            <w:sz w:val="24"/>
          </w:rPr>
          <w:t>Middleware</w:t>
        </w:r>
      </w:ins>
    </w:p>
    <w:p w14:paraId="61E54CD2" w14:textId="551F4F97" w:rsidR="00BB23BF" w:rsidRDefault="00BB23BF">
      <w:pPr>
        <w:pStyle w:val="NoList1"/>
        <w:framePr w:w="8052" w:wrap="auto" w:vAnchor="page" w:hAnchor="text" w:x="1417" w:y="3369"/>
        <w:widowControl w:val="0"/>
        <w:numPr>
          <w:ilvl w:val="0"/>
          <w:numId w:val="1"/>
        </w:numPr>
        <w:autoSpaceDE w:val="0"/>
        <w:autoSpaceDN w:val="0"/>
        <w:spacing w:after="0" w:line="265" w:lineRule="exact"/>
        <w:rPr>
          <w:ins w:id="337" w:author="Krzysztof SPIRZEWSKI" w:date="2021-11-03T19:08:00Z"/>
          <w:rFonts w:ascii="Times New Roman"/>
          <w:b/>
          <w:color w:val="000000"/>
          <w:sz w:val="24"/>
        </w:rPr>
        <w:pPrChange w:id="338" w:author="Krzysztof SPIRZEWSKI" w:date="2021-11-03T19:09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  <w:ins w:id="339" w:author="Krzysztof SPIRZEWSKI" w:date="2021-11-03T19:10:00Z">
        <w:r>
          <w:rPr>
            <w:rFonts w:ascii="Times New Roman"/>
            <w:b/>
            <w:color w:val="000000"/>
            <w:sz w:val="24"/>
          </w:rPr>
          <w:t>Back-end</w:t>
        </w:r>
      </w:ins>
    </w:p>
    <w:p w14:paraId="4C7ED1E9" w14:textId="77777777" w:rsidR="00BB23BF" w:rsidRDefault="00BB23BF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ins w:id="340" w:author="Krzysztof SPIRZEWSKI" w:date="2021-11-03T19:08:00Z"/>
          <w:rFonts w:ascii="Times New Roman"/>
          <w:b/>
          <w:color w:val="000000"/>
          <w:sz w:val="24"/>
        </w:rPr>
        <w:pPrChange w:id="341" w:author="Krzysztof SPIRZEWSKI" w:date="2021-11-03T19:08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337884D3" w14:textId="7C5B0FEC" w:rsidR="00702963" w:rsidRDefault="00A04196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ins w:id="342" w:author="Krzysztof SPIRZEWSKI" w:date="2021-11-03T19:07:00Z"/>
          <w:rFonts w:ascii="Times New Roman"/>
          <w:b/>
          <w:color w:val="000000"/>
          <w:spacing w:val="-1"/>
          <w:sz w:val="24"/>
        </w:rPr>
        <w:pPrChange w:id="343" w:author="Krzysztof SPIRZEWSKI" w:date="2021-11-03T19:08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  <w:del w:id="344" w:author="Krzysztof SPIRZEWSKI" w:date="2021-11-03T19:06:00Z">
        <w:r w:rsidDel="00BB23BF">
          <w:rPr>
            <w:rFonts w:ascii="Times New Roman"/>
            <w:b/>
            <w:color w:val="000000"/>
            <w:sz w:val="24"/>
          </w:rPr>
          <w:delText>3.1.1.</w:delText>
        </w:r>
        <w:r w:rsidDel="00BB23BF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pacing w:val="-1"/>
          <w:sz w:val="24"/>
        </w:rPr>
        <w:t>Structure</w:t>
      </w:r>
      <w:ins w:id="345" w:author="Krzysztof SPIRZEWSKI" w:date="2021-11-03T19:07:00Z">
        <w:r w:rsidR="00BB23BF">
          <w:rPr>
            <w:rFonts w:ascii="Times New Roman"/>
            <w:b/>
            <w:color w:val="000000"/>
            <w:spacing w:val="-1"/>
            <w:sz w:val="24"/>
          </w:rPr>
          <w:t xml:space="preserve"> </w:t>
        </w:r>
      </w:ins>
    </w:p>
    <w:p w14:paraId="6831190C" w14:textId="3E9AE1DD" w:rsidR="00BB23BF" w:rsidRDefault="00BB23BF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ins w:id="346" w:author="Krzysztof SPIRZEWSKI" w:date="2021-11-03T19:07:00Z"/>
          <w:rFonts w:ascii="Times New Roman"/>
          <w:b/>
          <w:color w:val="000000"/>
          <w:spacing w:val="-1"/>
          <w:sz w:val="24"/>
        </w:rPr>
        <w:pPrChange w:id="347" w:author="Krzysztof SPIRZEWSKI" w:date="2021-11-03T19:08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56D7A277" w14:textId="77777777" w:rsidR="00BB23BF" w:rsidRDefault="00BB23BF">
      <w:pPr>
        <w:pStyle w:val="NoList1"/>
        <w:framePr w:w="8052" w:wrap="auto" w:vAnchor="page" w:hAnchor="text" w:x="1417" w:y="33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  <w:pPrChange w:id="348" w:author="Krzysztof SPIRZEWSKI" w:date="2021-11-03T19:08:00Z">
          <w:pPr>
            <w:pStyle w:val="NoList1"/>
            <w:framePr w:w="1995" w:wrap="auto" w:hAnchor="text" w:x="1417" w:y="4059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318C611A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bookmarkStart w:id="349" w:name="_Hlk86858849"/>
      <w:r>
        <w:rPr>
          <w:rFonts w:ascii="Times New Roman"/>
          <w:color w:val="000000"/>
          <w:spacing w:val="-2"/>
          <w:sz w:val="24"/>
        </w:rPr>
        <w:t>Structurally,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divided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3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back-end.</w:t>
      </w:r>
    </w:p>
    <w:p w14:paraId="7176031A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Front-end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Mid-</w:t>
      </w:r>
    </w:p>
    <w:p w14:paraId="5761E26C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dleware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-4"/>
          <w:sz w:val="24"/>
        </w:rPr>
        <w:t xml:space="preserve"> </w:t>
      </w:r>
      <w:bookmarkEnd w:id="349"/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decoder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parser,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</w:p>
    <w:p w14:paraId="61382B50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commands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arguments,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generates</w:t>
      </w:r>
    </w:p>
    <w:p w14:paraId="42E29359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accordingly,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commands</w:t>
      </w:r>
    </w:p>
    <w:p w14:paraId="093B9DC5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arguments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As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</w:p>
    <w:p w14:paraId="4F203946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aspect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invoked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</w:p>
    <w:p w14:paraId="224220CD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voice.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user.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</w:p>
    <w:p w14:paraId="5DF1214D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commands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</w:t>
      </w:r>
    </w:p>
    <w:p w14:paraId="06977618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architecture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7B9A3881" w14:textId="77777777" w:rsidR="00702963" w:rsidRDefault="00A04196">
      <w:pPr>
        <w:pStyle w:val="NoList1"/>
        <w:framePr w:w="9312" w:wrap="auto" w:hAnchor="text" w:x="1417" w:y="48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simple, on interface level, blocks.</w:t>
      </w:r>
    </w:p>
    <w:p w14:paraId="66769922" w14:textId="77777777" w:rsidR="00702963" w:rsidRDefault="00A04196">
      <w:pPr>
        <w:pStyle w:val="NoList1"/>
        <w:framePr w:w="2049" w:wrap="auto" w:hAnchor="text" w:x="1417" w:y="99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del w:id="350" w:author="Krzysztof SPIRZEWSKI" w:date="2021-11-03T19:09:00Z">
        <w:r w:rsidDel="00BB23BF">
          <w:rPr>
            <w:rFonts w:ascii="Times New Roman"/>
            <w:b/>
            <w:color w:val="000000"/>
            <w:sz w:val="24"/>
          </w:rPr>
          <w:delText>3.1.2.</w:delText>
        </w:r>
        <w:r w:rsidDel="00BB23BF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pacing w:val="-1"/>
          <w:sz w:val="24"/>
        </w:rPr>
        <w:t>Front-end</w:t>
      </w:r>
    </w:p>
    <w:p w14:paraId="6EDD9952" w14:textId="77777777" w:rsidR="00702963" w:rsidRDefault="00A04196">
      <w:pPr>
        <w:pStyle w:val="NoList1"/>
        <w:framePr w:w="9312" w:wrap="auto" w:hAnchor="text" w:x="1417" w:y="1068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Front-end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</w:p>
    <w:p w14:paraId="464FD52D" w14:textId="77777777" w:rsidR="00702963" w:rsidRDefault="00A04196">
      <w:pPr>
        <w:pStyle w:val="NoList1"/>
        <w:framePr w:w="9312" w:wrap="auto" w:hAnchor="text" w:x="1417" w:y="106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voice or text both for input and output.</w:t>
      </w:r>
    </w:p>
    <w:p w14:paraId="7FB1F8E2" w14:textId="77777777" w:rsidR="00702963" w:rsidRDefault="00A04196">
      <w:pPr>
        <w:pStyle w:val="NoList1"/>
        <w:framePr w:w="9312" w:wrap="auto" w:hAnchor="text" w:x="1417" w:y="1151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microphone,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speaks,</w:t>
      </w:r>
    </w:p>
    <w:p w14:paraId="69A5F8A0" w14:textId="77777777" w:rsidR="00702963" w:rsidRDefault="00A04196">
      <w:pPr>
        <w:pStyle w:val="NoList1"/>
        <w:framePr w:w="9312" w:wrap="auto" w:hAnchor="text" w:x="1417" w:y="115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speaker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phone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computer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speech.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1F3FFC27" w14:textId="77777777" w:rsidR="00702963" w:rsidRDefault="00A04196">
      <w:pPr>
        <w:pStyle w:val="NoList1"/>
        <w:framePr w:w="9312" w:wrap="auto" w:hAnchor="text" w:x="1417" w:y="115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keyboard,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74B91877" w14:textId="77777777" w:rsidR="00702963" w:rsidRDefault="00A04196">
      <w:pPr>
        <w:pStyle w:val="NoList1"/>
        <w:framePr w:w="9312" w:wrap="auto" w:hAnchor="text" w:x="1417" w:y="115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shown on screen, usually as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 message.</w:t>
      </w:r>
    </w:p>
    <w:p w14:paraId="7BEC8530" w14:textId="77777777" w:rsidR="00702963" w:rsidRDefault="00A04196">
      <w:pPr>
        <w:pStyle w:val="NoList1"/>
        <w:framePr w:w="9312" w:wrap="auto" w:hAnchor="text" w:x="1417" w:y="1315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Overwhelmingly,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messenger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3BBE7B4C" w14:textId="77777777" w:rsidR="00702963" w:rsidRDefault="00A04196">
      <w:pPr>
        <w:pStyle w:val="NoList1"/>
        <w:framePr w:w="9312" w:wrap="auto" w:hAnchor="text" w:x="1417" w:y="131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associated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use-case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write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suitable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messenger,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network</w:t>
      </w:r>
    </w:p>
    <w:p w14:paraId="158CEC00" w14:textId="77777777" w:rsidR="00702963" w:rsidRDefault="00A04196">
      <w:pPr>
        <w:pStyle w:val="NoList1"/>
        <w:framePr w:w="9312" w:wrap="auto" w:hAnchor="text" w:x="1417" w:y="131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familiar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environment.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familiarity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</w:p>
    <w:p w14:paraId="5A468A39" w14:textId="77777777" w:rsidR="00702963" w:rsidRDefault="00A04196">
      <w:pPr>
        <w:pStyle w:val="NoList1"/>
        <w:framePr w:w="9312" w:wrap="auto" w:hAnchor="text" w:x="1417" w:y="131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prior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existence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Nonetheless,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</w:p>
    <w:p w14:paraId="5F319ED2" w14:textId="77777777" w:rsidR="00702963" w:rsidRDefault="00A04196">
      <w:pPr>
        <w:pStyle w:val="NoList1"/>
        <w:framePr w:w="9312" w:wrap="auto" w:hAnchor="text" w:x="1417" w:y="131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before,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labor-intensive</w:t>
      </w:r>
    </w:p>
    <w:p w14:paraId="0DA6D0A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50</w:t>
      </w:r>
    </w:p>
    <w:p w14:paraId="539E915F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241E080">
          <v:shape id="_x0000_s1035" type="#_x0000_t75" style="position:absolute;margin-left:216.5pt;margin-top:96.55pt;width:163.25pt;height:47.55pt;z-index:-251576320;mso-position-horizontal-relative:page;mso-position-vertical-relative:page">
            <v:imagedata r:id="rId15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053BBE0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51" w:name="br51"/>
      <w:bookmarkEnd w:id="351"/>
      <w:r>
        <w:rPr>
          <w:rFonts w:ascii="Arial"/>
          <w:color w:val="FF0000"/>
          <w:sz w:val="2"/>
        </w:rPr>
        <w:lastRenderedPageBreak/>
        <w:t xml:space="preserve"> </w:t>
      </w:r>
    </w:p>
    <w:p w14:paraId="5FF60E8C" w14:textId="77777777" w:rsidR="00702963" w:rsidRDefault="00A04196">
      <w:pPr>
        <w:pStyle w:val="NoList1"/>
        <w:framePr w:w="7781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4.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Bank Assistant chatbot by </w:t>
      </w:r>
      <w:r>
        <w:rPr>
          <w:rFonts w:ascii="Times New Roman"/>
          <w:color w:val="000000"/>
          <w:spacing w:val="-5"/>
          <w:sz w:val="24"/>
        </w:rPr>
        <w:t>Wells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Fargo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</w:p>
    <w:p w14:paraId="7D99024C" w14:textId="77777777" w:rsidR="00702963" w:rsidRDefault="00A04196">
      <w:pPr>
        <w:pStyle w:val="NoList1"/>
        <w:framePr w:w="1841" w:wrap="auto" w:hAnchor="text" w:x="1417" w:y="699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71FA1DF5" w14:textId="77777777" w:rsidR="00702963" w:rsidRDefault="00A04196">
      <w:pPr>
        <w:pStyle w:val="NoList1"/>
        <w:framePr w:w="2046" w:wrap="auto" w:hAnchor="text" w:x="1417" w:y="799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part of the chatbot.</w:t>
      </w:r>
    </w:p>
    <w:p w14:paraId="235C460D" w14:textId="77777777" w:rsidR="00702963" w:rsidRDefault="00A04196">
      <w:pPr>
        <w:pStyle w:val="NoList1"/>
        <w:framePr w:w="2248" w:wrap="auto" w:hAnchor="text" w:x="1417" w:y="896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del w:id="352" w:author="Krzysztof SPIRZEWSKI" w:date="2021-11-03T19:09:00Z">
        <w:r w:rsidDel="00BB23BF">
          <w:rPr>
            <w:rFonts w:ascii="Times New Roman"/>
            <w:b/>
            <w:color w:val="000000"/>
            <w:sz w:val="24"/>
          </w:rPr>
          <w:delText>3.1.3.</w:delText>
        </w:r>
        <w:r w:rsidDel="00BB23BF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pacing w:val="-1"/>
          <w:sz w:val="24"/>
        </w:rPr>
        <w:t>Middleware</w:t>
      </w:r>
    </w:p>
    <w:p w14:paraId="25F838EA" w14:textId="77777777" w:rsidR="00702963" w:rsidRDefault="00A04196">
      <w:pPr>
        <w:pStyle w:val="NoList1"/>
        <w:framePr w:w="9312" w:wrap="auto" w:hAnchor="text" w:x="1417" w:y="973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front-end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3EAC3AD4" w14:textId="77777777" w:rsidR="00702963" w:rsidRDefault="00A04196">
      <w:pPr>
        <w:pStyle w:val="NoList1"/>
        <w:framePr w:w="9312" w:wrap="auto" w:hAnchor="text" w:x="1417" w:y="9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pre-processing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</w:p>
    <w:p w14:paraId="7059BE57" w14:textId="77777777" w:rsidR="00702963" w:rsidRDefault="00A04196">
      <w:pPr>
        <w:pStyle w:val="NoList1"/>
        <w:framePr w:w="9312" w:wrap="auto" w:hAnchor="text" w:x="1417" w:y="9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post-processing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3DE7FBF4" w14:textId="77777777" w:rsidR="00702963" w:rsidRDefault="00A04196">
      <w:pPr>
        <w:pStyle w:val="NoList1"/>
        <w:framePr w:w="9312" w:wrap="auto" w:hAnchor="text" w:x="1417" w:y="9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words,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is a part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 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banking</w:t>
      </w:r>
    </w:p>
    <w:p w14:paraId="07B98C4C" w14:textId="77777777" w:rsidR="00702963" w:rsidRDefault="00A04196">
      <w:pPr>
        <w:pStyle w:val="NoList1"/>
        <w:framePr w:w="9312" w:wrap="auto" w:hAnchor="text" w:x="1417" w:y="9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operations, but is required for proper understanding on both sides of interaction.</w:t>
      </w:r>
    </w:p>
    <w:p w14:paraId="7447EC1D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063A10B2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Statistics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represented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</w:p>
    <w:p w14:paraId="7C9F2F63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presented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filled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template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answer.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preferred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faster</w:t>
      </w:r>
    </w:p>
    <w:p w14:paraId="01E9E80C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 development, or for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 on an employee side, which is hidden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client.</w:t>
      </w:r>
    </w:p>
    <w:p w14:paraId="0577CA3D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Ideally,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5F962A47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frontier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techniques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</w:p>
    <w:p w14:paraId="1EE0C565" w14:textId="77777777" w:rsidR="00702963" w:rsidRDefault="00A04196">
      <w:pPr>
        <w:pStyle w:val="NoList1"/>
        <w:framePr w:w="9312" w:wrap="auto" w:hAnchor="text" w:x="1417" w:y="117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 not used for analytics, but mainly for Natural Language Processing.</w:t>
      </w:r>
    </w:p>
    <w:p w14:paraId="3001758E" w14:textId="77777777" w:rsidR="00702963" w:rsidRDefault="00A04196">
      <w:pPr>
        <w:pStyle w:val="NoList1"/>
        <w:framePr w:w="9312" w:wrap="auto" w:hAnchor="text" w:x="1417" w:y="1467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NLP,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divides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Understand-</w:t>
      </w:r>
    </w:p>
    <w:p w14:paraId="43079576" w14:textId="77777777" w:rsidR="00702963" w:rsidRDefault="00A04196">
      <w:pPr>
        <w:pStyle w:val="NoList1"/>
        <w:framePr w:w="9312" w:wrap="auto" w:hAnchor="text" w:x="1417" w:y="1467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Generation.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</w:p>
    <w:p w14:paraId="14FDB7A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51</w:t>
      </w:r>
    </w:p>
    <w:p w14:paraId="647AFE5F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344E38D6">
          <v:shape id="_x0000_s1036" type="#_x0000_t75" style="position:absolute;margin-left:89.55pt;margin-top:96.4pt;width:138.05pt;height:242.1pt;z-index:-251577344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 w14:anchorId="37E73546">
          <v:shape id="_x0000_s1037" type="#_x0000_t75" style="position:absolute;margin-left:228.6pt;margin-top:98.1pt;width:138.05pt;height:240.4pt;z-index:-251578368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 w14:anchorId="3BF38C81">
          <v:shape id="_x0000_s1038" type="#_x0000_t75" style="position:absolute;margin-left:367.65pt;margin-top:97.85pt;width:138.05pt;height:240.65pt;z-index:-251579392;mso-position-horizontal-relative:page;mso-position-vertical-relative:page">
            <v:imagedata r:id="rId18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5D7D5CA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53" w:name="br52"/>
      <w:bookmarkEnd w:id="353"/>
      <w:r>
        <w:rPr>
          <w:rFonts w:ascii="Arial"/>
          <w:color w:val="FF0000"/>
          <w:sz w:val="2"/>
        </w:rPr>
        <w:lastRenderedPageBreak/>
        <w:t xml:space="preserve"> </w:t>
      </w:r>
    </w:p>
    <w:p w14:paraId="2D5839D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mechanics,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</w:t>
      </w:r>
    </w:p>
    <w:p w14:paraId="2CB0291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sentences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</w:p>
    <w:p w14:paraId="7D259A2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branch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technical,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269847A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building software to generate text and synthesize text.</w:t>
      </w:r>
    </w:p>
    <w:p w14:paraId="3B019807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Accordingly,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instruments,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</w:p>
    <w:p w14:paraId="47320D86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input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output.</w:t>
      </w:r>
      <w:r>
        <w:rPr>
          <w:rFonts w:ascii="Times New Roman"/>
          <w:color w:val="000000"/>
          <w:spacing w:val="10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</w:p>
    <w:p w14:paraId="663DA45F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</w:t>
      </w:r>
    </w:p>
    <w:p w14:paraId="65D7B06B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call-center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website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robo-advisers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SMS,</w:t>
      </w:r>
    </w:p>
    <w:p w14:paraId="1E97E5E5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text answers or cold calling.</w:t>
      </w:r>
    </w:p>
    <w:p w14:paraId="445B40AF" w14:textId="77777777" w:rsidR="00702963" w:rsidRDefault="00A04196">
      <w:pPr>
        <w:pStyle w:val="NoList1"/>
        <w:framePr w:w="1987" w:wrap="auto" w:hAnchor="text" w:x="1417" w:y="56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del w:id="354" w:author="Krzysztof SPIRZEWSKI" w:date="2021-11-03T19:09:00Z">
        <w:r w:rsidDel="00BB23BF">
          <w:rPr>
            <w:rFonts w:ascii="Times New Roman"/>
            <w:b/>
            <w:color w:val="000000"/>
            <w:sz w:val="24"/>
          </w:rPr>
          <w:delText>3.1.4.</w:delText>
        </w:r>
        <w:r w:rsidDel="00BB23BF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z w:val="24"/>
        </w:rPr>
        <w:t>Back-end</w:t>
      </w:r>
    </w:p>
    <w:p w14:paraId="7BCD3FC7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</w:p>
    <w:p w14:paraId="0C14BD11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execution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trans-</w:t>
      </w:r>
    </w:p>
    <w:p w14:paraId="12A5EDC0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actions,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balance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</w:p>
    <w:p w14:paraId="029E978D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inextricably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linked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comparison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928A390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front-end,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strictly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formulated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defined,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</w:p>
    <w:p w14:paraId="47178CA7" w14:textId="77777777" w:rsidR="00702963" w:rsidRDefault="00A04196">
      <w:pPr>
        <w:pStyle w:val="NoList1"/>
        <w:framePr w:w="9312" w:wrap="auto" w:hAnchor="text" w:x="1417" w:y="645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this represents </w:t>
      </w:r>
      <w:r>
        <w:rPr>
          <w:rFonts w:ascii="Times New Roman"/>
          <w:color w:val="000000"/>
          <w:spacing w:val="-1"/>
          <w:sz w:val="24"/>
        </w:rPr>
        <w:t>API,</w:t>
      </w:r>
      <w:r>
        <w:rPr>
          <w:rFonts w:ascii="Times New Roman"/>
          <w:color w:val="000000"/>
          <w:sz w:val="24"/>
        </w:rPr>
        <w:t xml:space="preserve"> application programming interface,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</w:p>
    <w:p w14:paraId="6D7BBC2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here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</w:p>
    <w:p w14:paraId="3EED398C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root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"/>
          <w:sz w:val="24"/>
        </w:rPr>
        <w:t xml:space="preserve"> AI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metadata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requests.</w:t>
      </w:r>
    </w:p>
    <w:p w14:paraId="2DC5779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strictly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formulated,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col-</w:t>
      </w:r>
    </w:p>
    <w:p w14:paraId="0B88C900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lect,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confirmed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GDPR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after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anonymizing</w:t>
      </w:r>
    </w:p>
    <w:p w14:paraId="1993B7E1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corresponding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</w:t>
      </w:r>
    </w:p>
    <w:p w14:paraId="5301F307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yet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another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0CD5278B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source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</w:p>
    <w:p w14:paraId="685AA45C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decision-making,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unpredictable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behavior,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</w:p>
    <w:p w14:paraId="78604558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recom-</w:t>
      </w:r>
    </w:p>
    <w:p w14:paraId="20513EB3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mendations and what is even more important, contact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 based 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 decision.</w:t>
      </w:r>
    </w:p>
    <w:p w14:paraId="67DF2B12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this is a place for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learn customer related questions not connected to bank</w:t>
      </w:r>
    </w:p>
    <w:p w14:paraId="77844DC4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regulations.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supervised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29A85E8D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previous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center,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3B4014ED" w14:textId="77777777" w:rsidR="00702963" w:rsidRDefault="00A04196">
      <w:pPr>
        <w:pStyle w:val="NoList1"/>
        <w:framePr w:w="9312" w:wrap="auto" w:hAnchor="text" w:x="1417" w:y="89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informed about entire process of opening brokerage account.</w:t>
      </w:r>
    </w:p>
    <w:p w14:paraId="246F8970" w14:textId="77777777" w:rsidR="00702963" w:rsidRDefault="00A04196">
      <w:pPr>
        <w:pStyle w:val="NoList1"/>
        <w:framePr w:w="9312" w:wrap="auto" w:hAnchor="text" w:x="1417" w:y="1469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latest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achievements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65F85026" w14:textId="77777777" w:rsidR="00702963" w:rsidRDefault="00A04196">
      <w:pPr>
        <w:pStyle w:val="NoList1"/>
        <w:framePr w:w="9312" w:wrap="auto" w:hAnchor="text" w:x="1417" w:y="1469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indepen-</w:t>
      </w:r>
    </w:p>
    <w:p w14:paraId="0227A01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52</w:t>
      </w:r>
    </w:p>
    <w:p w14:paraId="453472F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82BF9F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A21C0C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55" w:name="br53"/>
      <w:bookmarkEnd w:id="355"/>
      <w:r>
        <w:rPr>
          <w:rFonts w:ascii="Arial"/>
          <w:color w:val="FF0000"/>
          <w:sz w:val="2"/>
        </w:rPr>
        <w:lastRenderedPageBreak/>
        <w:t xml:space="preserve"> </w:t>
      </w:r>
    </w:p>
    <w:p w14:paraId="1BEDDE7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separately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parallelly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different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parties.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0F7CA0A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don’t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other,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3B2CC2B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modern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philosophy.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chat-</w:t>
      </w:r>
    </w:p>
    <w:p w14:paraId="3F36FDB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general,</w:t>
      </w:r>
    </w:p>
    <w:p w14:paraId="3BAF118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live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channel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</w:p>
    <w:p w14:paraId="4640DBB6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contact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proceeding,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</w:t>
      </w:r>
    </w:p>
    <w:p w14:paraId="4139A345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many other goods and services.</w:t>
      </w:r>
    </w:p>
    <w:p w14:paraId="5B3952D9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highlight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several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trends,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14:paraId="412C454B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near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combined</w:t>
      </w:r>
    </w:p>
    <w:p w14:paraId="5A6B2EC1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solutions,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replace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completely,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complement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repeat-</w:t>
      </w:r>
    </w:p>
    <w:p w14:paraId="5CED7A27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routine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activities.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promising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operators,</w:t>
      </w:r>
    </w:p>
    <w:p w14:paraId="1D74146B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Robotic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Automation.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09401614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tools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mining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ontologies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unstructured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8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A9BC27F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words,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upload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variety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4817C0C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automatically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extract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semantic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</w:p>
    <w:p w14:paraId="3680A037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domain.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Lastly,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shareable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1"/>
          <w:sz w:val="24"/>
        </w:rPr>
        <w:t xml:space="preserve"> different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platforms.</w:t>
      </w:r>
    </w:p>
    <w:p w14:paraId="7F8F3F3C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personified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virtual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assistants,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“personality”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each</w:t>
      </w:r>
    </w:p>
    <w:p w14:paraId="3579D829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say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mostly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being</w:t>
      </w:r>
    </w:p>
    <w:p w14:paraId="1E665E02" w14:textId="77777777" w:rsidR="00702963" w:rsidRDefault="00A04196">
      <w:pPr>
        <w:pStyle w:val="NoList1"/>
        <w:framePr w:w="9313" w:wrap="auto" w:hAnchor="text" w:x="1417" w:y="430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used by Front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z w:val="24"/>
        </w:rPr>
        <w:t xml:space="preserve">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hidden for an ordinary man.</w:t>
      </w:r>
    </w:p>
    <w:p w14:paraId="583146A5" w14:textId="77777777" w:rsidR="00702963" w:rsidRDefault="00A04196">
      <w:pPr>
        <w:pStyle w:val="NoList1"/>
        <w:framePr w:w="3840" w:wrap="auto" w:hAnchor="text" w:x="1417" w:y="980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3.2.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Strategy of a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chatbot solution</w:t>
      </w:r>
    </w:p>
    <w:p w14:paraId="7638E4F7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</w:p>
    <w:p w14:paraId="7FB4BD7B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latest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z w:val="24"/>
        </w:rPr>
        <w:t>Thus,</w:t>
      </w:r>
    </w:p>
    <w:p w14:paraId="53D60B4C" w14:textId="77777777" w:rsidR="00702963" w:rsidRDefault="00A04196">
      <w:pPr>
        <w:pStyle w:val="NoList1"/>
        <w:framePr w:w="9312" w:wrap="auto" w:hAnchor="text" w:x="1417" w:y="1387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granting access to more banking activities and services is an obvious trend.</w:t>
      </w:r>
    </w:p>
    <w:p w14:paraId="557C46F0" w14:textId="77777777" w:rsidR="00702963" w:rsidRDefault="00A04196">
      <w:pPr>
        <w:pStyle w:val="NoList1"/>
        <w:framePr w:w="8745" w:wrap="auto" w:hAnchor="text" w:x="1984" w:y="1510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demand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subset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ac-</w:t>
      </w:r>
    </w:p>
    <w:p w14:paraId="1BBA4759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53</w:t>
      </w:r>
    </w:p>
    <w:p w14:paraId="544FD2D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528567B7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  <w:pPrChange w:id="356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after="0" w:line="265" w:lineRule="exact"/>
            <w:ind w:left="567"/>
          </w:pPr>
        </w:pPrChange>
      </w:pPr>
      <w:r>
        <w:rPr>
          <w:rFonts w:ascii="Times New Roman"/>
          <w:color w:val="000000"/>
          <w:sz w:val="24"/>
        </w:rPr>
        <w:t>Developing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institution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bring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</w:t>
      </w:r>
    </w:p>
    <w:p w14:paraId="62E8C7B9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57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lots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consequent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iterative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</w:p>
    <w:p w14:paraId="1742E1CC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58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situation</w:t>
      </w:r>
    </w:p>
    <w:p w14:paraId="7BDCFD90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59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mechanism,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</w:t>
      </w:r>
    </w:p>
    <w:p w14:paraId="67F86ED4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60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made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forcing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accounts.</w:t>
      </w:r>
    </w:p>
    <w:p w14:paraId="40C09C0C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61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lot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things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become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foundation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global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</w:t>
      </w:r>
    </w:p>
    <w:p w14:paraId="382F5AD1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62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as-a-Service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popularity.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Besides,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iterative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0BBBD155" w14:textId="77777777" w:rsidR="00BB23BF" w:rsidRDefault="00BB23BF">
      <w:pPr>
        <w:pStyle w:val="NoList1"/>
        <w:framePr w:w="9312" w:wrap="auto" w:vAnchor="page" w:hAnchor="page" w:x="1341" w:y="10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63" w:author="Krzysztof SPIRZEWSKI" w:date="2021-11-03T19:16:00Z">
          <w:pPr>
            <w:pStyle w:val="NoList1"/>
            <w:framePr w:w="9312" w:wrap="auto" w:hAnchor="text" w:x="1417" w:y="10576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adaptation to current trends and forecast future trends.</w:t>
      </w:r>
    </w:p>
    <w:p w14:paraId="15591E3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16E9B53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64" w:name="br54"/>
      <w:bookmarkEnd w:id="364"/>
      <w:r>
        <w:rPr>
          <w:rFonts w:ascii="Arial"/>
          <w:color w:val="FF0000"/>
          <w:sz w:val="2"/>
        </w:rPr>
        <w:lastRenderedPageBreak/>
        <w:t xml:space="preserve"> </w:t>
      </w:r>
    </w:p>
    <w:p w14:paraId="1EDAF660" w14:textId="77777777" w:rsidR="00702963" w:rsidRDefault="00A04196">
      <w:pPr>
        <w:pStyle w:val="NoList1"/>
        <w:framePr w:w="5478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8.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 route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 request to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512A7519" w14:textId="77777777" w:rsidR="00702963" w:rsidRDefault="00A04196">
      <w:pPr>
        <w:pStyle w:val="NoList1"/>
        <w:framePr w:w="5478" w:wrap="auto" w:hAnchor="text" w:x="1417" w:y="1389"/>
        <w:widowControl w:val="0"/>
        <w:autoSpaceDE w:val="0"/>
        <w:autoSpaceDN w:val="0"/>
        <w:spacing w:before="501" w:after="0" w:line="265" w:lineRule="exact"/>
        <w:ind w:left="2681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Internet or mobile banking</w:t>
      </w:r>
    </w:p>
    <w:p w14:paraId="64DB3112" w14:textId="77777777" w:rsidR="00702963" w:rsidRDefault="00A04196">
      <w:pPr>
        <w:pStyle w:val="NoList1"/>
        <w:framePr w:w="2418" w:wrap="auto" w:hAnchor="text" w:x="7389" w:y="21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Internal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47F67C72" w14:textId="77777777" w:rsidR="00702963" w:rsidRDefault="00A04196">
      <w:pPr>
        <w:pStyle w:val="NoList1"/>
        <w:framePr w:w="1780" w:wrap="auto" w:hAnchor="text" w:x="2339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 of services</w:t>
      </w:r>
    </w:p>
    <w:p w14:paraId="5610F362" w14:textId="77777777" w:rsidR="00702963" w:rsidRDefault="00A04196">
      <w:pPr>
        <w:pStyle w:val="NoList1"/>
        <w:framePr w:w="3042" w:wrap="auto" w:hAnchor="text" w:x="3976" w:y="44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 providers</w:t>
      </w:r>
    </w:p>
    <w:p w14:paraId="6355EBDD" w14:textId="77777777" w:rsidR="00702963" w:rsidRDefault="00A04196">
      <w:pPr>
        <w:pStyle w:val="NoList1"/>
        <w:framePr w:w="2285" w:wrap="auto" w:hAnchor="text" w:x="7512" w:y="444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Public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72466163" w14:textId="77777777" w:rsidR="00702963" w:rsidRDefault="00A04196">
      <w:pPr>
        <w:pStyle w:val="NoList1"/>
        <w:framePr w:w="1841" w:wrap="auto" w:hAnchor="text" w:x="1417" w:y="518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1130695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bookmarkStart w:id="365" w:name="_Hlk86859215"/>
      <w:r>
        <w:rPr>
          <w:rFonts w:ascii="Times New Roman"/>
          <w:color w:val="000000"/>
          <w:sz w:val="24"/>
        </w:rPr>
        <w:t>count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forced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APIs</w:t>
      </w:r>
    </w:p>
    <w:p w14:paraId="21F04019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limited,</w:t>
      </w:r>
    </w:p>
    <w:p w14:paraId="18D7BAE1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z w:val="24"/>
        </w:rPr>
        <w:t xml:space="preserve"> can assure that there are two APIs, for internal usage and for public usage.</w:t>
      </w:r>
    </w:p>
    <w:bookmarkEnd w:id="365"/>
    <w:p w14:paraId="2728FB45" w14:textId="77777777" w:rsidR="00702963" w:rsidRDefault="00A04196">
      <w:pPr>
        <w:pStyle w:val="NoList1"/>
        <w:framePr w:w="9312" w:wrap="auto" w:hAnchor="text" w:x="1417" w:y="742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Accordingly,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official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</w:p>
    <w:p w14:paraId="6A3C3C03" w14:textId="77777777" w:rsidR="00702963" w:rsidRDefault="00A04196">
      <w:pPr>
        <w:pStyle w:val="NoList1"/>
        <w:framePr w:w="9312" w:wrap="auto" w:hAnchor="text" w:x="1417" w:y="74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application.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usage</w:t>
      </w:r>
    </w:p>
    <w:p w14:paraId="23D736E7" w14:textId="77777777" w:rsidR="00702963" w:rsidRDefault="00A04196">
      <w:pPr>
        <w:pStyle w:val="NoList1"/>
        <w:framePr w:w="9312" w:wrap="auto" w:hAnchor="text" w:x="1417" w:y="74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graph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represents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12620068" w14:textId="77777777" w:rsidR="00702963" w:rsidRDefault="00A04196">
      <w:pPr>
        <w:pStyle w:val="NoList1"/>
        <w:framePr w:w="9312" w:wrap="auto" w:hAnchor="text" w:x="1417" w:y="74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interaction with third-party services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 side.</w:t>
      </w:r>
    </w:p>
    <w:p w14:paraId="54B64A01" w14:textId="77777777" w:rsidR="00702963" w:rsidRDefault="00A04196">
      <w:pPr>
        <w:pStyle w:val="NoList1"/>
        <w:framePr w:w="5793" w:wrap="auto" w:vAnchor="page" w:hAnchor="text" w:x="1417" w:y="91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  <w:pPrChange w:id="366" w:author="Krzysztof SPIRZEWSKI" w:date="2021-11-03T19:17:00Z">
          <w:pPr>
            <w:pStyle w:val="NoList1"/>
            <w:framePr w:w="5793" w:wrap="auto" w:hAnchor="text" w:x="1417" w:y="9625"/>
            <w:widowControl w:val="0"/>
            <w:autoSpaceDE w:val="0"/>
            <w:autoSpaceDN w:val="0"/>
            <w:spacing w:after="0" w:line="265" w:lineRule="exact"/>
          </w:pPr>
        </w:pPrChange>
      </w:pPr>
      <w:del w:id="367" w:author="Krzysztof SPIRZEWSKI" w:date="2021-11-03T19:14:00Z">
        <w:r w:rsidDel="00A04196">
          <w:rPr>
            <w:rFonts w:ascii="Times New Roman"/>
            <w:b/>
            <w:color w:val="000000"/>
            <w:sz w:val="24"/>
          </w:rPr>
          <w:delText>3.2.1.</w:delText>
        </w:r>
        <w:r w:rsidDel="00A04196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pacing w:val="-1"/>
          <w:sz w:val="24"/>
        </w:rPr>
        <w:t>Open</w:t>
      </w:r>
      <w:r>
        <w:rPr>
          <w:rFonts w:ascii="Times New Roman"/>
          <w:b/>
          <w:color w:val="000000"/>
          <w:sz w:val="24"/>
        </w:rPr>
        <w:t xml:space="preserve"> Banking </w:t>
      </w:r>
      <w:r>
        <w:rPr>
          <w:rFonts w:ascii="Times New Roman"/>
          <w:b/>
          <w:color w:val="000000"/>
          <w:spacing w:val="-1"/>
          <w:sz w:val="24"/>
        </w:rPr>
        <w:t>API</w:t>
      </w:r>
      <w:r>
        <w:rPr>
          <w:rFonts w:ascii="Times New Roman"/>
          <w:b/>
          <w:color w:val="000000"/>
          <w:sz w:val="24"/>
        </w:rPr>
        <w:t xml:space="preserve"> development and extension</w:t>
      </w:r>
    </w:p>
    <w:p w14:paraId="7041F95A" w14:textId="77777777" w:rsidR="00702963" w:rsidRDefault="00A04196">
      <w:pPr>
        <w:pStyle w:val="NoList1"/>
        <w:framePr w:w="9312" w:wrap="auto" w:vAnchor="page" w:hAnchor="text" w:x="1417" w:y="1097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  <w:pPrChange w:id="368" w:author="Krzysztof SPIRZEWSKI" w:date="2021-11-03T19:16:00Z">
          <w:pPr>
            <w:pStyle w:val="NoList1"/>
            <w:framePr w:w="9312" w:wrap="auto" w:hAnchor="text" w:x="1417" w:y="10395"/>
            <w:widowControl w:val="0"/>
            <w:autoSpaceDE w:val="0"/>
            <w:autoSpaceDN w:val="0"/>
            <w:spacing w:after="0" w:line="265" w:lineRule="exact"/>
            <w:ind w:left="567"/>
          </w:pPr>
        </w:pPrChange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easy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comfortable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1DE4E728" w14:textId="77777777" w:rsidR="00A04196" w:rsidRDefault="00A04196">
      <w:pPr>
        <w:pStyle w:val="NoList1"/>
        <w:framePr w:w="9312" w:wrap="auto" w:vAnchor="page" w:hAnchor="page" w:x="1266" w:y="9468"/>
        <w:widowControl w:val="0"/>
        <w:autoSpaceDE w:val="0"/>
        <w:autoSpaceDN w:val="0"/>
        <w:spacing w:after="0" w:line="265" w:lineRule="exact"/>
        <w:rPr>
          <w:ins w:id="369" w:author="Krzysztof SPIRZEWSKI" w:date="2021-11-03T19:16:00Z"/>
          <w:rFonts w:ascii="Times New Roman"/>
          <w:color w:val="000000"/>
          <w:sz w:val="24"/>
        </w:rPr>
        <w:pPrChange w:id="370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autoSpaceDE w:val="0"/>
            <w:autoSpaceDN w:val="0"/>
            <w:spacing w:after="0" w:line="265" w:lineRule="exact"/>
          </w:pPr>
        </w:pPrChange>
      </w:pPr>
      <w:ins w:id="371" w:author="Krzysztof SPIRZEWSKI" w:date="2021-11-03T19:16:00Z">
        <w:r>
          <w:rPr>
            <w:rFonts w:ascii="Times New Roman"/>
            <w:color w:val="000000"/>
            <w:sz w:val="24"/>
          </w:rPr>
          <w:t>Following issues will be discussed:</w:t>
        </w:r>
      </w:ins>
    </w:p>
    <w:p w14:paraId="7184AB0C" w14:textId="77777777" w:rsidR="00A04196" w:rsidRPr="00AC37BC" w:rsidRDefault="00A04196">
      <w:pPr>
        <w:pStyle w:val="NoList1"/>
        <w:framePr w:w="9312" w:wrap="auto" w:vAnchor="page" w:hAnchor="page" w:x="1266" w:y="9468"/>
        <w:widowControl w:val="0"/>
        <w:numPr>
          <w:ilvl w:val="0"/>
          <w:numId w:val="2"/>
        </w:numPr>
        <w:autoSpaceDE w:val="0"/>
        <w:autoSpaceDN w:val="0"/>
        <w:spacing w:after="0" w:line="265" w:lineRule="exact"/>
        <w:rPr>
          <w:ins w:id="372" w:author="Krzysztof SPIRZEWSKI" w:date="2021-11-03T19:16:00Z"/>
          <w:rFonts w:ascii="Times New Roman"/>
          <w:color w:val="000000"/>
          <w:sz w:val="24"/>
        </w:rPr>
        <w:pPrChange w:id="373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numPr>
              <w:numId w:val="2"/>
            </w:numPr>
            <w:autoSpaceDE w:val="0"/>
            <w:autoSpaceDN w:val="0"/>
            <w:spacing w:after="0" w:line="265" w:lineRule="exact"/>
            <w:ind w:left="720" w:hanging="360"/>
          </w:pPr>
        </w:pPrChange>
      </w:pPr>
      <w:ins w:id="374" w:author="Krzysztof SPIRZEWSKI" w:date="2021-11-03T19:16:00Z">
        <w:r>
          <w:rPr>
            <w:rFonts w:ascii="Times New Roman"/>
            <w:b/>
            <w:color w:val="000000"/>
            <w:spacing w:val="-1"/>
            <w:sz w:val="24"/>
          </w:rPr>
          <w:t>Open</w:t>
        </w:r>
        <w:r>
          <w:rPr>
            <w:rFonts w:ascii="Times New Roman"/>
            <w:b/>
            <w:color w:val="000000"/>
            <w:sz w:val="24"/>
          </w:rPr>
          <w:t xml:space="preserve"> Banking </w:t>
        </w:r>
        <w:r>
          <w:rPr>
            <w:rFonts w:ascii="Times New Roman"/>
            <w:b/>
            <w:color w:val="000000"/>
            <w:spacing w:val="-1"/>
            <w:sz w:val="24"/>
          </w:rPr>
          <w:t>API</w:t>
        </w:r>
        <w:r>
          <w:rPr>
            <w:rFonts w:ascii="Times New Roman"/>
            <w:b/>
            <w:color w:val="000000"/>
            <w:sz w:val="24"/>
          </w:rPr>
          <w:t xml:space="preserve"> development and extension</w:t>
        </w:r>
      </w:ins>
    </w:p>
    <w:p w14:paraId="09A2F126" w14:textId="77777777" w:rsidR="00A04196" w:rsidRPr="00AC37BC" w:rsidRDefault="00A04196">
      <w:pPr>
        <w:pStyle w:val="NoList1"/>
        <w:framePr w:w="9312" w:wrap="auto" w:vAnchor="page" w:hAnchor="page" w:x="1266" w:y="9468"/>
        <w:widowControl w:val="0"/>
        <w:numPr>
          <w:ilvl w:val="0"/>
          <w:numId w:val="2"/>
        </w:numPr>
        <w:autoSpaceDE w:val="0"/>
        <w:autoSpaceDN w:val="0"/>
        <w:spacing w:after="0" w:line="265" w:lineRule="exact"/>
        <w:rPr>
          <w:ins w:id="375" w:author="Krzysztof SPIRZEWSKI" w:date="2021-11-03T19:16:00Z"/>
          <w:rFonts w:ascii="Times New Roman"/>
          <w:color w:val="000000"/>
          <w:sz w:val="24"/>
        </w:rPr>
        <w:pPrChange w:id="376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numPr>
              <w:numId w:val="2"/>
            </w:numPr>
            <w:autoSpaceDE w:val="0"/>
            <w:autoSpaceDN w:val="0"/>
            <w:spacing w:after="0" w:line="265" w:lineRule="exact"/>
            <w:ind w:left="720" w:hanging="360"/>
          </w:pPr>
        </w:pPrChange>
      </w:pPr>
      <w:ins w:id="377" w:author="Krzysztof SPIRZEWSKI" w:date="2021-11-03T19:16:00Z">
        <w:r>
          <w:rPr>
            <w:rFonts w:ascii="Times New Roman"/>
            <w:b/>
            <w:color w:val="000000"/>
            <w:sz w:val="24"/>
          </w:rPr>
          <w:t xml:space="preserve">Rule-based </w:t>
        </w:r>
        <w:r>
          <w:rPr>
            <w:rFonts w:ascii="Times New Roman"/>
            <w:b/>
            <w:color w:val="000000"/>
            <w:spacing w:val="-1"/>
            <w:sz w:val="24"/>
          </w:rPr>
          <w:t>middleware</w:t>
        </w:r>
      </w:ins>
    </w:p>
    <w:p w14:paraId="4B09EB63" w14:textId="77777777" w:rsidR="00A04196" w:rsidRDefault="00A04196">
      <w:pPr>
        <w:pStyle w:val="NoList1"/>
        <w:framePr w:w="9312" w:wrap="auto" w:vAnchor="page" w:hAnchor="page" w:x="1266" w:y="9468"/>
        <w:widowControl w:val="0"/>
        <w:numPr>
          <w:ilvl w:val="0"/>
          <w:numId w:val="2"/>
        </w:numPr>
        <w:autoSpaceDE w:val="0"/>
        <w:autoSpaceDN w:val="0"/>
        <w:spacing w:after="0" w:line="265" w:lineRule="exact"/>
        <w:rPr>
          <w:ins w:id="378" w:author="Krzysztof SPIRZEWSKI" w:date="2021-11-03T19:16:00Z"/>
          <w:rFonts w:ascii="Times New Roman"/>
          <w:color w:val="000000"/>
          <w:sz w:val="24"/>
        </w:rPr>
        <w:pPrChange w:id="379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numPr>
              <w:numId w:val="2"/>
            </w:numPr>
            <w:autoSpaceDE w:val="0"/>
            <w:autoSpaceDN w:val="0"/>
            <w:spacing w:after="0" w:line="265" w:lineRule="exact"/>
            <w:ind w:left="720" w:hanging="360"/>
          </w:pPr>
        </w:pPrChange>
      </w:pPr>
      <w:ins w:id="380" w:author="Krzysztof SPIRZEWSKI" w:date="2021-11-03T19:16:00Z">
        <w:r>
          <w:rPr>
            <w:rFonts w:ascii="Times New Roman"/>
            <w:b/>
            <w:color w:val="000000"/>
            <w:spacing w:val="-1"/>
            <w:sz w:val="24"/>
          </w:rPr>
          <w:t>Middleware</w:t>
        </w:r>
        <w:r>
          <w:rPr>
            <w:rFonts w:ascii="Times New Roman"/>
            <w:b/>
            <w:color w:val="000000"/>
            <w:sz w:val="24"/>
          </w:rPr>
          <w:t xml:space="preserve"> with Machine Learning</w:t>
        </w:r>
      </w:ins>
    </w:p>
    <w:p w14:paraId="569811BA" w14:textId="77777777" w:rsidR="00A04196" w:rsidRDefault="00A04196">
      <w:pPr>
        <w:pStyle w:val="NoList1"/>
        <w:framePr w:w="9312" w:wrap="auto" w:vAnchor="page" w:hAnchor="page" w:x="1266" w:y="9468"/>
        <w:widowControl w:val="0"/>
        <w:autoSpaceDE w:val="0"/>
        <w:autoSpaceDN w:val="0"/>
        <w:spacing w:after="0" w:line="265" w:lineRule="exact"/>
        <w:rPr>
          <w:ins w:id="381" w:author="Krzysztof SPIRZEWSKI" w:date="2021-11-03T19:16:00Z"/>
          <w:rFonts w:ascii="Times New Roman"/>
          <w:color w:val="000000"/>
          <w:sz w:val="24"/>
        </w:rPr>
        <w:pPrChange w:id="382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22ECE177" w14:textId="77777777" w:rsidR="00A04196" w:rsidRDefault="00A04196">
      <w:pPr>
        <w:pStyle w:val="NoList1"/>
        <w:framePr w:w="9312" w:wrap="auto" w:vAnchor="page" w:hAnchor="page" w:x="1266" w:y="9468"/>
        <w:widowControl w:val="0"/>
        <w:autoSpaceDE w:val="0"/>
        <w:autoSpaceDN w:val="0"/>
        <w:spacing w:after="0" w:line="265" w:lineRule="exact"/>
        <w:rPr>
          <w:ins w:id="383" w:author="Krzysztof SPIRZEWSKI" w:date="2021-11-03T19:16:00Z"/>
          <w:rFonts w:ascii="Times New Roman"/>
          <w:color w:val="000000"/>
          <w:sz w:val="24"/>
        </w:rPr>
        <w:pPrChange w:id="384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74926459" w14:textId="77777777" w:rsidR="00A04196" w:rsidRDefault="00A04196">
      <w:pPr>
        <w:pStyle w:val="NoList1"/>
        <w:framePr w:w="9312" w:wrap="auto" w:vAnchor="page" w:hAnchor="page" w:x="1266" w:y="9468"/>
        <w:widowControl w:val="0"/>
        <w:autoSpaceDE w:val="0"/>
        <w:autoSpaceDN w:val="0"/>
        <w:spacing w:after="0" w:line="265" w:lineRule="exact"/>
        <w:rPr>
          <w:ins w:id="385" w:author="Krzysztof SPIRZEWSKI" w:date="2021-11-03T19:16:00Z"/>
          <w:rFonts w:ascii="Times New Roman"/>
          <w:color w:val="000000"/>
          <w:sz w:val="24"/>
        </w:rPr>
        <w:pPrChange w:id="386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2F20AD88" w14:textId="77777777" w:rsidR="00A04196" w:rsidRDefault="00A04196">
      <w:pPr>
        <w:pStyle w:val="NoList1"/>
        <w:framePr w:w="9312" w:wrap="auto" w:vAnchor="page" w:hAnchor="page" w:x="1266" w:y="9468"/>
        <w:widowControl w:val="0"/>
        <w:autoSpaceDE w:val="0"/>
        <w:autoSpaceDN w:val="0"/>
        <w:spacing w:after="0" w:line="265" w:lineRule="exact"/>
        <w:rPr>
          <w:ins w:id="387" w:author="Krzysztof SPIRZEWSKI" w:date="2021-11-03T19:16:00Z"/>
          <w:rFonts w:ascii="Times New Roman"/>
          <w:color w:val="000000"/>
          <w:sz w:val="24"/>
        </w:rPr>
        <w:pPrChange w:id="388" w:author="Krzysztof SPIRZEWSKI" w:date="2021-11-03T19:17:00Z">
          <w:pPr>
            <w:pStyle w:val="NoList1"/>
            <w:framePr w:w="9312" w:wrap="auto" w:vAnchor="page" w:hAnchor="page" w:x="1666" w:y="10094"/>
            <w:widowControl w:val="0"/>
            <w:autoSpaceDE w:val="0"/>
            <w:autoSpaceDN w:val="0"/>
            <w:spacing w:after="0" w:line="265" w:lineRule="exact"/>
          </w:pPr>
        </w:pPrChange>
      </w:pPr>
    </w:p>
    <w:p w14:paraId="2E07EE9A" w14:textId="77777777" w:rsidR="00702963" w:rsidRDefault="00A04196">
      <w:pPr>
        <w:pStyle w:val="NoList1"/>
        <w:framePr w:w="9312" w:wrap="auto" w:vAnchor="page" w:hAnchor="page" w:x="1479" w:y="120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89" w:author="Krzysztof SPIRZEWSKI" w:date="2021-11-03T19:16:00Z">
          <w:pPr>
            <w:pStyle w:val="NoList1"/>
            <w:framePr w:w="9312" w:wrap="auto" w:hAnchor="text" w:x="1417" w:y="10395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supportable.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focus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stability,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instead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01595BFF" w14:textId="77777777" w:rsidR="00702963" w:rsidRDefault="00A04196">
      <w:pPr>
        <w:pStyle w:val="NoList1"/>
        <w:framePr w:w="9312" w:wrap="auto" w:vAnchor="page" w:hAnchor="page" w:x="1479" w:y="120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0" w:author="Krzysztof SPIRZEWSKI" w:date="2021-11-03T19:16:00Z">
          <w:pPr>
            <w:pStyle w:val="NoList1"/>
            <w:framePr w:w="9312" w:wrap="auto" w:hAnchor="text" w:x="1417" w:y="10395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pacing w:val="-1"/>
          <w:sz w:val="24"/>
        </w:rPr>
        <w:t>front-offices.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tactical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obvious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5C2AF524" w14:textId="77777777" w:rsidR="00702963" w:rsidRDefault="00A04196">
      <w:pPr>
        <w:pStyle w:val="NoList1"/>
        <w:framePr w:w="9312" w:wrap="auto" w:vAnchor="page" w:hAnchor="page" w:x="1479" w:y="120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1" w:author="Krzysztof SPIRZEWSKI" w:date="2021-11-03T19:16:00Z">
          <w:pPr>
            <w:pStyle w:val="NoList1"/>
            <w:framePr w:w="9312" w:wrap="auto" w:hAnchor="text" w:x="1417" w:y="10395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assume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770B460F" w14:textId="77777777" w:rsidR="00702963" w:rsidRDefault="00A04196">
      <w:pPr>
        <w:pStyle w:val="NoList1"/>
        <w:framePr w:w="9312" w:wrap="auto" w:vAnchor="page" w:hAnchor="page" w:x="1479" w:y="120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2" w:author="Krzysztof SPIRZEWSKI" w:date="2021-11-03T19:16:00Z">
          <w:pPr>
            <w:pStyle w:val="NoList1"/>
            <w:framePr w:w="9312" w:wrap="auto" w:hAnchor="text" w:x="1417" w:y="10395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 xml:space="preserve">be used via public </w:t>
      </w:r>
      <w:r>
        <w:rPr>
          <w:rFonts w:ascii="Times New Roman"/>
          <w:color w:val="000000"/>
          <w:spacing w:val="-1"/>
          <w:sz w:val="24"/>
        </w:rPr>
        <w:t>API.</w:t>
      </w:r>
    </w:p>
    <w:p w14:paraId="068BACE8" w14:textId="77777777" w:rsidR="00702963" w:rsidRDefault="00A04196">
      <w:pPr>
        <w:pStyle w:val="NoList1"/>
        <w:framePr w:w="9312" w:wrap="auto" w:vAnchor="page" w:hAnchor="page" w:x="1441" w:y="1114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  <w:pPrChange w:id="393" w:author="Krzysztof SPIRZEWSKI" w:date="2021-11-03T19:16:00Z">
          <w:pPr>
            <w:pStyle w:val="NoList1"/>
            <w:framePr w:w="9312" w:wrap="auto" w:hAnchor="text" w:x="1417" w:y="12454"/>
            <w:widowControl w:val="0"/>
            <w:autoSpaceDE w:val="0"/>
            <w:autoSpaceDN w:val="0"/>
            <w:spacing w:after="0" w:line="265" w:lineRule="exact"/>
            <w:ind w:left="567"/>
          </w:pPr>
        </w:pPrChange>
      </w:pP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programming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set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ready-made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</w:p>
    <w:p w14:paraId="3774F2B5" w14:textId="77777777" w:rsidR="00702963" w:rsidRDefault="00A04196">
      <w:pPr>
        <w:pStyle w:val="NoList1"/>
        <w:framePr w:w="9312" w:wrap="auto" w:vAnchor="page" w:hAnchor="page" w:x="1441" w:y="111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4" w:author="Krzysztof SPIRZEWSKI" w:date="2021-11-03T19:16:00Z">
          <w:pPr>
            <w:pStyle w:val="NoList1"/>
            <w:framePr w:w="9312" w:wrap="auto" w:hAnchor="text" w:x="1417" w:y="12454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provided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many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pos-</w:t>
      </w:r>
    </w:p>
    <w:p w14:paraId="1C8FECF6" w14:textId="77777777" w:rsidR="00702963" w:rsidRDefault="00A04196">
      <w:pPr>
        <w:pStyle w:val="NoList1"/>
        <w:framePr w:w="9312" w:wrap="auto" w:vAnchor="page" w:hAnchor="page" w:x="1441" w:y="111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5" w:author="Krzysztof SPIRZEWSKI" w:date="2021-11-03T19:16:00Z">
          <w:pPr>
            <w:pStyle w:val="NoList1"/>
            <w:framePr w:w="9312" w:wrap="auto" w:hAnchor="text" w:x="1417" w:y="12454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sible,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registered,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newcomers.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could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</w:p>
    <w:p w14:paraId="58825FB9" w14:textId="77777777" w:rsidR="00702963" w:rsidRDefault="00A04196">
      <w:pPr>
        <w:pStyle w:val="NoList1"/>
        <w:framePr w:w="9312" w:wrap="auto" w:vAnchor="page" w:hAnchor="page" w:x="1441" w:y="111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6" w:author="Krzysztof SPIRZEWSKI" w:date="2021-11-03T19:16:00Z">
          <w:pPr>
            <w:pStyle w:val="NoList1"/>
            <w:framePr w:w="9312" w:wrap="auto" w:hAnchor="text" w:x="1417" w:y="12454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PSD2-based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balance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setting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individual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offers,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</w:t>
      </w:r>
    </w:p>
    <w:p w14:paraId="1C9F2B8E" w14:textId="77777777" w:rsidR="00702963" w:rsidRDefault="00A04196">
      <w:pPr>
        <w:pStyle w:val="NoList1"/>
        <w:framePr w:w="9312" w:wrap="auto" w:vAnchor="page" w:hAnchor="page" w:x="1441" w:y="111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  <w:pPrChange w:id="397" w:author="Krzysztof SPIRZEWSKI" w:date="2021-11-03T19:16:00Z">
          <w:pPr>
            <w:pStyle w:val="NoList1"/>
            <w:framePr w:w="9312" w:wrap="auto" w:hAnchor="text" w:x="1417" w:y="12454"/>
            <w:widowControl w:val="0"/>
            <w:autoSpaceDE w:val="0"/>
            <w:autoSpaceDN w:val="0"/>
            <w:spacing w:before="147" w:after="0" w:line="265" w:lineRule="exact"/>
          </w:pPr>
        </w:pPrChange>
      </w:pPr>
      <w:r>
        <w:rPr>
          <w:rFonts w:ascii="Times New Roman"/>
          <w:color w:val="000000"/>
          <w:sz w:val="24"/>
        </w:rPr>
        <w:t>requirements check, deposit terms, additional services and legal information.</w:t>
      </w:r>
    </w:p>
    <w:p w14:paraId="215696EB" w14:textId="77777777" w:rsidR="00702963" w:rsidRDefault="00A04196">
      <w:pPr>
        <w:pStyle w:val="NoList1"/>
        <w:framePr w:w="9312" w:wrap="auto" w:hAnchor="text" w:x="1417" w:y="1451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licensable.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11E86EEB" w14:textId="77777777" w:rsidR="00702963" w:rsidRDefault="00A04196">
      <w:pPr>
        <w:pStyle w:val="NoList1"/>
        <w:framePr w:w="9312" w:wrap="auto" w:hAnchor="text" w:x="1417" w:y="1451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Bank-as-a-Service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abstract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way.</w:t>
      </w:r>
    </w:p>
    <w:p w14:paraId="1CF3F408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54</w:t>
      </w:r>
    </w:p>
    <w:p w14:paraId="55E59565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962150C">
          <v:shape id="_x0000_s1039" type="#_x0000_t75" style="position:absolute;margin-left:111.95pt;margin-top:96.55pt;width:371.4pt;height:151.25pt;z-index:-251580416;mso-position-horizontal-relative:page;mso-position-vertical-relative:page">
            <v:imagedata r:id="rId19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63A1304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98" w:name="br55"/>
      <w:bookmarkEnd w:id="398"/>
      <w:r>
        <w:rPr>
          <w:rFonts w:ascii="Arial"/>
          <w:color w:val="FF0000"/>
          <w:sz w:val="2"/>
        </w:rPr>
        <w:lastRenderedPageBreak/>
        <w:t xml:space="preserve"> </w:t>
      </w:r>
    </w:p>
    <w:p w14:paraId="39C55BBF" w14:textId="77777777" w:rsidR="00702963" w:rsidRDefault="00A04196">
      <w:pPr>
        <w:pStyle w:val="NoList1"/>
        <w:framePr w:w="4447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9.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 Banking User Request Route</w:t>
      </w:r>
    </w:p>
    <w:p w14:paraId="635D8D52" w14:textId="77777777" w:rsidR="00702963" w:rsidRDefault="00A04196">
      <w:pPr>
        <w:pStyle w:val="NoList1"/>
        <w:framePr w:w="2796" w:wrap="auto" w:hAnchor="text" w:x="4548" w:y="21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Internet or mobile banking</w:t>
      </w:r>
    </w:p>
    <w:p w14:paraId="170361F3" w14:textId="77777777" w:rsidR="00702963" w:rsidRDefault="00A04196">
      <w:pPr>
        <w:pStyle w:val="NoList1"/>
        <w:framePr w:w="1780" w:wrap="auto" w:hAnchor="text" w:x="2222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 of services</w:t>
      </w:r>
    </w:p>
    <w:p w14:paraId="77D174FA" w14:textId="77777777" w:rsidR="00702963" w:rsidRDefault="00A04196">
      <w:pPr>
        <w:pStyle w:val="NoList1"/>
        <w:framePr w:w="2285" w:wrap="auto" w:hAnchor="text" w:x="7638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Public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39818286" w14:textId="77777777" w:rsidR="00702963" w:rsidRDefault="00A04196">
      <w:pPr>
        <w:pStyle w:val="NoList1"/>
        <w:framePr w:w="3042" w:wrap="auto" w:hAnchor="text" w:x="4426" w:y="44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 providers</w:t>
      </w:r>
    </w:p>
    <w:p w14:paraId="38791124" w14:textId="77777777" w:rsidR="00702963" w:rsidRDefault="00A04196">
      <w:pPr>
        <w:pStyle w:val="NoList1"/>
        <w:framePr w:w="1841" w:wrap="auto" w:hAnchor="text" w:x="1417" w:y="518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7937057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0E49806B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interested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cannot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itself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</w:t>
      </w:r>
    </w:p>
    <w:p w14:paraId="34D02EF0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</w:p>
    <w:p w14:paraId="31A56B28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transferring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FinTechs.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usable</w:t>
      </w:r>
    </w:p>
    <w:p w14:paraId="320C9953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represents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deduction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</w:t>
      </w:r>
    </w:p>
    <w:p w14:paraId="2862DD0C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interpret</w:t>
      </w:r>
    </w:p>
    <w:p w14:paraId="73C6CB4E" w14:textId="77777777" w:rsidR="00702963" w:rsidRDefault="00A04196">
      <w:pPr>
        <w:pStyle w:val="NoList1"/>
        <w:framePr w:w="9312" w:wrap="auto" w:hAnchor="text" w:x="1417" w:y="618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results becomes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 third-parties.</w:t>
      </w:r>
    </w:p>
    <w:p w14:paraId="2C726726" w14:textId="77777777" w:rsidR="00702963" w:rsidRDefault="00A04196">
      <w:pPr>
        <w:pStyle w:val="NoList1"/>
        <w:framePr w:w="9312" w:wrap="auto" w:hAnchor="text" w:x="1417" w:y="906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check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validate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strategies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interac-</w:t>
      </w:r>
    </w:p>
    <w:p w14:paraId="3BEBE15D" w14:textId="77777777" w:rsidR="00702963" w:rsidRDefault="00A04196">
      <w:pPr>
        <w:pStyle w:val="NoList1"/>
        <w:framePr w:w="9312" w:wrap="auto" w:hAnchor="text" w:x="1417" w:y="906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positive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decide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applicable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continue</w:t>
      </w:r>
    </w:p>
    <w:p w14:paraId="63318E57" w14:textId="77777777" w:rsidR="00702963" w:rsidRDefault="00A04196">
      <w:pPr>
        <w:pStyle w:val="NoList1"/>
        <w:framePr w:w="9312" w:wrap="auto" w:hAnchor="text" w:x="1417" w:y="906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serving as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 bank, or to create new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ways of client interaction by itself.</w:t>
      </w:r>
    </w:p>
    <w:p w14:paraId="7F2E8C79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major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move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Bank-as-a-Service.</w:t>
      </w:r>
      <w:r>
        <w:rPr>
          <w:rFonts w:ascii="Times New Roman"/>
          <w:color w:val="000000"/>
          <w:spacing w:val="11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Allowing</w:t>
      </w:r>
    </w:p>
    <w:p w14:paraId="37CFFB3D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specified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</w:p>
    <w:p w14:paraId="40E6219C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delegation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fo-</w:t>
      </w:r>
    </w:p>
    <w:p w14:paraId="57A43E54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B2C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cooperation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way,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especially</w:t>
      </w:r>
    </w:p>
    <w:p w14:paraId="52F8027E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Banks-as-a-Services.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inevitably</w:t>
      </w:r>
    </w:p>
    <w:p w14:paraId="0F847DC8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risky,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state-of-art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start-ups.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68DA2B9C" w14:textId="77777777" w:rsidR="00702963" w:rsidRDefault="00A04196">
      <w:pPr>
        <w:pStyle w:val="NoList1"/>
        <w:framePr w:w="9312" w:wrap="auto" w:hAnchor="text" w:x="1417" w:y="1030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 created by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FinTech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start-up, resulting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 operational scheme.</w:t>
      </w:r>
    </w:p>
    <w:p w14:paraId="14C7E43B" w14:textId="77777777" w:rsidR="00702963" w:rsidRDefault="00A04196">
      <w:pPr>
        <w:pStyle w:val="NoList1"/>
        <w:framePr w:w="9312" w:wrap="auto" w:hAnchor="text" w:x="1417" w:y="1318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looks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like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actually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decide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turn</w:t>
      </w:r>
    </w:p>
    <w:p w14:paraId="538B55C4" w14:textId="77777777" w:rsidR="00702963" w:rsidRDefault="00A04196">
      <w:pPr>
        <w:pStyle w:val="NoList1"/>
        <w:framePr w:w="9312" w:wrap="auto" w:hAnchor="text" w:x="1417" w:y="131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operations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23663219" w14:textId="77777777" w:rsidR="00702963" w:rsidRDefault="00A04196">
      <w:pPr>
        <w:pStyle w:val="NoList1"/>
        <w:framePr w:w="9312" w:wrap="auto" w:hAnchor="text" w:x="1417" w:y="131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covered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8"/>
          <w:sz w:val="24"/>
        </w:rPr>
        <w:t>by,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yet.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wise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</w:p>
    <w:p w14:paraId="229CA028" w14:textId="77777777" w:rsidR="00702963" w:rsidRDefault="00A04196">
      <w:pPr>
        <w:pStyle w:val="NoList1"/>
        <w:framePr w:w="9312" w:wrap="auto" w:hAnchor="text" w:x="1417" w:y="1318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providers, as it would allow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testing innovations by costs of third-party providers.</w:t>
      </w:r>
    </w:p>
    <w:p w14:paraId="6DB8E569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55</w:t>
      </w:r>
    </w:p>
    <w:p w14:paraId="6945E6E7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12CE1B38">
          <v:shape id="_x0000_s1040" type="#_x0000_t75" style="position:absolute;margin-left:106.1pt;margin-top:96.55pt;width:383.1pt;height:151.25pt;z-index:-251581440;mso-position-horizontal-relative:page;mso-position-vertical-relative:page">
            <v:imagedata r:id="rId20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9B80C3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399" w:name="br56"/>
      <w:bookmarkEnd w:id="399"/>
      <w:r>
        <w:rPr>
          <w:rFonts w:ascii="Arial"/>
          <w:color w:val="FF0000"/>
          <w:sz w:val="2"/>
        </w:rPr>
        <w:lastRenderedPageBreak/>
        <w:t xml:space="preserve"> </w:t>
      </w:r>
    </w:p>
    <w:p w14:paraId="64B8EA06" w14:textId="77777777" w:rsidR="00702963" w:rsidRDefault="00A04196">
      <w:pPr>
        <w:pStyle w:val="NoList1"/>
        <w:framePr w:w="7429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10.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 Banking User Request Route with Conversational Banking</w:t>
      </w:r>
    </w:p>
    <w:p w14:paraId="24F6DECB" w14:textId="77777777" w:rsidR="00702963" w:rsidRDefault="00A04196">
      <w:pPr>
        <w:pStyle w:val="NoList1"/>
        <w:framePr w:w="7429" w:wrap="auto" w:hAnchor="text" w:x="1417" w:y="1389"/>
        <w:widowControl w:val="0"/>
        <w:autoSpaceDE w:val="0"/>
        <w:autoSpaceDN w:val="0"/>
        <w:spacing w:before="501" w:after="0" w:line="265" w:lineRule="exact"/>
        <w:ind w:left="3005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Internet or mobile banking</w:t>
      </w:r>
    </w:p>
    <w:p w14:paraId="2DCDD9D4" w14:textId="77777777" w:rsidR="00702963" w:rsidRDefault="00A04196">
      <w:pPr>
        <w:pStyle w:val="NoList1"/>
        <w:framePr w:w="1780" w:wrap="auto" w:hAnchor="text" w:x="1732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 of services</w:t>
      </w:r>
    </w:p>
    <w:p w14:paraId="4D2A69D0" w14:textId="77777777" w:rsidR="00702963" w:rsidRDefault="00A04196">
      <w:pPr>
        <w:pStyle w:val="NoList1"/>
        <w:framePr w:w="3627" w:wrap="auto" w:hAnchor="text" w:x="4007" w:y="328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 conversational banking</w:t>
      </w:r>
    </w:p>
    <w:p w14:paraId="6F2A3B8F" w14:textId="77777777" w:rsidR="00702963" w:rsidRDefault="00A04196">
      <w:pPr>
        <w:pStyle w:val="NoList1"/>
        <w:framePr w:w="3627" w:wrap="auto" w:hAnchor="text" w:x="4007" w:y="3288"/>
        <w:widowControl w:val="0"/>
        <w:autoSpaceDE w:val="0"/>
        <w:autoSpaceDN w:val="0"/>
        <w:spacing w:before="869" w:after="0" w:line="265" w:lineRule="exact"/>
        <w:ind w:left="292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 service providers</w:t>
      </w:r>
    </w:p>
    <w:p w14:paraId="423BC579" w14:textId="77777777" w:rsidR="00702963" w:rsidRDefault="00A04196">
      <w:pPr>
        <w:pStyle w:val="NoList1"/>
        <w:framePr w:w="2286" w:wrap="auto" w:hAnchor="text" w:x="8128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Public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0A139BC9" w14:textId="77777777" w:rsidR="00702963" w:rsidRDefault="00A04196">
      <w:pPr>
        <w:pStyle w:val="NoList1"/>
        <w:framePr w:w="1841" w:wrap="auto" w:hAnchor="text" w:x="1417" w:y="518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D4C25EB" w14:textId="77777777" w:rsidR="00702963" w:rsidRDefault="00A04196">
      <w:pPr>
        <w:pStyle w:val="NoList1"/>
        <w:framePr w:w="5919" w:wrap="auto" w:hAnchor="text" w:x="1417" w:y="59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11.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 Request Route with Rule-based middleware</w:t>
      </w:r>
    </w:p>
    <w:p w14:paraId="5D576F2D" w14:textId="77777777" w:rsidR="00702963" w:rsidRDefault="00A04196">
      <w:pPr>
        <w:pStyle w:val="NoList1"/>
        <w:framePr w:w="1780" w:wrap="auto" w:hAnchor="text" w:x="2777" w:y="67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 of services</w:t>
      </w:r>
    </w:p>
    <w:p w14:paraId="7E510422" w14:textId="77777777" w:rsidR="00702963" w:rsidRDefault="00A04196">
      <w:pPr>
        <w:pStyle w:val="NoList1"/>
        <w:framePr w:w="2285" w:wrap="auto" w:hAnchor="text" w:x="6965" w:y="677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Public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0518970C" w14:textId="77777777" w:rsidR="00702963" w:rsidRDefault="00A04196">
      <w:pPr>
        <w:pStyle w:val="NoList1"/>
        <w:framePr w:w="2504" w:wrap="auto" w:hAnchor="text" w:x="3549" w:y="79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</w:p>
    <w:p w14:paraId="1B67633B" w14:textId="77777777" w:rsidR="00702963" w:rsidRDefault="00A04196">
      <w:pPr>
        <w:pStyle w:val="NoList1"/>
        <w:framePr w:w="3122" w:wrap="auto" w:hAnchor="text" w:x="6547" w:y="79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Conversational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685686ED" w14:textId="77777777" w:rsidR="00702963" w:rsidRDefault="00A04196">
      <w:pPr>
        <w:pStyle w:val="NoList1"/>
        <w:framePr w:w="2380" w:wrap="auto" w:hAnchor="text" w:x="2477" w:y="90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z w:val="24"/>
        </w:rPr>
        <w:t xml:space="preserve"> employee</w:t>
      </w:r>
    </w:p>
    <w:p w14:paraId="5A8330A6" w14:textId="77777777" w:rsidR="00702963" w:rsidRDefault="00A04196">
      <w:pPr>
        <w:pStyle w:val="NoList1"/>
        <w:framePr w:w="2225" w:wrap="auto" w:hAnchor="text" w:x="6995" w:y="90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Knowledge database</w:t>
      </w:r>
    </w:p>
    <w:p w14:paraId="75EE487D" w14:textId="77777777" w:rsidR="00702963" w:rsidRDefault="00A04196">
      <w:pPr>
        <w:pStyle w:val="NoList1"/>
        <w:framePr w:w="1841" w:wrap="auto" w:hAnchor="text" w:x="1417" w:y="978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515FCABC" w14:textId="37531B60" w:rsidR="00702963" w:rsidRDefault="00A04196">
      <w:pPr>
        <w:pStyle w:val="NoList1"/>
        <w:framePr w:w="3424" w:wrap="auto" w:hAnchor="text" w:x="1417" w:y="1083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del w:id="400" w:author="Krzysztof SPIRZEWSKI" w:date="2021-11-03T19:14:00Z">
        <w:r w:rsidDel="00A04196">
          <w:rPr>
            <w:rFonts w:ascii="Times New Roman"/>
            <w:b/>
            <w:color w:val="000000"/>
            <w:sz w:val="24"/>
          </w:rPr>
          <w:delText>3.2.2.</w:delText>
        </w:r>
        <w:r w:rsidDel="00A04196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z w:val="24"/>
        </w:rPr>
        <w:t xml:space="preserve">Rule-based </w:t>
      </w:r>
      <w:r>
        <w:rPr>
          <w:rFonts w:ascii="Times New Roman"/>
          <w:b/>
          <w:color w:val="000000"/>
          <w:spacing w:val="-1"/>
          <w:sz w:val="24"/>
        </w:rPr>
        <w:t>middleware</w:t>
      </w:r>
    </w:p>
    <w:p w14:paraId="62F17AB7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Undoubtedly,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third-parties,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</w:p>
    <w:p w14:paraId="64FDB850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comparably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low-cost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</w:p>
    <w:p w14:paraId="7494BC3C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</w:t>
      </w:r>
    </w:p>
    <w:p w14:paraId="09064E93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algorithmic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front-</w:t>
      </w:r>
    </w:p>
    <w:p w14:paraId="52010BC8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0D2DE235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window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bot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required.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</w:p>
    <w:p w14:paraId="344BC9F8" w14:textId="77777777" w:rsidR="00702963" w:rsidRDefault="00A04196">
      <w:pPr>
        <w:pStyle w:val="NoList1"/>
        <w:framePr w:w="9312" w:wrap="auto" w:hAnchor="text" w:x="1417" w:y="1160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employees is required, if banks decide to make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 chatbot approach.</w:t>
      </w:r>
    </w:p>
    <w:p w14:paraId="5A900A35" w14:textId="77777777" w:rsidR="00702963" w:rsidRDefault="00A04196">
      <w:pPr>
        <w:pStyle w:val="NoList1"/>
        <w:framePr w:w="9311" w:wrap="auto" w:hAnchor="text" w:x="1417" w:y="1448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</w:p>
    <w:p w14:paraId="62E4684C" w14:textId="77777777" w:rsidR="00702963" w:rsidRDefault="00A04196">
      <w:pPr>
        <w:pStyle w:val="NoList1"/>
        <w:framePr w:w="9311" w:wrap="auto" w:hAnchor="text" w:x="1417" w:y="1448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handle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return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responses.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well,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</w:p>
    <w:p w14:paraId="6F820BAA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56</w:t>
      </w:r>
    </w:p>
    <w:p w14:paraId="6B0673B6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7F6ED1E">
          <v:shape id="_x0000_s1041" type="#_x0000_t75" style="position:absolute;margin-left:81.65pt;margin-top:96.55pt;width:6in;height:151.25pt;z-index:-251582464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 w14:anchorId="26F34D19">
          <v:shape id="_x0000_s1042" type="#_x0000_t75" style="position:absolute;margin-left:118.85pt;margin-top:326.6pt;width:357.6pt;height:151.25pt;z-index:-251583488;mso-position-horizontal-relative:page;mso-position-vertical-relative:page">
            <v:imagedata r:id="rId22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7192102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01" w:name="br57"/>
      <w:bookmarkEnd w:id="401"/>
      <w:r>
        <w:rPr>
          <w:rFonts w:ascii="Arial"/>
          <w:color w:val="FF0000"/>
          <w:sz w:val="2"/>
        </w:rPr>
        <w:lastRenderedPageBreak/>
        <w:t xml:space="preserve"> </w:t>
      </w:r>
    </w:p>
    <w:p w14:paraId="0B830FA0" w14:textId="77777777" w:rsidR="00702963" w:rsidRDefault="00A04196">
      <w:pPr>
        <w:pStyle w:val="NoList1"/>
        <w:framePr w:w="8286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12.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Open Banking User Request Route with </w:t>
      </w:r>
      <w:r>
        <w:rPr>
          <w:rFonts w:ascii="Times New Roman"/>
          <w:color w:val="000000"/>
          <w:spacing w:val="-1"/>
          <w:sz w:val="24"/>
        </w:rPr>
        <w:t>ML&amp;AI</w:t>
      </w:r>
      <w:r>
        <w:rPr>
          <w:rFonts w:ascii="Times New Roman"/>
          <w:color w:val="000000"/>
          <w:sz w:val="24"/>
        </w:rPr>
        <w:t xml:space="preserve"> Conversational Banking</w:t>
      </w:r>
    </w:p>
    <w:p w14:paraId="3DFB240C" w14:textId="77777777" w:rsidR="00702963" w:rsidRDefault="00A04196">
      <w:pPr>
        <w:pStyle w:val="NoList1"/>
        <w:framePr w:w="2166" w:wrap="auto" w:hAnchor="text" w:x="1761" w:y="2134"/>
        <w:widowControl w:val="0"/>
        <w:autoSpaceDE w:val="0"/>
        <w:autoSpaceDN w:val="0"/>
        <w:spacing w:after="0" w:line="238" w:lineRule="exact"/>
        <w:rPr>
          <w:rFonts w:ascii="Times New Roman"/>
          <w:color w:val="000000"/>
        </w:rPr>
      </w:pPr>
      <w:r>
        <w:rPr>
          <w:rFonts w:ascii="Times New Roman"/>
          <w:color w:val="000000"/>
          <w:spacing w:val="-2"/>
        </w:rPr>
        <w:t>Front-office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2"/>
        </w:rPr>
        <w:t>employee</w:t>
      </w:r>
    </w:p>
    <w:p w14:paraId="66A2BFAB" w14:textId="77777777" w:rsidR="00702963" w:rsidRDefault="00A04196">
      <w:pPr>
        <w:pStyle w:val="NoList1"/>
        <w:framePr w:w="3115" w:wrap="auto" w:hAnchor="text" w:x="4348" w:y="2155"/>
        <w:widowControl w:val="0"/>
        <w:autoSpaceDE w:val="0"/>
        <w:autoSpaceDN w:val="0"/>
        <w:spacing w:after="0" w:line="238" w:lineRule="exact"/>
        <w:rPr>
          <w:rFonts w:ascii="Times New Roman"/>
          <w:color w:val="000000"/>
        </w:rPr>
      </w:pPr>
      <w:r>
        <w:rPr>
          <w:rFonts w:ascii="Times New Roman" w:hAnsi="Times New Roman" w:cs="Times New Roman"/>
          <w:color w:val="000000"/>
          <w:spacing w:val="-5"/>
        </w:rPr>
        <w:t>Bank’s</w:t>
      </w:r>
      <w:r>
        <w:rPr>
          <w:rFonts w:ascii="Times New Roman"/>
          <w:color w:val="000000"/>
          <w:spacing w:val="1"/>
        </w:rPr>
        <w:t xml:space="preserve"> </w:t>
      </w:r>
      <w:r>
        <w:rPr>
          <w:rFonts w:ascii="Times New Roman"/>
          <w:color w:val="000000"/>
          <w:spacing w:val="-2"/>
        </w:rPr>
        <w:t>middleware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2"/>
        </w:rPr>
        <w:t xml:space="preserve">with </w:t>
      </w:r>
      <w:r>
        <w:rPr>
          <w:rFonts w:ascii="Times New Roman"/>
          <w:color w:val="000000"/>
          <w:spacing w:val="-4"/>
        </w:rPr>
        <w:t>ML&amp;AI</w:t>
      </w:r>
    </w:p>
    <w:p w14:paraId="0C9FDEC3" w14:textId="77777777" w:rsidR="00702963" w:rsidRDefault="00A04196">
      <w:pPr>
        <w:pStyle w:val="NoList1"/>
        <w:framePr w:w="2834" w:wrap="auto" w:hAnchor="text" w:x="7550" w:y="2155"/>
        <w:widowControl w:val="0"/>
        <w:autoSpaceDE w:val="0"/>
        <w:autoSpaceDN w:val="0"/>
        <w:spacing w:after="0" w:line="238" w:lineRule="exact"/>
        <w:ind w:left="376"/>
        <w:rPr>
          <w:rFonts w:ascii="Times New Roman"/>
          <w:color w:val="000000"/>
        </w:rPr>
      </w:pPr>
      <w:r>
        <w:rPr>
          <w:rFonts w:ascii="Times New Roman"/>
          <w:color w:val="000000"/>
          <w:spacing w:val="-2"/>
        </w:rPr>
        <w:t>Public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3"/>
        </w:rPr>
        <w:t>API</w:t>
      </w:r>
      <w:r>
        <w:rPr>
          <w:rFonts w:ascii="Times New Roman"/>
          <w:color w:val="000000"/>
        </w:rPr>
        <w:t xml:space="preserve"> </w:t>
      </w:r>
      <w:r>
        <w:rPr>
          <w:rFonts w:ascii="Times New Roman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a</w:t>
      </w:r>
      <w:r>
        <w:rPr>
          <w:rFonts w:ascii="Times New Roman"/>
          <w:color w:val="000000"/>
          <w:spacing w:val="-3"/>
        </w:rPr>
        <w:t xml:space="preserve"> Bank</w:t>
      </w:r>
    </w:p>
    <w:p w14:paraId="6C3197EF" w14:textId="77777777" w:rsidR="00702963" w:rsidRDefault="00A04196">
      <w:pPr>
        <w:pStyle w:val="NoList1"/>
        <w:framePr w:w="2834" w:wrap="auto" w:hAnchor="text" w:x="7550" w:y="2155"/>
        <w:widowControl w:val="0"/>
        <w:autoSpaceDE w:val="0"/>
        <w:autoSpaceDN w:val="0"/>
        <w:spacing w:before="782" w:after="0" w:line="238" w:lineRule="exact"/>
        <w:rPr>
          <w:rFonts w:ascii="Times New Roman"/>
          <w:color w:val="000000"/>
        </w:rPr>
      </w:pPr>
      <w:r>
        <w:rPr>
          <w:rFonts w:ascii="Times New Roman"/>
          <w:color w:val="000000"/>
          <w:spacing w:val="-2"/>
        </w:rPr>
        <w:t>Conversational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3"/>
        </w:rPr>
        <w:t>API</w:t>
      </w:r>
      <w:r>
        <w:rPr>
          <w:rFonts w:ascii="Times New Roman"/>
          <w:color w:val="000000"/>
        </w:rPr>
        <w:t xml:space="preserve"> </w:t>
      </w:r>
      <w:r>
        <w:rPr>
          <w:rFonts w:ascii="Times New Roman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a</w:t>
      </w:r>
      <w:r>
        <w:rPr>
          <w:rFonts w:ascii="Times New Roman"/>
          <w:color w:val="000000"/>
          <w:spacing w:val="-3"/>
        </w:rPr>
        <w:t xml:space="preserve"> Bank</w:t>
      </w:r>
    </w:p>
    <w:p w14:paraId="459E9566" w14:textId="77777777" w:rsidR="00702963" w:rsidRDefault="00A04196">
      <w:pPr>
        <w:pStyle w:val="NoList1"/>
        <w:framePr w:w="2834" w:wrap="auto" w:hAnchor="text" w:x="7550" w:y="2155"/>
        <w:widowControl w:val="0"/>
        <w:autoSpaceDE w:val="0"/>
        <w:autoSpaceDN w:val="0"/>
        <w:spacing w:before="761" w:after="0" w:line="238" w:lineRule="exact"/>
        <w:ind w:left="404"/>
        <w:rPr>
          <w:rFonts w:ascii="Times New Roman"/>
          <w:color w:val="000000"/>
        </w:rPr>
      </w:pPr>
      <w:r>
        <w:rPr>
          <w:rFonts w:ascii="Times New Roman"/>
          <w:color w:val="000000"/>
          <w:spacing w:val="-3"/>
        </w:rPr>
        <w:t>Knowledge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2"/>
        </w:rPr>
        <w:t>database</w:t>
      </w:r>
    </w:p>
    <w:p w14:paraId="6FD64158" w14:textId="77777777" w:rsidR="00702963" w:rsidRDefault="00A04196">
      <w:pPr>
        <w:pStyle w:val="NoList1"/>
        <w:framePr w:w="1626" w:wrap="auto" w:hAnchor="text" w:x="2031" w:y="4339"/>
        <w:widowControl w:val="0"/>
        <w:autoSpaceDE w:val="0"/>
        <w:autoSpaceDN w:val="0"/>
        <w:spacing w:after="0" w:line="238" w:lineRule="exact"/>
        <w:rPr>
          <w:rFonts w:ascii="Times New Roman"/>
          <w:color w:val="000000"/>
        </w:rPr>
      </w:pPr>
      <w:r>
        <w:rPr>
          <w:rFonts w:ascii="Times New Roman"/>
          <w:color w:val="000000"/>
          <w:spacing w:val="-3"/>
        </w:rPr>
        <w:t>User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2"/>
        </w:rPr>
        <w:t>of</w:t>
      </w:r>
      <w:r>
        <w:rPr>
          <w:rFonts w:ascii="Times New Roman"/>
          <w:color w:val="000000"/>
        </w:rPr>
        <w:t xml:space="preserve"> </w:t>
      </w:r>
      <w:r>
        <w:rPr>
          <w:rFonts w:ascii="Times New Roman"/>
          <w:color w:val="000000"/>
          <w:spacing w:val="-2"/>
        </w:rPr>
        <w:t>services</w:t>
      </w:r>
    </w:p>
    <w:p w14:paraId="0995BE44" w14:textId="77777777" w:rsidR="00702963" w:rsidRDefault="00A04196">
      <w:pPr>
        <w:pStyle w:val="NoList1"/>
        <w:framePr w:w="3509" w:wrap="auto" w:hAnchor="text" w:x="4151" w:y="4317"/>
        <w:widowControl w:val="0"/>
        <w:autoSpaceDE w:val="0"/>
        <w:autoSpaceDN w:val="0"/>
        <w:spacing w:after="0" w:line="238" w:lineRule="exact"/>
        <w:rPr>
          <w:rFonts w:ascii="Times New Roman"/>
          <w:color w:val="000000"/>
        </w:rPr>
      </w:pPr>
      <w:r>
        <w:rPr>
          <w:rFonts w:ascii="Times New Roman"/>
          <w:color w:val="000000"/>
          <w:spacing w:val="-2"/>
        </w:rPr>
        <w:t>Third-party middleware</w:t>
      </w:r>
      <w:r>
        <w:rPr>
          <w:rFonts w:ascii="Times New Roman"/>
          <w:color w:val="000000"/>
          <w:spacing w:val="-1"/>
        </w:rPr>
        <w:t xml:space="preserve"> </w:t>
      </w:r>
      <w:r>
        <w:rPr>
          <w:rFonts w:ascii="Times New Roman"/>
          <w:color w:val="000000"/>
          <w:spacing w:val="-2"/>
        </w:rPr>
        <w:t xml:space="preserve">with </w:t>
      </w:r>
      <w:r>
        <w:rPr>
          <w:rFonts w:ascii="Times New Roman"/>
          <w:color w:val="000000"/>
          <w:spacing w:val="-4"/>
        </w:rPr>
        <w:t>ML&amp;AI</w:t>
      </w:r>
    </w:p>
    <w:p w14:paraId="50B0DC64" w14:textId="77777777" w:rsidR="00702963" w:rsidRDefault="00A04196">
      <w:pPr>
        <w:pStyle w:val="NoList1"/>
        <w:framePr w:w="1841" w:wrap="auto" w:hAnchor="text" w:x="1417" w:y="5025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C03D02E" w14:textId="77777777" w:rsidR="00702963" w:rsidRDefault="00A04196">
      <w:pPr>
        <w:pStyle w:val="NoList1"/>
        <w:framePr w:w="9311" w:wrap="auto" w:hAnchor="text" w:x="1417" w:y="602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predefined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</w:p>
    <w:p w14:paraId="2956451C" w14:textId="77777777" w:rsidR="00702963" w:rsidRDefault="00A04196">
      <w:pPr>
        <w:pStyle w:val="NoList1"/>
        <w:framePr w:w="9311" w:wrap="auto" w:hAnchor="text" w:x="1417" w:y="602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some templates.</w:t>
      </w:r>
    </w:p>
    <w:p w14:paraId="6DA61930" w14:textId="33A8F7EC" w:rsidR="00702963" w:rsidRDefault="00A04196">
      <w:pPr>
        <w:pStyle w:val="NoList1"/>
        <w:framePr w:w="4712" w:wrap="auto" w:hAnchor="text" w:x="1417" w:y="741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del w:id="402" w:author="Krzysztof SPIRZEWSKI" w:date="2021-11-03T19:15:00Z">
        <w:r w:rsidDel="00A04196">
          <w:rPr>
            <w:rFonts w:ascii="Times New Roman"/>
            <w:b/>
            <w:color w:val="000000"/>
            <w:sz w:val="24"/>
          </w:rPr>
          <w:delText>3.2.3.</w:delText>
        </w:r>
        <w:r w:rsidDel="00A04196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</w:del>
      <w:r>
        <w:rPr>
          <w:rFonts w:ascii="Times New Roman"/>
          <w:b/>
          <w:color w:val="000000"/>
          <w:spacing w:val="-1"/>
          <w:sz w:val="24"/>
        </w:rPr>
        <w:t>Middleware</w:t>
      </w:r>
      <w:r>
        <w:rPr>
          <w:rFonts w:ascii="Times New Roman"/>
          <w:b/>
          <w:color w:val="000000"/>
          <w:sz w:val="24"/>
        </w:rPr>
        <w:t xml:space="preserve"> with Machine Learning</w:t>
      </w:r>
    </w:p>
    <w:p w14:paraId="1821345C" w14:textId="77777777" w:rsidR="00702963" w:rsidRDefault="00A04196">
      <w:pPr>
        <w:pStyle w:val="NoList1"/>
        <w:framePr w:w="9312" w:wrap="auto" w:hAnchor="text" w:x="1417" w:y="818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ambitious,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innovative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uses</w:t>
      </w:r>
    </w:p>
    <w:p w14:paraId="4CE272E1" w14:textId="77777777" w:rsidR="00702963" w:rsidRDefault="00A04196">
      <w:pPr>
        <w:pStyle w:val="NoList1"/>
        <w:framePr w:w="9312" w:wrap="auto" w:hAnchor="text" w:x="1417" w:y="81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techniques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65E0A31" w14:textId="77777777" w:rsidR="00702963" w:rsidRDefault="00A04196">
      <w:pPr>
        <w:pStyle w:val="NoList1"/>
        <w:framePr w:w="9312" w:wrap="auto" w:hAnchor="text" w:x="1417" w:y="81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communication.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interface,</w:t>
      </w:r>
    </w:p>
    <w:p w14:paraId="00B9B539" w14:textId="77777777" w:rsidR="00702963" w:rsidRDefault="00A04196">
      <w:pPr>
        <w:pStyle w:val="NoList1"/>
        <w:framePr w:w="9312" w:wrap="auto" w:hAnchor="text" w:x="1417" w:y="81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 is used either by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 or an employee, and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back-end </w:t>
      </w:r>
      <w:r>
        <w:rPr>
          <w:rFonts w:ascii="Times New Roman"/>
          <w:color w:val="000000"/>
          <w:spacing w:val="-1"/>
          <w:sz w:val="24"/>
        </w:rPr>
        <w:t>API.</w:t>
      </w:r>
    </w:p>
    <w:p w14:paraId="6F6A00C1" w14:textId="77777777" w:rsidR="00702963" w:rsidRDefault="00A04196">
      <w:pPr>
        <w:pStyle w:val="NoList1"/>
        <w:framePr w:w="9312" w:wrap="auto" w:hAnchor="text" w:x="1417" w:y="982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owned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</w:p>
    <w:p w14:paraId="50ABDD08" w14:textId="77777777" w:rsidR="00702963" w:rsidRDefault="00A04196">
      <w:pPr>
        <w:pStyle w:val="NoList1"/>
        <w:framePr w:w="9312" w:wrap="auto" w:hAnchor="text" w:x="1417" w:y="98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processes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human-written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back-end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human-readable</w:t>
      </w:r>
    </w:p>
    <w:p w14:paraId="6C4B5717" w14:textId="77777777" w:rsidR="00702963" w:rsidRDefault="00A04196">
      <w:pPr>
        <w:pStyle w:val="NoList1"/>
        <w:framePr w:w="9312" w:wrap="auto" w:hAnchor="text" w:x="1417" w:y="98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answer based 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 received 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 back-end.</w:t>
      </w:r>
    </w:p>
    <w:p w14:paraId="21590FBC" w14:textId="77777777" w:rsidR="00702963" w:rsidRDefault="00A04196">
      <w:pPr>
        <w:pStyle w:val="NoList1"/>
        <w:framePr w:w="9312" w:wrap="auto" w:hAnchor="text" w:x="1417" w:y="1106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Basically,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intermediate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block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logic,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</w:p>
    <w:p w14:paraId="70BD54DE" w14:textId="77777777" w:rsidR="00702963" w:rsidRDefault="00A04196">
      <w:pPr>
        <w:pStyle w:val="NoList1"/>
        <w:framePr w:w="9312" w:wrap="auto" w:hAnchor="text" w:x="1417" w:y="1106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message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relationship</w:t>
      </w:r>
    </w:p>
    <w:p w14:paraId="2A6DC3FB" w14:textId="77777777" w:rsidR="00702963" w:rsidRDefault="00A04196">
      <w:pPr>
        <w:pStyle w:val="NoList1"/>
        <w:framePr w:w="9312" w:wrap="auto" w:hAnchor="text" w:x="1417" w:y="1106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management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Accordingly,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CRM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returns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data,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</w:p>
    <w:p w14:paraId="50044D6C" w14:textId="77777777" w:rsidR="00702963" w:rsidRDefault="00A04196">
      <w:pPr>
        <w:pStyle w:val="NoList1"/>
        <w:framePr w:w="9312" w:wrap="auto" w:hAnchor="text" w:x="1417" w:y="1106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block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returns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human-readable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format.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course,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databases</w:t>
      </w:r>
    </w:p>
    <w:p w14:paraId="501B0EE3" w14:textId="77777777" w:rsidR="00702963" w:rsidRDefault="00A04196">
      <w:pPr>
        <w:pStyle w:val="NoList1"/>
        <w:framePr w:w="9312" w:wrap="auto" w:hAnchor="text" w:x="1417" w:y="1106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of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z w:val="24"/>
        </w:rPr>
        <w:t xml:space="preserve"> question-answer pairs and lists of promoted products.</w:t>
      </w:r>
    </w:p>
    <w:p w14:paraId="3916EE76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type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complicated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3FC6F018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precise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analysis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planning.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Firstly,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user-input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cleansing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go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4DF5B0A5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NLU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transforms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contextual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keywords,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</w:p>
    <w:p w14:paraId="6586814E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manager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handle.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templated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knowledge,</w:t>
      </w:r>
    </w:p>
    <w:p w14:paraId="741B8598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example,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currency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rates,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com-</w:t>
      </w:r>
    </w:p>
    <w:p w14:paraId="5EE10683" w14:textId="77777777" w:rsidR="00702963" w:rsidRDefault="00A04196">
      <w:pPr>
        <w:pStyle w:val="NoList1"/>
        <w:framePr w:w="9312" w:wrap="auto" w:hAnchor="text" w:x="1417" w:y="131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plicated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handled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Manager.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79C3B7D0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57</w:t>
      </w:r>
    </w:p>
    <w:p w14:paraId="646F99CD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5EE19092">
          <v:shape id="_x0000_s1043" type="#_x0000_t75" style="position:absolute;margin-left:83.5pt;margin-top:96.55pt;width:428.3pt;height:143.45pt;z-index:-251584512;mso-position-horizontal-relative:page;mso-position-vertical-relative:page">
            <v:imagedata r:id="rId23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86C3566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03" w:name="br58"/>
      <w:bookmarkEnd w:id="403"/>
      <w:r>
        <w:rPr>
          <w:rFonts w:ascii="Arial"/>
          <w:color w:val="FF0000"/>
          <w:sz w:val="2"/>
        </w:rPr>
        <w:lastRenderedPageBreak/>
        <w:t xml:space="preserve"> </w:t>
      </w:r>
    </w:p>
    <w:p w14:paraId="5A49616B" w14:textId="77777777" w:rsidR="00702963" w:rsidRDefault="00A04196">
      <w:pPr>
        <w:pStyle w:val="NoList1"/>
        <w:framePr w:w="5237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13.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Structure of an integrated chatbot solution</w:t>
      </w:r>
    </w:p>
    <w:p w14:paraId="4C2B3E21" w14:textId="77777777" w:rsidR="00702963" w:rsidRDefault="00A04196">
      <w:pPr>
        <w:pStyle w:val="NoList1"/>
        <w:framePr w:w="691" w:wrap="auto" w:hAnchor="text" w:x="3459" w:y="217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</w:t>
      </w:r>
    </w:p>
    <w:p w14:paraId="31FB6649" w14:textId="77777777" w:rsidR="00702963" w:rsidRDefault="00A04196">
      <w:pPr>
        <w:pStyle w:val="NoList1"/>
        <w:framePr w:w="997" w:wrap="auto" w:hAnchor="text" w:x="5574" w:y="21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</w:t>
      </w:r>
    </w:p>
    <w:p w14:paraId="148FC062" w14:textId="77777777" w:rsidR="00702963" w:rsidRDefault="00A04196">
      <w:pPr>
        <w:pStyle w:val="NoList1"/>
        <w:framePr w:w="772" w:wrap="auto" w:hAnchor="text" w:x="7955" w:y="217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CRM</w:t>
      </w:r>
    </w:p>
    <w:p w14:paraId="69D43C7A" w14:textId="77777777" w:rsidR="00702963" w:rsidRDefault="00A04196">
      <w:pPr>
        <w:pStyle w:val="NoList1"/>
        <w:framePr w:w="1116" w:wrap="auto" w:hAnchor="text" w:x="5515" w:y="359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Database</w:t>
      </w:r>
    </w:p>
    <w:p w14:paraId="0E20FC19" w14:textId="77777777" w:rsidR="00702963" w:rsidRDefault="00A04196">
      <w:pPr>
        <w:pStyle w:val="NoList1"/>
        <w:framePr w:w="1841" w:wrap="auto" w:hAnchor="text" w:x="1417" w:y="4331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2741484" w14:textId="77777777" w:rsidR="00702963" w:rsidRDefault="00A04196">
      <w:pPr>
        <w:pStyle w:val="NoList1"/>
        <w:framePr w:w="9312" w:wrap="auto" w:hAnchor="text" w:x="1417" w:y="533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engine,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synthesizes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speech,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output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user.</w:t>
      </w:r>
    </w:p>
    <w:p w14:paraId="5A43BFBA" w14:textId="77777777" w:rsidR="00702963" w:rsidRDefault="00A04196">
      <w:pPr>
        <w:pStyle w:val="NoList1"/>
        <w:framePr w:w="9312" w:wrap="auto" w:hAnchor="text" w:x="1417" w:y="53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reasons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metadata.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Ac-</w:t>
      </w:r>
    </w:p>
    <w:p w14:paraId="741F301D" w14:textId="77777777" w:rsidR="00702963" w:rsidRDefault="00A04196">
      <w:pPr>
        <w:pStyle w:val="NoList1"/>
        <w:framePr w:w="9312" w:wrap="auto" w:hAnchor="text" w:x="1417" w:y="53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cordingly,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Understanding,</w:t>
      </w:r>
    </w:p>
    <w:p w14:paraId="6B85B7CD" w14:textId="77777777" w:rsidR="00702963" w:rsidRDefault="00A04196">
      <w:pPr>
        <w:pStyle w:val="NoList1"/>
        <w:framePr w:w="9312" w:wrap="auto" w:hAnchor="text" w:x="1417" w:y="533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Natural Language Generation, Dialog Manager and Analytics.</w:t>
      </w:r>
    </w:p>
    <w:p w14:paraId="03E929A3" w14:textId="5E81CFEC" w:rsidR="00702963" w:rsidDel="00A04196" w:rsidRDefault="00A04196">
      <w:pPr>
        <w:pStyle w:val="NoList1"/>
        <w:framePr w:w="4670" w:wrap="auto" w:hAnchor="text" w:x="1417" w:y="7539"/>
        <w:widowControl w:val="0"/>
        <w:autoSpaceDE w:val="0"/>
        <w:autoSpaceDN w:val="0"/>
        <w:spacing w:after="0" w:line="265" w:lineRule="exact"/>
        <w:rPr>
          <w:del w:id="404" w:author="Krzysztof SPIRZEWSKI" w:date="2021-11-03T19:15:00Z"/>
          <w:rFonts w:ascii="Times New Roman"/>
          <w:color w:val="000000"/>
          <w:sz w:val="24"/>
        </w:rPr>
      </w:pPr>
      <w:del w:id="405" w:author="Krzysztof SPIRZEWSKI" w:date="2021-11-03T19:15:00Z">
        <w:r w:rsidDel="00A04196">
          <w:rPr>
            <w:rFonts w:ascii="Times New Roman"/>
            <w:b/>
            <w:color w:val="000000"/>
            <w:sz w:val="24"/>
          </w:rPr>
          <w:delText>3.2.4.</w:delText>
        </w:r>
        <w:r w:rsidDel="00A04196">
          <w:rPr>
            <w:rFonts w:ascii="Times New Roman"/>
            <w:b/>
            <w:color w:val="000000"/>
            <w:spacing w:val="179"/>
            <w:sz w:val="24"/>
          </w:rPr>
          <w:delText xml:space="preserve"> </w:delText>
        </w:r>
        <w:r w:rsidDel="00A04196">
          <w:rPr>
            <w:rFonts w:ascii="Times New Roman"/>
            <w:b/>
            <w:color w:val="000000"/>
            <w:sz w:val="24"/>
          </w:rPr>
          <w:delText>Recommendations and notifications</w:delText>
        </w:r>
      </w:del>
    </w:p>
    <w:p w14:paraId="22EF16ED" w14:textId="77777777" w:rsidR="00702963" w:rsidRDefault="00A04196">
      <w:pPr>
        <w:pStyle w:val="NoList1"/>
        <w:framePr w:w="9312" w:wrap="auto" w:hAnchor="text" w:x="1417" w:y="831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practical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terms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</w:p>
    <w:p w14:paraId="494F4B3A" w14:textId="77777777" w:rsidR="00702963" w:rsidRDefault="00A04196">
      <w:pPr>
        <w:pStyle w:val="NoList1"/>
        <w:framePr w:w="9312" w:wrap="auto" w:hAnchor="text" w:x="1417" w:y="83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Processing.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powerful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</w:p>
    <w:p w14:paraId="0205D4B4" w14:textId="77777777" w:rsidR="00702963" w:rsidRDefault="00A04196">
      <w:pPr>
        <w:pStyle w:val="NoList1"/>
        <w:framePr w:w="9312" w:wrap="auto" w:hAnchor="text" w:x="1417" w:y="83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 existing categories of users and their preferences.</w:t>
      </w:r>
    </w:p>
    <w:p w14:paraId="34BDAEB2" w14:textId="77777777" w:rsidR="00702963" w:rsidRDefault="00A04196">
      <w:pPr>
        <w:pStyle w:val="NoList1"/>
        <w:framePr w:w="9312" w:wrap="auto" w:hAnchor="text" w:x="1417" w:y="954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request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received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meta-information,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keywords,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popular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re-</w:t>
      </w:r>
    </w:p>
    <w:p w14:paraId="6BE3AA12" w14:textId="77777777" w:rsidR="00702963" w:rsidRDefault="00A04196">
      <w:pPr>
        <w:pStyle w:val="NoList1"/>
        <w:framePr w:w="9312" w:wrap="auto" w:hAnchor="text" w:x="1417" w:y="9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quests,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pair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age,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location,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gender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other,</w:t>
      </w:r>
    </w:p>
    <w:p w14:paraId="1800695B" w14:textId="77777777" w:rsidR="00702963" w:rsidRDefault="00A04196">
      <w:pPr>
        <w:pStyle w:val="NoList1"/>
        <w:framePr w:w="9312" w:wrap="auto" w:hAnchor="text" w:x="1417" w:y="9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Nonethe-</w:t>
      </w:r>
    </w:p>
    <w:p w14:paraId="62D6826D" w14:textId="77777777" w:rsidR="00702963" w:rsidRDefault="00A04196">
      <w:pPr>
        <w:pStyle w:val="NoList1"/>
        <w:framePr w:w="9312" w:wrap="auto" w:hAnchor="text" w:x="1417" w:y="9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less,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</w:t>
      </w:r>
    </w:p>
    <w:p w14:paraId="5A567C8B" w14:textId="77777777" w:rsidR="00702963" w:rsidRDefault="00A04196">
      <w:pPr>
        <w:pStyle w:val="NoList1"/>
        <w:framePr w:w="9312" w:wrap="auto" w:hAnchor="text" w:x="1417" w:y="95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Platform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development in this case.</w:t>
      </w:r>
    </w:p>
    <w:p w14:paraId="42F4BE62" w14:textId="77777777" w:rsidR="00702963" w:rsidRDefault="00A04196">
      <w:pPr>
        <w:pStyle w:val="NoList1"/>
        <w:framePr w:w="9312" w:wrap="auto" w:hAnchor="text" w:x="1417" w:y="11603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somehow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user.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</w:p>
    <w:p w14:paraId="42387FEE" w14:textId="77777777" w:rsidR="00702963" w:rsidRDefault="00A04196">
      <w:pPr>
        <w:pStyle w:val="NoList1"/>
        <w:framePr w:w="9312" w:wrap="auto" w:hAnchor="text" w:x="1417" w:y="1160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web,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mobile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SMS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notifications,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</w:p>
    <w:p w14:paraId="0C90AE7F" w14:textId="77777777" w:rsidR="00702963" w:rsidRDefault="00A04196">
      <w:pPr>
        <w:pStyle w:val="NoList1"/>
        <w:framePr w:w="9312" w:wrap="auto" w:hAnchor="text" w:x="1417" w:y="1160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message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2582FA3B" w14:textId="77777777" w:rsidR="00702963" w:rsidRDefault="00A04196">
      <w:pPr>
        <w:pStyle w:val="NoList1"/>
        <w:framePr w:w="9312" w:wrap="auto" w:hAnchor="text" w:x="1417" w:y="1160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 in case of chatbots in social networks and third-party messengers.</w:t>
      </w:r>
    </w:p>
    <w:p w14:paraId="2CC676D6" w14:textId="2343C4E4" w:rsidR="00702963" w:rsidRDefault="00A04196">
      <w:pPr>
        <w:pStyle w:val="NoList1"/>
        <w:framePr w:w="3510" w:wrap="auto" w:hAnchor="text" w:x="1417" w:y="1380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3.2.</w:t>
      </w:r>
      <w:del w:id="406" w:author="Krzysztof SPIRZEWSKI" w:date="2021-11-03T19:15:00Z">
        <w:r w:rsidDel="00A04196">
          <w:rPr>
            <w:rFonts w:ascii="Times New Roman"/>
            <w:b/>
            <w:color w:val="000000"/>
            <w:sz w:val="24"/>
          </w:rPr>
          <w:delText>5</w:delText>
        </w:r>
      </w:del>
      <w:ins w:id="407" w:author="Krzysztof SPIRZEWSKI" w:date="2021-11-03T19:15:00Z">
        <w:r>
          <w:rPr>
            <w:rFonts w:ascii="Times New Roman"/>
            <w:b/>
            <w:color w:val="000000"/>
            <w:sz w:val="24"/>
          </w:rPr>
          <w:t>1</w:t>
        </w:r>
      </w:ins>
      <w:r>
        <w:rPr>
          <w:rFonts w:ascii="Times New Roman"/>
          <w:b/>
          <w:color w:val="000000"/>
          <w:sz w:val="24"/>
        </w:rPr>
        <w:t>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Summary</w:t>
      </w:r>
      <w:r>
        <w:rPr>
          <w:rFonts w:ascii="Times New Roman"/>
          <w:b/>
          <w:color w:val="000000"/>
          <w:sz w:val="24"/>
        </w:rPr>
        <w:t xml:space="preserve"> of </w:t>
      </w:r>
      <w:r>
        <w:rPr>
          <w:rFonts w:ascii="Times New Roman"/>
          <w:b/>
          <w:color w:val="000000"/>
          <w:spacing w:val="-1"/>
          <w:sz w:val="24"/>
        </w:rPr>
        <w:t>approaches</w:t>
      </w:r>
    </w:p>
    <w:p w14:paraId="54C9BB92" w14:textId="77777777" w:rsidR="00702963" w:rsidRDefault="00A04196">
      <w:pPr>
        <w:pStyle w:val="NoList1"/>
        <w:framePr w:w="4718" w:wrap="auto" w:hAnchor="text" w:x="1716" w:y="14579"/>
        <w:widowControl w:val="0"/>
        <w:autoSpaceDE w:val="0"/>
        <w:autoSpaceDN w:val="0"/>
        <w:spacing w:after="0" w:line="265" w:lineRule="exact"/>
        <w:ind w:left="268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 can be done in 3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 ways:</w:t>
      </w:r>
    </w:p>
    <w:p w14:paraId="5A2DA2FC" w14:textId="77777777" w:rsidR="00702963" w:rsidRDefault="00A04196">
      <w:pPr>
        <w:pStyle w:val="NoList1"/>
        <w:framePr w:w="4718" w:wrap="auto" w:hAnchor="text" w:x="1716" w:y="145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Software-as-a-Service</w:t>
      </w:r>
    </w:p>
    <w:p w14:paraId="23D27A4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58</w:t>
      </w:r>
    </w:p>
    <w:p w14:paraId="5CAAFD97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E741EBD">
          <v:shape id="_x0000_s1044" type="#_x0000_t75" style="position:absolute;margin-left:147.4pt;margin-top:96.55pt;width:300.5pt;height:108.75pt;z-index:-251585536;mso-position-horizontal-relative:page;mso-position-vertical-relative:page">
            <v:imagedata r:id="rId24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6CF825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08" w:name="br59"/>
      <w:bookmarkEnd w:id="408"/>
      <w:r>
        <w:rPr>
          <w:rFonts w:ascii="Arial"/>
          <w:color w:val="FF0000"/>
          <w:sz w:val="2"/>
        </w:rPr>
        <w:lastRenderedPageBreak/>
        <w:t xml:space="preserve"> </w:t>
      </w:r>
    </w:p>
    <w:p w14:paraId="01C8207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59</w:t>
      </w:r>
    </w:p>
    <w:p w14:paraId="75916AE9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17CBE924">
          <v:shape id="_x0000_s1045" type="#_x0000_t75" style="position:absolute;margin-left:113.3pt;margin-top:743.1pt;width:10.45pt;height:27.7pt;z-index:-251586560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04BBD190">
          <v:shape id="_x0000_s1046" type="#_x0000_t75" style="position:absolute;margin-left:113.5pt;margin-top:725.65pt;width:10.25pt;height:14.7pt;z-index:-251587584;mso-position-horizontal-relative:page;mso-position-vertical-relative:page">
            <v:imagedata r:id="rId26" o:title=""/>
            <w10:wrap anchorx="page" anchory="page"/>
          </v:shape>
        </w:pict>
      </w:r>
      <w:r>
        <w:rPr>
          <w:noProof/>
        </w:rPr>
        <w:pict w14:anchorId="34633FBB">
          <v:shape id="_x0000_s1047" type="#_x0000_t75" style="position:absolute;margin-left:113.5pt;margin-top:677.35pt;width:10.3pt;height:44.7pt;z-index:-251588608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 w14:anchorId="5E90A82C">
          <v:shape id="_x0000_s1048" type="#_x0000_t75" style="position:absolute;margin-left:113.3pt;margin-top:662.85pt;width:10.45pt;height:12.75pt;z-index:-251589632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6E908582">
          <v:shape id="_x0000_s1049" type="#_x0000_t75" style="position:absolute;margin-left:116.1pt;margin-top:655.8pt;width:7.6pt;height:6.85pt;z-index:-251590656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 w14:anchorId="395ED126">
          <v:shape id="_x0000_s1050" type="#_x0000_t75" style="position:absolute;margin-left:113.5pt;margin-top:613.25pt;width:10.3pt;height:41.35pt;z-index:-251591680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058A81A4">
          <v:shape id="_x0000_s1051" type="#_x0000_t75" style="position:absolute;margin-left:113.3pt;margin-top:574.75pt;width:10.45pt;height:36.8pt;z-index:-251592704;mso-position-horizontal-relative:page;mso-position-vertical-relative:page">
            <v:imagedata r:id="rId31" o:title=""/>
            <w10:wrap anchorx="page" anchory="page"/>
          </v:shape>
        </w:pict>
      </w:r>
      <w:r>
        <w:rPr>
          <w:noProof/>
        </w:rPr>
        <w:pict w14:anchorId="2D9C1418">
          <v:shape id="_x0000_s1052" type="#_x0000_t75" style="position:absolute;margin-left:113.3pt;margin-top:533.3pt;width:10.45pt;height:39.85pt;z-index:-251593728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 w14:anchorId="57BBBA4E">
          <v:shape id="_x0000_s1053" type="#_x0000_t75" style="position:absolute;margin-left:113.3pt;margin-top:509.05pt;width:10.45pt;height:23.1pt;z-index:-251594752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 w14:anchorId="57E71727">
          <v:shape id="_x0000_s1054" type="#_x0000_t75" style="position:absolute;margin-left:113.3pt;margin-top:470.4pt;width:10.45pt;height:37.75pt;z-index:-251595776;mso-position-horizontal-relative:page;mso-position-vertical-relative:page">
            <v:imagedata r:id="rId34" o:title=""/>
            <w10:wrap anchorx="page" anchory="page"/>
          </v:shape>
        </w:pict>
      </w:r>
      <w:r>
        <w:rPr>
          <w:noProof/>
        </w:rPr>
        <w:pict w14:anchorId="577024AF">
          <v:shape id="_x0000_s1055" type="#_x0000_t75" style="position:absolute;margin-left:113.7pt;margin-top:420.35pt;width:12.5pt;height:48.55pt;z-index:-251596800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 w14:anchorId="043C2E89">
          <v:shape id="_x0000_s1056" type="#_x0000_t75" style="position:absolute;margin-left:113.3pt;margin-top:365.45pt;width:12.9pt;height:53.35pt;z-index:-251597824;mso-position-horizontal-relative:page;mso-position-vertical-relative:page">
            <v:imagedata r:id="rId36" o:title=""/>
            <w10:wrap anchorx="page" anchory="page"/>
          </v:shape>
        </w:pict>
      </w:r>
      <w:r>
        <w:rPr>
          <w:noProof/>
        </w:rPr>
        <w:pict w14:anchorId="13D1F2E6">
          <v:shape id="_x0000_s1057" type="#_x0000_t75" style="position:absolute;margin-left:149.05pt;margin-top:95.2pt;width:277.6pt;height:645.35pt;z-index:-25159884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78600CB6">
          <v:shape id="_x0000_s1058" type="#_x0000_t75" style="position:absolute;margin-left:449pt;margin-top:739.25pt;width:8.9pt;height:31.85pt;z-index:-251599872;mso-position-horizontal-relative:page;mso-position-vertical-relative:page">
            <v:imagedata r:id="rId38" o:title=""/>
            <w10:wrap anchorx="page" anchory="page"/>
          </v:shape>
        </w:pict>
      </w:r>
      <w:r>
        <w:rPr>
          <w:noProof/>
        </w:rPr>
        <w:pict w14:anchorId="17D493F0">
          <v:shape id="_x0000_s1059" type="#_x0000_t75" style="position:absolute;margin-left:449pt;margin-top:713.25pt;width:8.9pt;height:20.95pt;z-index:-251600896;mso-position-horizontal-relative:page;mso-position-vertical-relative:page">
            <v:imagedata r:id="rId39" o:title=""/>
            <w10:wrap anchorx="page" anchory="page"/>
          </v:shape>
        </w:pict>
      </w:r>
      <w:r>
        <w:rPr>
          <w:noProof/>
        </w:rPr>
        <w:pict w14:anchorId="513C0E5E">
          <v:shape id="_x0000_s1060" type="#_x0000_t75" style="position:absolute;margin-left:448.8pt;margin-top:689.15pt;width:11.05pt;height:23.05pt;z-index:-251601920;mso-position-horizontal-relative:page;mso-position-vertical-relative:page">
            <v:imagedata r:id="rId40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66BF610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09" w:name="br60"/>
      <w:bookmarkEnd w:id="409"/>
      <w:r>
        <w:rPr>
          <w:rFonts w:ascii="Arial"/>
          <w:color w:val="FF0000"/>
          <w:sz w:val="2"/>
        </w:rPr>
        <w:lastRenderedPageBreak/>
        <w:t xml:space="preserve"> </w:t>
      </w:r>
    </w:p>
    <w:p w14:paraId="56F97DF0" w14:textId="77777777" w:rsidR="00702963" w:rsidRDefault="00A04196">
      <w:pPr>
        <w:pStyle w:val="NoList1"/>
        <w:framePr w:w="8452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15.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Plan of integration of a</w:t>
      </w:r>
      <w:r>
        <w:rPr>
          <w:rFonts w:ascii="Times New Roman"/>
          <w:color w:val="000000"/>
          <w:spacing w:val="-1"/>
          <w:sz w:val="24"/>
        </w:rPr>
        <w:t xml:space="preserve"> ML&amp;AI</w:t>
      </w:r>
      <w:r>
        <w:rPr>
          <w:rFonts w:ascii="Times New Roman"/>
          <w:color w:val="000000"/>
          <w:sz w:val="24"/>
        </w:rPr>
        <w:t xml:space="preserve"> Recommendation and Notification systems</w:t>
      </w:r>
    </w:p>
    <w:p w14:paraId="3C6155D3" w14:textId="77777777" w:rsidR="00702963" w:rsidRDefault="00A04196">
      <w:pPr>
        <w:pStyle w:val="NoList1"/>
        <w:framePr w:w="8452" w:wrap="auto" w:hAnchor="text" w:x="1417" w:y="1389"/>
        <w:widowControl w:val="0"/>
        <w:autoSpaceDE w:val="0"/>
        <w:autoSpaceDN w:val="0"/>
        <w:spacing w:before="525" w:after="0" w:line="265" w:lineRule="exact"/>
        <w:ind w:left="653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Public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7D26603B" w14:textId="77777777" w:rsidR="00702963" w:rsidRDefault="00A04196">
      <w:pPr>
        <w:pStyle w:val="NoList1"/>
        <w:framePr w:w="3122" w:wrap="auto" w:hAnchor="text" w:x="1653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Conversational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</w:p>
    <w:p w14:paraId="4446BCCE" w14:textId="77777777" w:rsidR="00702963" w:rsidRDefault="00A04196">
      <w:pPr>
        <w:pStyle w:val="NoList1"/>
        <w:framePr w:w="3122" w:wrap="auto" w:hAnchor="text" w:x="1653" w:y="3312"/>
        <w:widowControl w:val="0"/>
        <w:autoSpaceDE w:val="0"/>
        <w:autoSpaceDN w:val="0"/>
        <w:spacing w:before="845" w:after="0" w:line="265" w:lineRule="exact"/>
        <w:ind w:left="448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Knowledge database</w:t>
      </w:r>
    </w:p>
    <w:p w14:paraId="68C610F6" w14:textId="77777777" w:rsidR="00702963" w:rsidRDefault="00A04196">
      <w:pPr>
        <w:pStyle w:val="NoList1"/>
        <w:framePr w:w="1854" w:wrap="auto" w:hAnchor="text" w:x="5269" w:y="328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Analytics engine</w:t>
      </w:r>
    </w:p>
    <w:p w14:paraId="11859D50" w14:textId="77777777" w:rsidR="00702963" w:rsidRDefault="00A04196">
      <w:pPr>
        <w:pStyle w:val="NoList1"/>
        <w:framePr w:w="2877" w:wrap="auto" w:hAnchor="text" w:x="7617" w:y="33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ML&amp;AI</w:t>
      </w:r>
      <w:r>
        <w:rPr>
          <w:rFonts w:ascii="Times New Roman"/>
          <w:color w:val="000000"/>
          <w:sz w:val="24"/>
        </w:rPr>
        <w:t xml:space="preserve"> Recommendations</w:t>
      </w:r>
    </w:p>
    <w:p w14:paraId="4DF0C7C6" w14:textId="77777777" w:rsidR="00702963" w:rsidRDefault="00A04196">
      <w:pPr>
        <w:pStyle w:val="NoList1"/>
        <w:framePr w:w="1489" w:wrap="auto" w:hAnchor="text" w:x="8311" w:y="517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Notifications</w:t>
      </w:r>
    </w:p>
    <w:p w14:paraId="292CDC3C" w14:textId="77777777" w:rsidR="00702963" w:rsidRDefault="00A04196">
      <w:pPr>
        <w:pStyle w:val="NoList1"/>
        <w:framePr w:w="1841" w:wrap="auto" w:hAnchor="text" w:x="1417" w:y="5907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3909B374" w14:textId="77777777" w:rsidR="00702963" w:rsidRDefault="00A04196">
      <w:pPr>
        <w:pStyle w:val="NoList1"/>
        <w:framePr w:w="2670" w:wrap="auto" w:hAnchor="text" w:x="1716" w:y="691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 on premise</w:t>
      </w:r>
    </w:p>
    <w:p w14:paraId="443631D2" w14:textId="77777777" w:rsidR="00702963" w:rsidRDefault="00A04196">
      <w:pPr>
        <w:pStyle w:val="NoList1"/>
        <w:framePr w:w="2670" w:wrap="auto" w:hAnchor="text" w:x="1716" w:y="69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z w:val="24"/>
        </w:rPr>
        <w:t>In-house development</w:t>
      </w:r>
    </w:p>
    <w:p w14:paraId="6E222678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cheapest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fastest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Software-as-a-Service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</w:p>
    <w:p w14:paraId="2F2AB9FD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minimal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technical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minimal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maintenance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integrated</w:t>
      </w:r>
    </w:p>
    <w:p w14:paraId="152DE412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infrastructure.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customize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men-</w:t>
      </w:r>
    </w:p>
    <w:p w14:paraId="1C93531E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vendor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vendor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5AE871CD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complicated task, as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vendor has to have banking experience and proof-of-work.</w:t>
      </w:r>
    </w:p>
    <w:p w14:paraId="22629F64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vendor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premise.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</w:p>
    <w:p w14:paraId="3C89719B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controllable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bank’s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Contrarily,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</w:p>
    <w:p w14:paraId="7FD81C93" w14:textId="77777777" w:rsidR="00702963" w:rsidRDefault="00A04196">
      <w:pPr>
        <w:pStyle w:val="NoList1"/>
        <w:framePr w:w="9313" w:wrap="auto" w:hAnchor="text" w:x="1417" w:y="809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 resources for both integration process and support.</w:t>
      </w:r>
    </w:p>
    <w:p w14:paraId="20CD285E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precise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leading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every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in-house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solu-</w:t>
      </w:r>
    </w:p>
    <w:p w14:paraId="79926673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efficiency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07154D9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supported.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expensive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16D0C11B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sumption,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18CEC18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maintenance,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also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in-depth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technical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stan-</w:t>
      </w:r>
    </w:p>
    <w:p w14:paraId="764A3E67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dards.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According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studies,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consumption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drastically</w:t>
      </w:r>
    </w:p>
    <w:p w14:paraId="1948EA4F" w14:textId="77777777" w:rsidR="00702963" w:rsidRDefault="00A04196">
      <w:pPr>
        <w:pStyle w:val="NoList1"/>
        <w:framePr w:w="9312" w:wrap="auto" w:hAnchor="text" w:x="1417" w:y="1138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 on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chosen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z w:val="24"/>
        </w:rPr>
        <w:t xml:space="preserve"> of development and size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</w:p>
    <w:p w14:paraId="1D5199F7" w14:textId="77777777" w:rsidR="00702963" w:rsidRDefault="00A04196">
      <w:pPr>
        <w:pStyle w:val="NoList1"/>
        <w:framePr w:w="9312" w:wrap="auto" w:hAnchor="text" w:x="1417" w:y="14268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before,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public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infras-</w:t>
      </w:r>
    </w:p>
    <w:p w14:paraId="5E8C5439" w14:textId="77777777" w:rsidR="00702963" w:rsidRDefault="00A04196">
      <w:pPr>
        <w:pStyle w:val="NoList1"/>
        <w:framePr w:w="9312" w:wrap="auto" w:hAnchor="text" w:x="1417" w:y="1426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tructure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4887F116" w14:textId="77777777" w:rsidR="00702963" w:rsidRDefault="00A04196">
      <w:pPr>
        <w:pStyle w:val="NoList1"/>
        <w:framePr w:w="9312" w:wrap="auto" w:hAnchor="text" w:x="1417" w:y="1426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possible to apply same expectations to development of public </w:t>
      </w:r>
      <w:r>
        <w:rPr>
          <w:rFonts w:ascii="Times New Roman"/>
          <w:color w:val="000000"/>
          <w:spacing w:val="-1"/>
          <w:sz w:val="24"/>
        </w:rPr>
        <w:t>API.</w:t>
      </w:r>
    </w:p>
    <w:p w14:paraId="2238C5CA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60</w:t>
      </w:r>
    </w:p>
    <w:p w14:paraId="7708A654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7FFFE20">
          <v:shape id="_x0000_s1061" type="#_x0000_t75" style="position:absolute;margin-left:77.65pt;margin-top:96.55pt;width:440pt;height:187.5pt;z-index:-251602944;mso-position-horizontal-relative:page;mso-position-vertical-relative:page">
            <v:imagedata r:id="rId41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1E1DD7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0" w:name="br61"/>
      <w:bookmarkEnd w:id="410"/>
      <w:r>
        <w:rPr>
          <w:rFonts w:ascii="Arial"/>
          <w:color w:val="FF0000"/>
          <w:sz w:val="2"/>
        </w:rPr>
        <w:lastRenderedPageBreak/>
        <w:t xml:space="preserve"> </w:t>
      </w:r>
    </w:p>
    <w:p w14:paraId="70F96535" w14:textId="77777777" w:rsidR="00702963" w:rsidRDefault="00A04196">
      <w:pPr>
        <w:pStyle w:val="NoList1"/>
        <w:framePr w:w="8804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16.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Average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costs of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z w:val="24"/>
        </w:rPr>
        <w:t xml:space="preserve"> implementation</w:t>
      </w:r>
    </w:p>
    <w:p w14:paraId="2AAC99B1" w14:textId="77777777" w:rsidR="00702963" w:rsidRDefault="00A04196">
      <w:pPr>
        <w:pStyle w:val="NoList1"/>
        <w:framePr w:w="8804" w:wrap="auto" w:hAnchor="text" w:x="1417" w:y="1389"/>
        <w:widowControl w:val="0"/>
        <w:autoSpaceDE w:val="0"/>
        <w:autoSpaceDN w:val="0"/>
        <w:spacing w:before="291" w:after="0" w:line="265" w:lineRule="exact"/>
        <w:ind w:left="2997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3A90E375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6372D645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Solution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4792FBF1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6CD83573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after="0" w:line="266" w:lineRule="exact"/>
        <w:ind w:left="219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15’000-30’000</w:t>
      </w:r>
    </w:p>
    <w:p w14:paraId="3D876202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before="32" w:after="0" w:line="266" w:lineRule="exact"/>
        <w:ind w:left="538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500’000</w:t>
      </w:r>
    </w:p>
    <w:p w14:paraId="0DC7A97E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200’000-1’000’000</w:t>
      </w:r>
    </w:p>
    <w:p w14:paraId="3FBDF42E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30’000-300’000</w:t>
      </w:r>
    </w:p>
    <w:p w14:paraId="754D6565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before="32" w:after="0" w:line="266" w:lineRule="exact"/>
        <w:ind w:left="378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100’000</w:t>
      </w:r>
    </w:p>
    <w:p w14:paraId="3537C7FB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50’000-200’000</w:t>
      </w:r>
    </w:p>
    <w:p w14:paraId="37FFBE6D" w14:textId="77777777" w:rsidR="00702963" w:rsidRDefault="00A04196">
      <w:pPr>
        <w:pStyle w:val="NoList1"/>
        <w:framePr w:w="798" w:wrap="auto" w:hAnchor="text" w:x="9001" w:y="2241"/>
        <w:widowControl w:val="0"/>
        <w:autoSpaceDE w:val="0"/>
        <w:autoSpaceDN w:val="0"/>
        <w:spacing w:after="0" w:line="266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1-3</w:t>
      </w:r>
    </w:p>
    <w:p w14:paraId="6939380F" w14:textId="77777777" w:rsidR="00702963" w:rsidRDefault="00A04196">
      <w:pPr>
        <w:pStyle w:val="NoList1"/>
        <w:framePr w:w="798" w:wrap="auto" w:hAnchor="text" w:x="9001" w:y="2241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6-18</w:t>
      </w:r>
    </w:p>
    <w:p w14:paraId="532876D5" w14:textId="77777777" w:rsidR="00702963" w:rsidRDefault="00A04196">
      <w:pPr>
        <w:pStyle w:val="NoList1"/>
        <w:framePr w:w="798" w:wrap="auto" w:hAnchor="text" w:x="9001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12-24</w:t>
      </w:r>
    </w:p>
    <w:p w14:paraId="5263ABFC" w14:textId="77777777" w:rsidR="00702963" w:rsidRDefault="00A04196">
      <w:pPr>
        <w:pStyle w:val="NoList1"/>
        <w:framePr w:w="7871" w:wrap="auto" w:hAnchor="text" w:x="1417" w:y="3303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Times New Roman"/>
          <w:color w:val="000000"/>
          <w:spacing w:val="-3"/>
          <w:sz w:val="20"/>
        </w:rPr>
        <w:t>study,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Times New Roman"/>
          <w:color w:val="000000"/>
          <w:sz w:val="20"/>
        </w:rPr>
        <w:t xml:space="preserve">based on </w:t>
      </w:r>
      <w:r>
        <w:rPr>
          <w:rFonts w:ascii="Times New Roman" w:hAnsi="Times New Roman" w:cs="Times New Roman"/>
          <w:color w:val="000000"/>
          <w:sz w:val="20"/>
        </w:rPr>
        <w:t>”European</w:t>
      </w:r>
      <w:r>
        <w:rPr>
          <w:rFonts w:ascii="Times New Roman"/>
          <w:color w:val="000000"/>
          <w:sz w:val="20"/>
        </w:rPr>
        <w:t xml:space="preserve"> PSD2 Survey Results </w:t>
      </w:r>
      <w:r>
        <w:rPr>
          <w:rFonts w:ascii="Times New Roman" w:hAnsi="Times New Roman" w:cs="Times New Roman"/>
          <w:color w:val="000000"/>
          <w:sz w:val="20"/>
        </w:rPr>
        <w:t>highlights”,</w:t>
      </w:r>
      <w:r>
        <w:rPr>
          <w:rFonts w:ascii="Times New Roman"/>
          <w:color w:val="000000"/>
          <w:sz w:val="20"/>
        </w:rPr>
        <w:t xml:space="preserve"> Deloitte, 2017, p.5.</w:t>
      </w:r>
    </w:p>
    <w:p w14:paraId="54C9BDE2" w14:textId="77777777" w:rsidR="00702963" w:rsidRDefault="00A04196">
      <w:pPr>
        <w:pStyle w:val="NoList1"/>
        <w:framePr w:w="6632" w:wrap="auto" w:hAnchor="text" w:x="1417" w:y="411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17.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Expected costs of an Open Banking </w:t>
      </w:r>
      <w:r>
        <w:rPr>
          <w:rFonts w:ascii="Times New Roman"/>
          <w:color w:val="000000"/>
          <w:spacing w:val="-1"/>
          <w:sz w:val="24"/>
        </w:rPr>
        <w:t>API</w:t>
      </w:r>
      <w:r>
        <w:rPr>
          <w:rFonts w:ascii="Times New Roman"/>
          <w:color w:val="000000"/>
          <w:sz w:val="24"/>
        </w:rPr>
        <w:t xml:space="preserve"> implementation</w:t>
      </w:r>
    </w:p>
    <w:p w14:paraId="5A86710D" w14:textId="77777777" w:rsidR="00702963" w:rsidRDefault="00A04196">
      <w:pPr>
        <w:pStyle w:val="NoList1"/>
        <w:framePr w:w="5807" w:wrap="auto" w:hAnchor="text" w:x="4414" w:y="466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72ABD36A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44DA8597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Solution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0E43C3E8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58BF4AC9" w14:textId="77777777" w:rsidR="00702963" w:rsidRDefault="00A04196">
      <w:pPr>
        <w:pStyle w:val="NoList1"/>
        <w:framePr w:w="2113" w:wrap="auto" w:hAnchor="text" w:x="4544" w:y="4963"/>
        <w:widowControl w:val="0"/>
        <w:autoSpaceDE w:val="0"/>
        <w:autoSpaceDN w:val="0"/>
        <w:spacing w:after="0" w:line="266" w:lineRule="exact"/>
        <w:ind w:left="219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15’000-30’000</w:t>
      </w:r>
    </w:p>
    <w:p w14:paraId="3DA4E101" w14:textId="77777777" w:rsidR="00702963" w:rsidRDefault="00A04196">
      <w:pPr>
        <w:pStyle w:val="NoList1"/>
        <w:framePr w:w="2113" w:wrap="auto" w:hAnchor="text" w:x="4544" w:y="4963"/>
        <w:widowControl w:val="0"/>
        <w:autoSpaceDE w:val="0"/>
        <w:autoSpaceDN w:val="0"/>
        <w:spacing w:before="32" w:after="0" w:line="266" w:lineRule="exact"/>
        <w:ind w:left="47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500’000+</w:t>
      </w:r>
    </w:p>
    <w:p w14:paraId="7958B0FC" w14:textId="77777777" w:rsidR="00702963" w:rsidRDefault="00A04196">
      <w:pPr>
        <w:pStyle w:val="NoList1"/>
        <w:framePr w:w="2113" w:wrap="auto" w:hAnchor="text" w:x="4544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200’000-1’000’000</w:t>
      </w:r>
    </w:p>
    <w:p w14:paraId="5A8ABAA4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30’000-300’000</w:t>
      </w:r>
    </w:p>
    <w:p w14:paraId="1727129A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before="32" w:after="0" w:line="266" w:lineRule="exact"/>
        <w:ind w:left="311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100’000+</w:t>
      </w:r>
    </w:p>
    <w:p w14:paraId="51015C6F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50’000-200’000</w:t>
      </w:r>
    </w:p>
    <w:p w14:paraId="3C43FAE5" w14:textId="77777777" w:rsidR="00702963" w:rsidRDefault="00A04196">
      <w:pPr>
        <w:pStyle w:val="NoList1"/>
        <w:framePr w:w="798" w:wrap="auto" w:hAnchor="text" w:x="9001" w:y="4963"/>
        <w:widowControl w:val="0"/>
        <w:autoSpaceDE w:val="0"/>
        <w:autoSpaceDN w:val="0"/>
        <w:spacing w:after="0" w:line="266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1-3</w:t>
      </w:r>
    </w:p>
    <w:p w14:paraId="16FD049A" w14:textId="77777777" w:rsidR="00702963" w:rsidRDefault="00A04196">
      <w:pPr>
        <w:pStyle w:val="NoList1"/>
        <w:framePr w:w="798" w:wrap="auto" w:hAnchor="text" w:x="9001" w:y="4963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6-18</w:t>
      </w:r>
    </w:p>
    <w:p w14:paraId="03A64085" w14:textId="77777777" w:rsidR="00702963" w:rsidRDefault="00A04196">
      <w:pPr>
        <w:pStyle w:val="NoList1"/>
        <w:framePr w:w="798" w:wrap="auto" w:hAnchor="text" w:x="9001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12-24</w:t>
      </w:r>
    </w:p>
    <w:p w14:paraId="1C05E71D" w14:textId="77777777" w:rsidR="00702963" w:rsidRDefault="00A04196">
      <w:pPr>
        <w:pStyle w:val="NoList1"/>
        <w:framePr w:w="1841" w:wrap="auto" w:hAnchor="text" w:x="1417" w:y="6025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980113D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cheaper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version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</w:p>
    <w:p w14:paraId="31221280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important,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having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sufficient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budget,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parallel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API</w:t>
      </w:r>
    </w:p>
    <w:p w14:paraId="032C7AF7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extension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UI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</w:p>
    <w:p w14:paraId="5C760DA0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depends on chosen strategy and available budget.</w:t>
      </w:r>
    </w:p>
    <w:p w14:paraId="37F5A04C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step</w:t>
      </w:r>
    </w:p>
    <w:p w14:paraId="6513670A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intense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expensive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cannot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par-</w:t>
      </w:r>
    </w:p>
    <w:p w14:paraId="3464C5E6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allelly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stages,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enormous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involvement,</w:t>
      </w:r>
    </w:p>
    <w:p w14:paraId="1908C52D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adversely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affect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consumption.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affect,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14:paraId="008100CE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additionally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supervised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sequential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time-</w:t>
      </w:r>
    </w:p>
    <w:p w14:paraId="70088DD0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consuming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stages,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collection,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teaching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model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testing.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13356080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 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longer 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 has 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 used for customer related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chatbot, as, </w:t>
      </w:r>
      <w:r>
        <w:rPr>
          <w:rFonts w:ascii="Times New Roman"/>
          <w:color w:val="000000"/>
          <w:spacing w:val="-2"/>
          <w:sz w:val="24"/>
        </w:rPr>
        <w:t>firstly,</w:t>
      </w:r>
    </w:p>
    <w:p w14:paraId="01C3B7CA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use-case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approach,</w:t>
      </w:r>
    </w:p>
    <w:p w14:paraId="4C6E7714" w14:textId="77777777" w:rsidR="00702963" w:rsidRDefault="00A04196">
      <w:pPr>
        <w:pStyle w:val="NoList1"/>
        <w:framePr w:w="9312" w:wrap="auto" w:hAnchor="text" w:x="1417" w:y="86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unsupervised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first.</w:t>
      </w:r>
    </w:p>
    <w:p w14:paraId="44DB2B09" w14:textId="77777777" w:rsidR="00702963" w:rsidRDefault="00A04196">
      <w:pPr>
        <w:pStyle w:val="NoList1"/>
        <w:framePr w:w="6213" w:wrap="auto" w:hAnchor="text" w:x="1417" w:y="126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18.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 costs of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 middleware solution</w:t>
      </w:r>
    </w:p>
    <w:p w14:paraId="270ED0E9" w14:textId="77777777" w:rsidR="00702963" w:rsidRDefault="00A04196">
      <w:pPr>
        <w:pStyle w:val="NoList1"/>
        <w:framePr w:w="5695" w:wrap="auto" w:hAnchor="text" w:x="4471" w:y="1317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7E714FE9" w14:textId="77777777" w:rsidR="00702963" w:rsidRDefault="00A04196">
      <w:pPr>
        <w:pStyle w:val="NoList1"/>
        <w:framePr w:w="2492" w:wrap="auto" w:hAnchor="text" w:x="1980" w:y="1347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5C13929B" w14:textId="77777777" w:rsidR="00702963" w:rsidRDefault="00A04196">
      <w:pPr>
        <w:pStyle w:val="NoList1"/>
        <w:framePr w:w="2492" w:wrap="auto" w:hAnchor="text" w:x="1980" w:y="13473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Solution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75EC32FA" w14:textId="77777777" w:rsidR="00702963" w:rsidRDefault="00A04196">
      <w:pPr>
        <w:pStyle w:val="NoList1"/>
        <w:framePr w:w="2492" w:wrap="auto" w:hAnchor="text" w:x="1980" w:y="1347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016C8587" w14:textId="77777777" w:rsidR="00702963" w:rsidRDefault="00A04196">
      <w:pPr>
        <w:pStyle w:val="NoList1"/>
        <w:framePr w:w="1674" w:wrap="auto" w:hAnchor="text" w:x="4819" w:y="1347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10’000-25’000</w:t>
      </w:r>
    </w:p>
    <w:p w14:paraId="3B4B4451" w14:textId="77777777" w:rsidR="00702963" w:rsidRDefault="00A04196">
      <w:pPr>
        <w:pStyle w:val="NoList1"/>
        <w:framePr w:w="1674" w:wrap="auto" w:hAnchor="text" w:x="4819" w:y="13473"/>
        <w:widowControl w:val="0"/>
        <w:autoSpaceDE w:val="0"/>
        <w:autoSpaceDN w:val="0"/>
        <w:spacing w:before="32" w:after="0" w:line="266" w:lineRule="exact"/>
        <w:ind w:left="311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50’000+</w:t>
      </w:r>
    </w:p>
    <w:p w14:paraId="51889AB6" w14:textId="77777777" w:rsidR="00702963" w:rsidRDefault="00A04196">
      <w:pPr>
        <w:pStyle w:val="NoList1"/>
        <w:framePr w:w="1674" w:wrap="auto" w:hAnchor="text" w:x="6845" w:y="1347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25’000-60’000</w:t>
      </w:r>
    </w:p>
    <w:p w14:paraId="00A421C5" w14:textId="77777777" w:rsidR="00702963" w:rsidRDefault="00A04196">
      <w:pPr>
        <w:pStyle w:val="NoList1"/>
        <w:framePr w:w="1674" w:wrap="auto" w:hAnchor="text" w:x="6845" w:y="13473"/>
        <w:widowControl w:val="0"/>
        <w:autoSpaceDE w:val="0"/>
        <w:autoSpaceDN w:val="0"/>
        <w:spacing w:before="32" w:after="0" w:line="266" w:lineRule="exact"/>
        <w:ind w:left="311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50’000+</w:t>
      </w:r>
    </w:p>
    <w:p w14:paraId="33B03A64" w14:textId="77777777" w:rsidR="00702963" w:rsidRDefault="00A04196">
      <w:pPr>
        <w:pStyle w:val="NoList1"/>
        <w:framePr w:w="559" w:wrap="auto" w:hAnchor="text" w:x="9064" w:y="1347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1-3</w:t>
      </w:r>
    </w:p>
    <w:p w14:paraId="0ABCCE2C" w14:textId="77777777" w:rsidR="00702963" w:rsidRDefault="00A04196">
      <w:pPr>
        <w:pStyle w:val="NoList1"/>
        <w:framePr w:w="559" w:wrap="auto" w:hAnchor="text" w:x="9064" w:y="1347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4-6</w:t>
      </w:r>
    </w:p>
    <w:p w14:paraId="083E23AD" w14:textId="77777777" w:rsidR="00702963" w:rsidRDefault="00A04196">
      <w:pPr>
        <w:pStyle w:val="NoList1"/>
        <w:framePr w:w="559" w:wrap="auto" w:hAnchor="text" w:x="9064" w:y="1347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4-6</w:t>
      </w:r>
    </w:p>
    <w:p w14:paraId="52EB49B9" w14:textId="77777777" w:rsidR="00702963" w:rsidRDefault="00A04196">
      <w:pPr>
        <w:pStyle w:val="NoList1"/>
        <w:framePr w:w="1172" w:wrap="auto" w:hAnchor="text" w:x="5071" w:y="14067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100’000+</w:t>
      </w:r>
    </w:p>
    <w:p w14:paraId="2778244C" w14:textId="77777777" w:rsidR="00702963" w:rsidRDefault="00A04196">
      <w:pPr>
        <w:pStyle w:val="NoList1"/>
        <w:framePr w:w="1052" w:wrap="auto" w:hAnchor="text" w:x="7156" w:y="14067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50’000+</w:t>
      </w:r>
    </w:p>
    <w:p w14:paraId="471550EC" w14:textId="77777777" w:rsidR="00702963" w:rsidRDefault="00A04196">
      <w:pPr>
        <w:pStyle w:val="NoList1"/>
        <w:framePr w:w="1841" w:wrap="auto" w:hAnchor="text" w:x="1417" w:y="14536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7CE5B5B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61</w:t>
      </w:r>
    </w:p>
    <w:p w14:paraId="629381EE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02C4BA2A">
          <v:shape id="_x0000_s1062" type="#_x0000_t75" style="position:absolute;margin-left:89.2pt;margin-top:96.55pt;width:417.9pt;height:62.4pt;z-index:-251603968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50269B00">
          <v:shape id="_x0000_s1063" type="#_x0000_t75" style="position:absolute;margin-left:89.2pt;margin-top:232.65pt;width:417.9pt;height:62.4pt;z-index:-251604992;mso-position-horizontal-relative:page;mso-position-vertical-relative:page">
            <v:imagedata r:id="rId43" o:title=""/>
            <w10:wrap anchorx="page" anchory="page"/>
          </v:shape>
        </w:pict>
      </w:r>
      <w:r>
        <w:rPr>
          <w:noProof/>
        </w:rPr>
        <w:pict w14:anchorId="74151C40">
          <v:shape id="_x0000_s1064" type="#_x0000_t75" style="position:absolute;margin-left:92pt;margin-top:658.2pt;width:412.25pt;height:62.4pt;z-index:-251606016;mso-position-horizontal-relative:page;mso-position-vertical-relative:page">
            <v:imagedata r:id="rId44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4FEC796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1" w:name="br62"/>
      <w:bookmarkEnd w:id="411"/>
      <w:r>
        <w:rPr>
          <w:rFonts w:ascii="Arial"/>
          <w:color w:val="FF0000"/>
          <w:sz w:val="2"/>
        </w:rPr>
        <w:lastRenderedPageBreak/>
        <w:t xml:space="preserve"> </w:t>
      </w:r>
    </w:p>
    <w:p w14:paraId="3DFB2F01" w14:textId="77777777" w:rsidR="00702963" w:rsidRDefault="00A04196">
      <w:pPr>
        <w:pStyle w:val="NoList1"/>
        <w:framePr w:w="8804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19.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 costs of a</w:t>
      </w:r>
      <w:r>
        <w:rPr>
          <w:rFonts w:ascii="Times New Roman"/>
          <w:color w:val="000000"/>
          <w:spacing w:val="-1"/>
          <w:sz w:val="24"/>
        </w:rPr>
        <w:t xml:space="preserve"> ML&amp;AI</w:t>
      </w:r>
      <w:r>
        <w:rPr>
          <w:rFonts w:ascii="Times New Roman"/>
          <w:color w:val="000000"/>
          <w:sz w:val="24"/>
        </w:rPr>
        <w:t xml:space="preserve"> middleware solution</w:t>
      </w:r>
    </w:p>
    <w:p w14:paraId="6846FC1F" w14:textId="77777777" w:rsidR="00702963" w:rsidRDefault="00A04196">
      <w:pPr>
        <w:pStyle w:val="NoList1"/>
        <w:framePr w:w="8804" w:wrap="auto" w:hAnchor="text" w:x="1417" w:y="1389"/>
        <w:widowControl w:val="0"/>
        <w:autoSpaceDE w:val="0"/>
        <w:autoSpaceDN w:val="0"/>
        <w:spacing w:before="291" w:after="0" w:line="265" w:lineRule="exact"/>
        <w:ind w:left="2997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06432B66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59E49E60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Solution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329CBD2A" w14:textId="77777777" w:rsidR="00702963" w:rsidRDefault="00A04196">
      <w:pPr>
        <w:pStyle w:val="NoList1"/>
        <w:framePr w:w="2492" w:wrap="auto" w:hAnchor="text" w:x="192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4211CA80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after="0" w:line="266" w:lineRule="exact"/>
        <w:ind w:left="219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25’000-50’000</w:t>
      </w:r>
    </w:p>
    <w:p w14:paraId="3F926CF6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before="32" w:after="0" w:line="266" w:lineRule="exact"/>
        <w:ind w:left="10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150’000-500’000</w:t>
      </w:r>
    </w:p>
    <w:p w14:paraId="6F6AF8C0" w14:textId="77777777" w:rsidR="00702963" w:rsidRDefault="00A04196">
      <w:pPr>
        <w:pStyle w:val="NoList1"/>
        <w:framePr w:w="2113" w:wrap="auto" w:hAnchor="text" w:x="454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300’000-1’000’000</w:t>
      </w:r>
    </w:p>
    <w:p w14:paraId="75D5C05A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25’000-50’000</w:t>
      </w:r>
    </w:p>
    <w:p w14:paraId="24413E66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before="32" w:after="0" w:line="266" w:lineRule="exact"/>
        <w:ind w:left="438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</w:t>
      </w:r>
    </w:p>
    <w:p w14:paraId="760392B6" w14:textId="77777777" w:rsidR="00702963" w:rsidRDefault="00A04196">
      <w:pPr>
        <w:pStyle w:val="NoList1"/>
        <w:framePr w:w="1794" w:wrap="auto" w:hAnchor="text" w:x="6785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50’000-200’000</w:t>
      </w:r>
    </w:p>
    <w:p w14:paraId="02205126" w14:textId="77777777" w:rsidR="00702963" w:rsidRDefault="00A04196">
      <w:pPr>
        <w:pStyle w:val="NoList1"/>
        <w:framePr w:w="678" w:wrap="auto" w:hAnchor="text" w:x="9061" w:y="2241"/>
        <w:widowControl w:val="0"/>
        <w:autoSpaceDE w:val="0"/>
        <w:autoSpaceDN w:val="0"/>
        <w:spacing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4-6</w:t>
      </w:r>
    </w:p>
    <w:p w14:paraId="2CD5CA31" w14:textId="77777777" w:rsidR="00702963" w:rsidRDefault="00A04196">
      <w:pPr>
        <w:pStyle w:val="NoList1"/>
        <w:framePr w:w="678" w:wrap="auto" w:hAnchor="text" w:x="9061" w:y="2241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6-9</w:t>
      </w:r>
    </w:p>
    <w:p w14:paraId="20BA73CD" w14:textId="77777777" w:rsidR="00702963" w:rsidRDefault="00A04196">
      <w:pPr>
        <w:pStyle w:val="NoList1"/>
        <w:framePr w:w="678" w:wrap="auto" w:hAnchor="text" w:x="9061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9-15</w:t>
      </w:r>
    </w:p>
    <w:p w14:paraId="2BF93A38" w14:textId="77777777" w:rsidR="00702963" w:rsidRDefault="00A04196">
      <w:pPr>
        <w:pStyle w:val="NoList1"/>
        <w:framePr w:w="1841" w:wrap="auto" w:hAnchor="text" w:x="1417" w:y="3303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33B3968" w14:textId="77777777" w:rsidR="00702963" w:rsidRDefault="00A04196">
      <w:pPr>
        <w:pStyle w:val="NoList1"/>
        <w:framePr w:w="8571" w:wrap="auto" w:hAnchor="text" w:x="1417" w:y="411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20.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 costs of ML&amp;AI-based Recommendation and Notification solution</w:t>
      </w:r>
    </w:p>
    <w:p w14:paraId="6216140F" w14:textId="77777777" w:rsidR="00702963" w:rsidRDefault="00A04196">
      <w:pPr>
        <w:pStyle w:val="NoList1"/>
        <w:framePr w:w="5807" w:wrap="auto" w:hAnchor="text" w:x="4414" w:y="466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235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040C7605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6D1846E0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Solution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5763EDE5" w14:textId="77777777" w:rsidR="00702963" w:rsidRDefault="00A04196">
      <w:pPr>
        <w:pStyle w:val="NoList1"/>
        <w:framePr w:w="2492" w:wrap="auto" w:hAnchor="text" w:x="1924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2FAA4109" w14:textId="77777777" w:rsidR="00702963" w:rsidRDefault="00A04196">
      <w:pPr>
        <w:pStyle w:val="NoList1"/>
        <w:framePr w:w="1913" w:wrap="auto" w:hAnchor="text" w:x="4643" w:y="4963"/>
        <w:widowControl w:val="0"/>
        <w:autoSpaceDE w:val="0"/>
        <w:autoSpaceDN w:val="0"/>
        <w:spacing w:after="0" w:line="266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15’000-30’000</w:t>
      </w:r>
    </w:p>
    <w:p w14:paraId="318DBDC1" w14:textId="77777777" w:rsidR="00702963" w:rsidRDefault="00A04196">
      <w:pPr>
        <w:pStyle w:val="NoList1"/>
        <w:framePr w:w="1913" w:wrap="auto" w:hAnchor="text" w:x="4643" w:y="4963"/>
        <w:widowControl w:val="0"/>
        <w:autoSpaceDE w:val="0"/>
        <w:autoSpaceDN w:val="0"/>
        <w:spacing w:before="32" w:after="0" w:line="266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25’000-50’000</w:t>
      </w:r>
    </w:p>
    <w:p w14:paraId="25B55388" w14:textId="77777777" w:rsidR="00702963" w:rsidRDefault="00A04196">
      <w:pPr>
        <w:pStyle w:val="NoList1"/>
        <w:framePr w:w="1913" w:wrap="auto" w:hAnchor="text" w:x="4643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100’000-300’000</w:t>
      </w:r>
    </w:p>
    <w:p w14:paraId="385247A6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after="0" w:line="266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6’000-15’000</w:t>
      </w:r>
    </w:p>
    <w:p w14:paraId="47936A78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10’000-25’000</w:t>
      </w:r>
    </w:p>
    <w:p w14:paraId="7D685C26" w14:textId="77777777" w:rsidR="00702963" w:rsidRDefault="00A04196">
      <w:pPr>
        <w:pStyle w:val="NoList1"/>
        <w:framePr w:w="1794" w:wrap="auto" w:hAnchor="text" w:x="6785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50’000-100’000</w:t>
      </w:r>
    </w:p>
    <w:p w14:paraId="27A426DA" w14:textId="77777777" w:rsidR="00702963" w:rsidRDefault="00A04196">
      <w:pPr>
        <w:pStyle w:val="NoList1"/>
        <w:framePr w:w="559" w:wrap="auto" w:hAnchor="text" w:x="9121" w:y="4963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1-3</w:t>
      </w:r>
    </w:p>
    <w:p w14:paraId="5F733536" w14:textId="77777777" w:rsidR="00702963" w:rsidRDefault="00A04196">
      <w:pPr>
        <w:pStyle w:val="NoList1"/>
        <w:framePr w:w="559" w:wrap="auto" w:hAnchor="text" w:x="9121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1-3</w:t>
      </w:r>
    </w:p>
    <w:p w14:paraId="61CD4569" w14:textId="77777777" w:rsidR="00702963" w:rsidRDefault="00A04196">
      <w:pPr>
        <w:pStyle w:val="NoList1"/>
        <w:framePr w:w="559" w:wrap="auto" w:hAnchor="text" w:x="9121" w:y="4963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4-6</w:t>
      </w:r>
    </w:p>
    <w:p w14:paraId="1AECC375" w14:textId="77777777" w:rsidR="00702963" w:rsidRDefault="00A04196">
      <w:pPr>
        <w:pStyle w:val="NoList1"/>
        <w:framePr w:w="1841" w:wrap="auto" w:hAnchor="text" w:x="1417" w:y="6025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08133214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Secondly,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just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layer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middleware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6374E32F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supervised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where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teacher.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strategy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de-</w:t>
      </w:r>
    </w:p>
    <w:p w14:paraId="163C6B93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veloping highly </w:t>
      </w:r>
      <w:r>
        <w:rPr>
          <w:rFonts w:ascii="Times New Roman"/>
          <w:color w:val="000000"/>
          <w:spacing w:val="-1"/>
          <w:sz w:val="24"/>
        </w:rPr>
        <w:t>efficient</w:t>
      </w:r>
      <w:r>
        <w:rPr>
          <w:rFonts w:ascii="Times New Roman"/>
          <w:color w:val="000000"/>
          <w:sz w:val="24"/>
        </w:rPr>
        <w:t xml:space="preserve"> chatbot without need to test in production on existing users.</w:t>
      </w:r>
    </w:p>
    <w:p w14:paraId="26F7B6A7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ef-</w:t>
      </w:r>
    </w:p>
    <w:p w14:paraId="0826ECC1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ficient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solution.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supplying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content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habits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5855518C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user.</w:t>
      </w:r>
      <w:r>
        <w:rPr>
          <w:rFonts w:ascii="Times New Roman"/>
          <w:color w:val="000000"/>
          <w:spacing w:val="10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Especially,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replies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un-</w:t>
      </w:r>
    </w:p>
    <w:p w14:paraId="5C2652DB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derstandable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14:paraId="45458415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questions,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ask.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cannot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ask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16E90262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cover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development.</w:t>
      </w:r>
    </w:p>
    <w:p w14:paraId="040D1A89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fulfill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noti-</w:t>
      </w:r>
    </w:p>
    <w:p w14:paraId="05BF9E57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fications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required.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give</w:t>
      </w:r>
    </w:p>
    <w:p w14:paraId="232A154C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personalized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recommendations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additional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initia-</w:t>
      </w:r>
    </w:p>
    <w:p w14:paraId="207FC619" w14:textId="77777777" w:rsidR="00702963" w:rsidRDefault="00A04196">
      <w:pPr>
        <w:pStyle w:val="NoList1"/>
        <w:framePr w:w="9312" w:wrap="auto" w:hAnchor="text" w:x="1417" w:y="702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 message or notifications.</w:t>
      </w:r>
    </w:p>
    <w:p w14:paraId="60DF7D7A" w14:textId="77777777" w:rsidR="00702963" w:rsidRDefault="00A04196">
      <w:pPr>
        <w:pStyle w:val="NoList1"/>
        <w:framePr w:w="9312" w:wrap="auto" w:hAnchor="text" w:x="1417" w:y="1238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</w:p>
    <w:p w14:paraId="78DDADB3" w14:textId="77777777" w:rsidR="00702963" w:rsidRDefault="00A04196">
      <w:pPr>
        <w:pStyle w:val="NoList1"/>
        <w:framePr w:w="9312" w:wrap="auto" w:hAnchor="text" w:x="1417" w:y="12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engagement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foretelling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basis.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flexi-</w:t>
      </w:r>
    </w:p>
    <w:p w14:paraId="6B5D99F2" w14:textId="77777777" w:rsidR="00702963" w:rsidRDefault="00A04196">
      <w:pPr>
        <w:pStyle w:val="NoList1"/>
        <w:framePr w:w="9312" w:wrap="auto" w:hAnchor="text" w:x="1417" w:y="12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budget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choose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influence</w:t>
      </w:r>
    </w:p>
    <w:p w14:paraId="00E7C4BD" w14:textId="77777777" w:rsidR="00702963" w:rsidRDefault="00A04196">
      <w:pPr>
        <w:pStyle w:val="NoList1"/>
        <w:framePr w:w="9312" w:wrap="auto" w:hAnchor="text" w:x="1417" w:y="12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control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product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needs.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z w:val="24"/>
        </w:rPr>
        <w:t>Nonetheless,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567348D2" w14:textId="77777777" w:rsidR="00702963" w:rsidRDefault="00A04196">
      <w:pPr>
        <w:pStyle w:val="NoList1"/>
        <w:framePr w:w="9312" w:wrap="auto" w:hAnchor="text" w:x="1417" w:y="1238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very risky 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 investment and should be extremely precisely analyzed by management.</w:t>
      </w:r>
    </w:p>
    <w:p w14:paraId="1FBD890B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62</w:t>
      </w:r>
    </w:p>
    <w:p w14:paraId="453F2763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68E9BE81">
          <v:shape id="_x0000_s1065" type="#_x0000_t75" style="position:absolute;margin-left:89.2pt;margin-top:96.55pt;width:417.9pt;height:62.4pt;z-index:-251607040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6A3E536C">
          <v:shape id="_x0000_s1066" type="#_x0000_t75" style="position:absolute;margin-left:89.2pt;margin-top:232.65pt;width:417.9pt;height:62.4pt;z-index:-251608064;mso-position-horizontal-relative:page;mso-position-vertical-relative:page">
            <v:imagedata r:id="rId45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22D6EA3E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2" w:name="br63"/>
      <w:bookmarkEnd w:id="412"/>
      <w:r>
        <w:rPr>
          <w:rFonts w:ascii="Arial"/>
          <w:color w:val="FF0000"/>
          <w:sz w:val="2"/>
        </w:rPr>
        <w:lastRenderedPageBreak/>
        <w:t xml:space="preserve"> </w:t>
      </w:r>
    </w:p>
    <w:p w14:paraId="29E507DE" w14:textId="77777777" w:rsidR="00702963" w:rsidRDefault="00A04196">
      <w:pPr>
        <w:pStyle w:val="NoList1"/>
        <w:framePr w:w="7920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Table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21.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Expected costs of an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NLP</w:t>
      </w:r>
      <w:r>
        <w:rPr>
          <w:rFonts w:ascii="Times New Roman"/>
          <w:color w:val="000000"/>
          <w:sz w:val="24"/>
        </w:rPr>
        <w:t xml:space="preserve"> chatbot solution with Recommendations</w:t>
      </w:r>
    </w:p>
    <w:p w14:paraId="526BA418" w14:textId="77777777" w:rsidR="00702963" w:rsidRDefault="00A04196">
      <w:pPr>
        <w:pStyle w:val="NoList1"/>
        <w:framePr w:w="5927" w:wrap="auto" w:hAnchor="text" w:x="4355" w:y="19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Development costs, $</w:t>
      </w:r>
      <w:r>
        <w:rPr>
          <w:rFonts w:ascii="Times New Roman"/>
          <w:b/>
          <w:color w:val="000000"/>
          <w:spacing w:val="295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Annual</w:t>
      </w:r>
      <w:r>
        <w:rPr>
          <w:rFonts w:ascii="Times New Roman"/>
          <w:b/>
          <w:color w:val="000000"/>
          <w:sz w:val="24"/>
        </w:rPr>
        <w:t xml:space="preserve"> fees, $</w:t>
      </w:r>
      <w:r>
        <w:rPr>
          <w:rFonts w:ascii="Times New Roman"/>
          <w:b/>
          <w:color w:val="000000"/>
          <w:spacing w:val="295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Time,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months</w:t>
      </w:r>
    </w:p>
    <w:p w14:paraId="0682FB66" w14:textId="77777777" w:rsidR="00702963" w:rsidRDefault="00A04196">
      <w:pPr>
        <w:pStyle w:val="NoList1"/>
        <w:framePr w:w="2491" w:wrap="auto" w:hAnchor="text" w:x="1864" w:y="2241"/>
        <w:widowControl w:val="0"/>
        <w:autoSpaceDE w:val="0"/>
        <w:autoSpaceDN w:val="0"/>
        <w:spacing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Software-as-a-Service</w:t>
      </w:r>
    </w:p>
    <w:p w14:paraId="69F320E3" w14:textId="77777777" w:rsidR="00702963" w:rsidRDefault="00A04196">
      <w:pPr>
        <w:pStyle w:val="NoList1"/>
        <w:framePr w:w="2491" w:wrap="auto" w:hAnchor="text" w:x="1864" w:y="2241"/>
        <w:widowControl w:val="0"/>
        <w:autoSpaceDE w:val="0"/>
        <w:autoSpaceDN w:val="0"/>
        <w:spacing w:before="32" w:after="0" w:line="266" w:lineRule="exact"/>
        <w:ind w:left="112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Solution on </w:t>
      </w:r>
      <w:r>
        <w:rPr>
          <w:rFonts w:ascii="Times New Roman"/>
          <w:b/>
          <w:color w:val="000000"/>
          <w:spacing w:val="-1"/>
          <w:sz w:val="24"/>
        </w:rPr>
        <w:t>premise</w:t>
      </w:r>
    </w:p>
    <w:p w14:paraId="2F41A472" w14:textId="77777777" w:rsidR="00702963" w:rsidRDefault="00A04196">
      <w:pPr>
        <w:pStyle w:val="NoList1"/>
        <w:framePr w:w="2491" w:wrap="auto" w:hAnchor="text" w:x="186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In-house development</w:t>
      </w:r>
    </w:p>
    <w:p w14:paraId="044E662F" w14:textId="77777777" w:rsidR="00702963" w:rsidRDefault="00A04196">
      <w:pPr>
        <w:pStyle w:val="NoList1"/>
        <w:framePr w:w="2113" w:wrap="auto" w:hAnchor="text" w:x="4484" w:y="2241"/>
        <w:widowControl w:val="0"/>
        <w:autoSpaceDE w:val="0"/>
        <w:autoSpaceDN w:val="0"/>
        <w:spacing w:after="0" w:line="266" w:lineRule="exact"/>
        <w:ind w:left="159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65’000-135’000</w:t>
      </w:r>
    </w:p>
    <w:p w14:paraId="4EB2D877" w14:textId="77777777" w:rsidR="00702963" w:rsidRDefault="00A04196">
      <w:pPr>
        <w:pStyle w:val="NoList1"/>
        <w:framePr w:w="2113" w:wrap="auto" w:hAnchor="text" w:x="4484" w:y="2241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725’000-1’100’00</w:t>
      </w:r>
    </w:p>
    <w:p w14:paraId="3E271A55" w14:textId="77777777" w:rsidR="00702963" w:rsidRDefault="00A04196">
      <w:pPr>
        <w:pStyle w:val="NoList1"/>
        <w:framePr w:w="2113" w:wrap="auto" w:hAnchor="text" w:x="4484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700’000-2’500’000</w:t>
      </w:r>
    </w:p>
    <w:p w14:paraId="7D2A0531" w14:textId="77777777" w:rsidR="00702963" w:rsidRDefault="00A04196">
      <w:pPr>
        <w:pStyle w:val="NoList1"/>
        <w:framePr w:w="1913" w:wrap="auto" w:hAnchor="text" w:x="6725" w:y="2241"/>
        <w:widowControl w:val="0"/>
        <w:autoSpaceDE w:val="0"/>
        <w:autoSpaceDN w:val="0"/>
        <w:spacing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86’000-425’000</w:t>
      </w:r>
    </w:p>
    <w:p w14:paraId="50163298" w14:textId="77777777" w:rsidR="00702963" w:rsidRDefault="00A04196">
      <w:pPr>
        <w:pStyle w:val="NoList1"/>
        <w:framePr w:w="1913" w:wrap="auto" w:hAnchor="text" w:x="6725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210’000-300’000</w:t>
      </w:r>
    </w:p>
    <w:p w14:paraId="7E9FCC8E" w14:textId="77777777" w:rsidR="00702963" w:rsidRDefault="00A04196">
      <w:pPr>
        <w:pStyle w:val="NoList1"/>
        <w:framePr w:w="1913" w:wrap="auto" w:hAnchor="text" w:x="6725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200’000-550’000</w:t>
      </w:r>
    </w:p>
    <w:p w14:paraId="53774D89" w14:textId="77777777" w:rsidR="00702963" w:rsidRDefault="00A04196">
      <w:pPr>
        <w:pStyle w:val="NoList1"/>
        <w:framePr w:w="798" w:wrap="auto" w:hAnchor="text" w:x="9061" w:y="2241"/>
        <w:widowControl w:val="0"/>
        <w:autoSpaceDE w:val="0"/>
        <w:autoSpaceDN w:val="0"/>
        <w:spacing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6-12</w:t>
      </w:r>
    </w:p>
    <w:p w14:paraId="22E6549E" w14:textId="77777777" w:rsidR="00702963" w:rsidRDefault="00A04196">
      <w:pPr>
        <w:pStyle w:val="NoList1"/>
        <w:framePr w:w="798" w:wrap="auto" w:hAnchor="text" w:x="9061" w:y="2241"/>
        <w:widowControl w:val="0"/>
        <w:autoSpaceDE w:val="0"/>
        <w:autoSpaceDN w:val="0"/>
        <w:spacing w:before="32" w:after="0" w:line="266" w:lineRule="exact"/>
        <w:ind w:left="6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9-18</w:t>
      </w:r>
    </w:p>
    <w:p w14:paraId="7948EEB0" w14:textId="77777777" w:rsidR="00702963" w:rsidRDefault="00A04196">
      <w:pPr>
        <w:pStyle w:val="NoList1"/>
        <w:framePr w:w="798" w:wrap="auto" w:hAnchor="text" w:x="9061" w:y="2241"/>
        <w:widowControl w:val="0"/>
        <w:autoSpaceDE w:val="0"/>
        <w:autoSpaceDN w:val="0"/>
        <w:spacing w:before="32" w:after="0" w:line="266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12-24</w:t>
      </w:r>
    </w:p>
    <w:p w14:paraId="7DF9C61A" w14:textId="77777777" w:rsidR="00702963" w:rsidRDefault="00A04196">
      <w:pPr>
        <w:pStyle w:val="NoList1"/>
        <w:framePr w:w="1841" w:wrap="auto" w:hAnchor="text" w:x="1417" w:y="3303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7231D07F" w14:textId="77777777" w:rsidR="00702963" w:rsidRDefault="00A04196">
      <w:pPr>
        <w:pStyle w:val="NoList1"/>
        <w:framePr w:w="2487" w:wrap="auto" w:hAnchor="text" w:x="1417" w:y="435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3.3.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Research</w:t>
      </w:r>
      <w:r>
        <w:rPr>
          <w:rFonts w:ascii="Times New Roman"/>
          <w:b/>
          <w:color w:val="000000"/>
          <w:sz w:val="24"/>
        </w:rPr>
        <w:t xml:space="preserve"> design</w:t>
      </w:r>
    </w:p>
    <w:p w14:paraId="7C189E7B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previously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analyzed,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lot</w:t>
      </w:r>
    </w:p>
    <w:p w14:paraId="5784C8BF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resources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Intuitively,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ML&amp;AI-based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14:paraId="1C162F2A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ideal,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Unfortunately,</w:t>
      </w:r>
    </w:p>
    <w:p w14:paraId="1A1C27B1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subjectively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452B6514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usually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considered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avant-garde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</w:p>
    <w:p w14:paraId="2CD17773" w14:textId="77777777" w:rsidR="00702963" w:rsidRDefault="00A04196">
      <w:pPr>
        <w:pStyle w:val="NoList1"/>
        <w:framePr w:w="9312" w:wrap="auto" w:hAnchor="text" w:x="1417" w:y="51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needs.</w:t>
      </w:r>
    </w:p>
    <w:p w14:paraId="7AE03FAE" w14:textId="77777777" w:rsidR="00702963" w:rsidRDefault="00A04196">
      <w:pPr>
        <w:pStyle w:val="NoList1"/>
        <w:framePr w:w="9312" w:wrap="auto" w:hAnchor="text" w:x="1417" w:y="75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07F7EC4D" w14:textId="77777777" w:rsidR="00702963" w:rsidRDefault="00A04196">
      <w:pPr>
        <w:pStyle w:val="NoList1"/>
        <w:framePr w:w="9312" w:wrap="auto" w:hAnchor="text" w:x="1417" w:y="75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front-office.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 entire survey 278 respondents were involved.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questions are as follows:</w:t>
      </w:r>
    </w:p>
    <w:p w14:paraId="4D3103A3" w14:textId="77777777" w:rsidR="00702963" w:rsidRDefault="00A04196">
      <w:pPr>
        <w:pStyle w:val="NoList1"/>
        <w:framePr w:w="6337" w:wrap="auto" w:hAnchor="text" w:x="1417" w:y="897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3"/>
          <w:sz w:val="24"/>
        </w:rPr>
        <w:t>Survey.</w:t>
      </w:r>
      <w:r>
        <w:rPr>
          <w:rFonts w:ascii="Times New Roman"/>
          <w:b/>
          <w:color w:val="000000"/>
          <w:spacing w:val="2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Satisfaction with Digital Banking Customer Service</w:t>
      </w:r>
    </w:p>
    <w:p w14:paraId="6C6570DC" w14:textId="77777777" w:rsidR="00702963" w:rsidRDefault="00A04196">
      <w:pPr>
        <w:pStyle w:val="NoList1"/>
        <w:framePr w:w="2205" w:wrap="auto" w:hAnchor="text" w:x="1417" w:y="974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z w:val="24"/>
        </w:rPr>
        <w:t xml:space="preserve"> old are you?</w:t>
      </w:r>
    </w:p>
    <w:p w14:paraId="0AA7904D" w14:textId="77777777" w:rsidR="00702963" w:rsidRDefault="00A04196">
      <w:pPr>
        <w:pStyle w:val="NoList1"/>
        <w:framePr w:w="2205" w:wrap="auto" w:hAnchor="text" w:x="1417" w:y="9748"/>
        <w:widowControl w:val="0"/>
        <w:autoSpaceDE w:val="0"/>
        <w:autoSpaceDN w:val="0"/>
        <w:spacing w:before="95" w:after="0" w:line="265" w:lineRule="exact"/>
        <w:ind w:left="120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18-32</w:t>
      </w:r>
    </w:p>
    <w:p w14:paraId="59578E7F" w14:textId="77777777" w:rsidR="00702963" w:rsidRDefault="00A04196">
      <w:pPr>
        <w:pStyle w:val="NoList1"/>
        <w:framePr w:w="798" w:wrap="auto" w:hAnchor="text" w:x="1537" w:y="1052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33-48</w:t>
      </w:r>
    </w:p>
    <w:p w14:paraId="0F0284A4" w14:textId="77777777" w:rsidR="00702963" w:rsidRDefault="00A04196">
      <w:pPr>
        <w:pStyle w:val="NoList1"/>
        <w:framePr w:w="798" w:wrap="auto" w:hAnchor="text" w:x="1537" w:y="1052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49+</w:t>
      </w:r>
    </w:p>
    <w:p w14:paraId="6EA74DA2" w14:textId="77777777" w:rsidR="00702963" w:rsidRDefault="00A04196">
      <w:pPr>
        <w:pStyle w:val="NoList1"/>
        <w:framePr w:w="5878" w:wrap="auto" w:hAnchor="text" w:x="1417" w:y="1171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z w:val="24"/>
        </w:rPr>
        <w:t xml:space="preserve"> many banks did you interact with for the last year?</w:t>
      </w:r>
    </w:p>
    <w:p w14:paraId="235A39B0" w14:textId="77777777" w:rsidR="00702963" w:rsidRDefault="00A04196">
      <w:pPr>
        <w:pStyle w:val="NoList1"/>
        <w:framePr w:w="5878" w:wrap="auto" w:hAnchor="text" w:x="1417" w:y="117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Number:</w:t>
      </w:r>
    </w:p>
    <w:p w14:paraId="5763D5E6" w14:textId="77777777" w:rsidR="00702963" w:rsidRDefault="00A04196">
      <w:pPr>
        <w:pStyle w:val="NoList1"/>
        <w:framePr w:w="6117" w:wrap="auto" w:hAnchor="text" w:x="1417" w:y="130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Indicate your opinion about each of the following statements.</w:t>
      </w:r>
    </w:p>
    <w:p w14:paraId="2C11C4E7" w14:textId="77777777" w:rsidR="00702963" w:rsidRDefault="00A04196">
      <w:pPr>
        <w:pStyle w:val="NoList1"/>
        <w:framePr w:w="1064" w:wrap="auto" w:hAnchor="text" w:x="6012" w:y="1348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Strongly</w:t>
      </w:r>
    </w:p>
    <w:p w14:paraId="40BB9E6C" w14:textId="77777777" w:rsidR="00702963" w:rsidRDefault="00A04196">
      <w:pPr>
        <w:pStyle w:val="NoList1"/>
        <w:framePr w:w="1064" w:wrap="auto" w:hAnchor="text" w:x="9956" w:y="1347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Strongly</w:t>
      </w:r>
    </w:p>
    <w:p w14:paraId="78B95A2A" w14:textId="77777777" w:rsidR="00702963" w:rsidRDefault="00A04196">
      <w:pPr>
        <w:pStyle w:val="NoList1"/>
        <w:framePr w:w="4901" w:wrap="auto" w:hAnchor="text" w:x="6131" w:y="1375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Agree</w:t>
      </w:r>
      <w:r>
        <w:rPr>
          <w:rFonts w:ascii="Times New Roman"/>
          <w:color w:val="000000"/>
          <w:spacing w:val="299"/>
          <w:sz w:val="24"/>
        </w:rPr>
        <w:t xml:space="preserve"> </w:t>
      </w:r>
      <w:r>
        <w:rPr>
          <w:rFonts w:ascii="Times New Roman"/>
          <w:color w:val="000000"/>
          <w:sz w:val="24"/>
        </w:rPr>
        <w:t>Agree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Neutral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Disagree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Disagree</w:t>
      </w:r>
    </w:p>
    <w:p w14:paraId="79C501A7" w14:textId="77777777" w:rsidR="00702963" w:rsidRDefault="00A04196">
      <w:pPr>
        <w:pStyle w:val="NoList1"/>
        <w:framePr w:w="3468" w:wrap="auto" w:hAnchor="text" w:x="1437" w:y="1416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satisfied with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z w:val="24"/>
        </w:rPr>
        <w:t xml:space="preserve"> banking</w:t>
      </w:r>
    </w:p>
    <w:p w14:paraId="15DD6260" w14:textId="77777777" w:rsidR="00702963" w:rsidRDefault="00A04196">
      <w:pPr>
        <w:pStyle w:val="NoList1"/>
        <w:framePr w:w="3468" w:wrap="auto" w:hAnchor="text" w:x="1437" w:y="14166"/>
        <w:widowControl w:val="0"/>
        <w:autoSpaceDE w:val="0"/>
        <w:autoSpaceDN w:val="0"/>
        <w:spacing w:before="147" w:after="0" w:line="265" w:lineRule="exact"/>
        <w:ind w:left="255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interactions for the last year</w:t>
      </w:r>
    </w:p>
    <w:p w14:paraId="6913B658" w14:textId="77777777" w:rsidR="00702963" w:rsidRDefault="00A04196">
      <w:pPr>
        <w:pStyle w:val="NoList1"/>
        <w:framePr w:w="3986" w:wrap="auto" w:hAnchor="text" w:x="1437" w:y="1499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It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easy to solve all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z w:val="24"/>
        </w:rPr>
        <w:t xml:space="preserve"> problems</w:t>
      </w:r>
    </w:p>
    <w:p w14:paraId="3447340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63</w:t>
      </w:r>
    </w:p>
    <w:p w14:paraId="2AA38CCB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74133A09">
          <v:shape id="_x0000_s1067" type="#_x0000_t75" style="position:absolute;margin-left:86.2pt;margin-top:96.55pt;width:423.85pt;height:62.4pt;z-index:-251609088;mso-position-horizontal-relative:page;mso-position-vertical-relative:page">
            <v:imagedata r:id="rId46" o:title=""/>
            <w10:wrap anchorx="page" anchory="page"/>
          </v:shape>
        </w:pict>
      </w:r>
      <w:r>
        <w:rPr>
          <w:noProof/>
        </w:rPr>
        <w:pict w14:anchorId="20A66960">
          <v:shape id="_x0000_s1068" type="#_x0000_t75" style="position:absolute;margin-left:118.3pt;margin-top:504.4pt;width:15.55pt;height:15.35pt;z-index:-25161011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2B255654">
          <v:shape id="_x0000_s1069" type="#_x0000_t75" style="position:absolute;margin-left:118.3pt;margin-top:524.95pt;width:15.55pt;height:15.35pt;z-index:-25161113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526D8ECF">
          <v:shape id="_x0000_s1070" type="#_x0000_t75" style="position:absolute;margin-left:118.3pt;margin-top:545.55pt;width:15.55pt;height:15.35pt;z-index:-251612160;mso-position-horizontal-relative:page;mso-position-vertical-relative:page">
            <v:imagedata r:id="rId48" o:title=""/>
            <w10:wrap anchorx="page" anchory="page"/>
          </v:shape>
        </w:pict>
      </w:r>
      <w:r>
        <w:rPr>
          <w:noProof/>
        </w:rPr>
        <w:pict w14:anchorId="500C812D">
          <v:shape id="_x0000_s1071" type="#_x0000_t75" style="position:absolute;margin-left:123.3pt;margin-top:619.1pt;width:31.9pt;height:3pt;z-index:-251613184;mso-position-horizontal-relative:page;mso-position-vertical-relative:page">
            <v:imagedata r:id="rId49" o:title=""/>
            <w10:wrap anchorx="page" anchory="page"/>
          </v:shape>
        </w:pict>
      </w:r>
      <w:r>
        <w:rPr>
          <w:noProof/>
        </w:rPr>
        <w:pict w14:anchorId="0AC47D5C">
          <v:shape id="_x0000_s1072" type="#_x0000_t75" style="position:absolute;margin-left:313.8pt;margin-top:727.9pt;width:15.55pt;height:15.35pt;z-index:-25161420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2F09D604">
          <v:shape id="_x0000_s1073" type="#_x0000_t75" style="position:absolute;margin-left:360.95pt;margin-top:727.9pt;width:15.55pt;height:15.35pt;z-index:-25161523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276415A5">
          <v:shape id="_x0000_s1074" type="#_x0000_t75" style="position:absolute;margin-left:405.45pt;margin-top:727.9pt;width:15.55pt;height:15.35pt;z-index:-25161625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59F2BA4">
          <v:shape id="_x0000_s1075" type="#_x0000_t75" style="position:absolute;margin-left:456.55pt;margin-top:727.9pt;width:15.55pt;height:15.35pt;z-index:-25161728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659FE1C">
          <v:shape id="_x0000_s1076" type="#_x0000_t75" style="position:absolute;margin-left:511pt;margin-top:727.9pt;width:15.55pt;height:15.35pt;z-index:-251618304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5762F3F">
          <v:shape id="_x0000_s1077" type="#_x0000_t75" style="position:absolute;margin-left:313.8pt;margin-top:748.5pt;width:15.55pt;height:15.35pt;z-index:-25161932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61FF4AC4">
          <v:shape id="_x0000_s1078" type="#_x0000_t75" style="position:absolute;margin-left:360.95pt;margin-top:748.5pt;width:15.55pt;height:15.35pt;z-index:-25162035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19E43AF7">
          <v:shape id="_x0000_s1079" type="#_x0000_t75" style="position:absolute;margin-left:405.45pt;margin-top:748.5pt;width:15.55pt;height:15.35pt;z-index:-25162137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63B6CF93">
          <v:shape id="_x0000_s1080" type="#_x0000_t75" style="position:absolute;margin-left:456.55pt;margin-top:748.5pt;width:15.55pt;height:15.35pt;z-index:-25162240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77461CEE">
          <v:shape id="_x0000_s1081" type="#_x0000_t75" style="position:absolute;margin-left:511pt;margin-top:748.5pt;width:15.55pt;height:15.35pt;z-index:-251623424;mso-position-horizontal-relative:page;mso-position-vertical-relative:page">
            <v:imagedata r:id="rId50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5F5D0D9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3" w:name="br64"/>
      <w:bookmarkEnd w:id="413"/>
      <w:r>
        <w:rPr>
          <w:rFonts w:ascii="Arial"/>
          <w:color w:val="FF0000"/>
          <w:sz w:val="2"/>
        </w:rPr>
        <w:lastRenderedPageBreak/>
        <w:t xml:space="preserve"> </w:t>
      </w:r>
    </w:p>
    <w:p w14:paraId="0FDECBB3" w14:textId="77777777" w:rsidR="00702963" w:rsidRDefault="00A04196">
      <w:pPr>
        <w:pStyle w:val="NoList1"/>
        <w:framePr w:w="4576" w:wrap="auto" w:hAnchor="text" w:x="1437" w:y="147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I’ve</w:t>
      </w:r>
      <w:r>
        <w:rPr>
          <w:rFonts w:ascii="Times New Roman"/>
          <w:color w:val="000000"/>
          <w:sz w:val="24"/>
        </w:rPr>
        <w:t xml:space="preserve"> been satisfied with response time</w:t>
      </w:r>
    </w:p>
    <w:p w14:paraId="713938D6" w14:textId="77777777" w:rsidR="00702963" w:rsidRDefault="00A04196">
      <w:pPr>
        <w:pStyle w:val="NoList1"/>
        <w:framePr w:w="4576" w:wrap="auto" w:hAnchor="text" w:x="1437" w:y="14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 dialog interaction over phone calls</w:t>
      </w:r>
    </w:p>
    <w:p w14:paraId="3B466D64" w14:textId="77777777" w:rsidR="00702963" w:rsidRDefault="00A04196">
      <w:pPr>
        <w:pStyle w:val="NoList1"/>
        <w:framePr w:w="4576" w:wrap="auto" w:hAnchor="text" w:x="1437" w:y="14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 identify when 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</w:p>
    <w:p w14:paraId="17DF74B7" w14:textId="77777777" w:rsidR="00702963" w:rsidRDefault="00A04196">
      <w:pPr>
        <w:pStyle w:val="NoList1"/>
        <w:framePr w:w="4576" w:wrap="auto" w:hAnchor="text" w:x="1437" w:y="147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8.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satisfied with chatbots</w:t>
      </w:r>
    </w:p>
    <w:p w14:paraId="728D4CB8" w14:textId="77777777" w:rsidR="00702963" w:rsidRDefault="00A04196">
      <w:pPr>
        <w:pStyle w:val="NoList1"/>
        <w:framePr w:w="3746" w:wrap="auto" w:hAnchor="text" w:x="1437" w:y="31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9.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trust humans more than chatbots</w:t>
      </w:r>
    </w:p>
    <w:p w14:paraId="31C5308C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age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portrait.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Age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were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divided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three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categories</w:t>
      </w:r>
    </w:p>
    <w:p w14:paraId="74E42E84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lower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18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</w:p>
    <w:p w14:paraId="70D97EFA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chosen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socially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acceptable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responsibility.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First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upper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32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</w:p>
    <w:p w14:paraId="62E934EE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chosen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became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viable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nearly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15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ago,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experienced</w:t>
      </w:r>
    </w:p>
    <w:p w14:paraId="27A06EE5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users of dialog interfaces.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Second group upper limit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z w:val="24"/>
        </w:rPr>
        <w:t xml:space="preserve"> chosen based on a socially acceptable</w:t>
      </w:r>
    </w:p>
    <w:p w14:paraId="50CB1843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middle-age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medium.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dominance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respon-</w:t>
      </w:r>
    </w:p>
    <w:p w14:paraId="1A6EB0B6" w14:textId="77777777" w:rsidR="00702963" w:rsidRDefault="00A04196">
      <w:pPr>
        <w:pStyle w:val="NoList1"/>
        <w:framePr w:w="9312" w:wrap="auto" w:hAnchor="text" w:x="1417" w:y="384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dents.</w:t>
      </w:r>
    </w:p>
    <w:p w14:paraId="237DFEF3" w14:textId="77777777" w:rsidR="00702963" w:rsidRDefault="00A04196">
      <w:pPr>
        <w:pStyle w:val="NoList1"/>
        <w:framePr w:w="9312" w:wrap="auto" w:hAnchor="text" w:x="1417" w:y="67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second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levels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interac-</w:t>
      </w:r>
    </w:p>
    <w:p w14:paraId="33AA7909" w14:textId="77777777" w:rsidR="00702963" w:rsidRDefault="00A04196">
      <w:pPr>
        <w:pStyle w:val="NoList1"/>
        <w:framePr w:w="9312" w:wrap="auto" w:hAnchor="text" w:x="1417" w:y="67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among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respondents,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half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respondents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2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2DF2100F" w14:textId="77777777" w:rsidR="00702963" w:rsidRDefault="00A04196">
      <w:pPr>
        <w:pStyle w:val="NoList1"/>
        <w:framePr w:w="9312" w:wrap="auto" w:hAnchor="text" w:x="1417" w:y="67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for the last </w:t>
      </w:r>
      <w:r>
        <w:rPr>
          <w:rFonts w:ascii="Times New Roman"/>
          <w:color w:val="000000"/>
          <w:spacing w:val="-4"/>
          <w:sz w:val="24"/>
        </w:rPr>
        <w:t>year.</w:t>
      </w:r>
    </w:p>
    <w:p w14:paraId="3A5ED55C" w14:textId="77777777" w:rsidR="00702963" w:rsidRDefault="00A04196">
      <w:pPr>
        <w:pStyle w:val="NoList1"/>
        <w:framePr w:w="9312" w:wrap="auto" w:hAnchor="text" w:x="1417" w:y="796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32BEFF4" w14:textId="77777777" w:rsidR="00702963" w:rsidRDefault="00A04196">
      <w:pPr>
        <w:pStyle w:val="NoList1"/>
        <w:framePr w:w="9312" w:wrap="auto" w:hAnchor="text" w:x="1417" w:y="79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problem-solving,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slightly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feeling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</w:p>
    <w:p w14:paraId="27A15310" w14:textId="77777777" w:rsidR="00702963" w:rsidRDefault="00A04196">
      <w:pPr>
        <w:pStyle w:val="NoList1"/>
        <w:framePr w:w="9312" w:wrap="auto" w:hAnchor="text" w:x="1417" w:y="796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existing customer support systems.</w:t>
      </w:r>
    </w:p>
    <w:p w14:paraId="72FC441B" w14:textId="77777777" w:rsidR="00702963" w:rsidRDefault="00A04196">
      <w:pPr>
        <w:pStyle w:val="NoList1"/>
        <w:framePr w:w="9312" w:wrap="auto" w:hAnchor="text" w:x="1417" w:y="919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researches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had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dissatisfaction</w:t>
      </w:r>
    </w:p>
    <w:p w14:paraId="52CDC1F5" w14:textId="77777777" w:rsidR="00702963" w:rsidRDefault="00A04196">
      <w:pPr>
        <w:pStyle w:val="NoList1"/>
        <w:framePr w:w="9312" w:wrap="auto" w:hAnchor="text" w:x="1417" w:y="91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with response times, respondents of this survey were more loyal and showed </w:t>
      </w:r>
      <w:r>
        <w:rPr>
          <w:rFonts w:ascii="Times New Roman"/>
          <w:color w:val="000000"/>
          <w:spacing w:val="-2"/>
          <w:sz w:val="24"/>
        </w:rPr>
        <w:t>neutrality.</w:t>
      </w:r>
    </w:p>
    <w:p w14:paraId="3A96C17A" w14:textId="77777777" w:rsidR="00702963" w:rsidRDefault="00A04196">
      <w:pPr>
        <w:pStyle w:val="NoList1"/>
        <w:framePr w:w="9312" w:wrap="auto" w:hAnchor="text" w:x="1417" w:y="919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confirmed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population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showed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respondents</w:t>
      </w:r>
    </w:p>
    <w:p w14:paraId="44892742" w14:textId="77777777" w:rsidR="00702963" w:rsidRDefault="00A04196">
      <w:pPr>
        <w:pStyle w:val="NoList1"/>
        <w:framePr w:w="9312" w:wrap="auto" w:hAnchor="text" w:x="1417" w:y="919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mostly prefer dialog interactions over phone calls.</w:t>
      </w:r>
    </w:p>
    <w:p w14:paraId="5CB3E2D2" w14:textId="77777777" w:rsidR="00702963" w:rsidRDefault="00A04196">
      <w:pPr>
        <w:pStyle w:val="NoList1"/>
        <w:framePr w:w="5223" w:wrap="auto" w:hAnchor="text" w:x="1417" w:y="1140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3.3.1.</w:t>
      </w:r>
      <w:r>
        <w:rPr>
          <w:rFonts w:ascii="Times New Roman"/>
          <w:b/>
          <w:color w:val="000000"/>
          <w:spacing w:val="179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Research</w:t>
      </w:r>
      <w:r>
        <w:rPr>
          <w:rFonts w:ascii="Times New Roman"/>
          <w:b/>
          <w:color w:val="000000"/>
          <w:sz w:val="24"/>
        </w:rPr>
        <w:t xml:space="preserve"> Population and Data Collection</w:t>
      </w:r>
    </w:p>
    <w:p w14:paraId="7C1175F1" w14:textId="77777777" w:rsidR="00702963" w:rsidRDefault="00A04196">
      <w:pPr>
        <w:pStyle w:val="NoList1"/>
        <w:framePr w:w="9311" w:wrap="auto" w:hAnchor="text" w:x="1417" w:y="1217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z w:val="24"/>
        </w:rPr>
        <w:t xml:space="preserve"> of the most interesting results is high assurance of respondents that they know when</w:t>
      </w:r>
    </w:p>
    <w:p w14:paraId="44E68EB8" w14:textId="77777777" w:rsidR="00702963" w:rsidRDefault="00A04196">
      <w:pPr>
        <w:pStyle w:val="NoList1"/>
        <w:framePr w:w="9311" w:wrap="auto" w:hAnchor="text" w:x="1417" w:y="1217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they walk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chatbot, and not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 employee.</w:t>
      </w:r>
    </w:p>
    <w:p w14:paraId="5BFDFF89" w14:textId="77777777" w:rsidR="00702963" w:rsidRDefault="00A04196">
      <w:pPr>
        <w:pStyle w:val="NoList1"/>
        <w:framePr w:w="9312" w:wrap="auto" w:hAnchor="text" w:x="1417" w:y="1299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suspect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dissatisfaction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3A410AAE" w14:textId="77777777" w:rsidR="00702963" w:rsidRDefault="00A04196">
      <w:pPr>
        <w:pStyle w:val="NoList1"/>
        <w:framePr w:w="9312" w:wrap="auto" w:hAnchor="text" w:x="1417" w:y="129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perfect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correlation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awareness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</w:p>
    <w:p w14:paraId="6C437BDE" w14:textId="77777777" w:rsidR="00702963" w:rsidRDefault="00A04196">
      <w:pPr>
        <w:pStyle w:val="NoList1"/>
        <w:framePr w:w="9312" w:wrap="auto" w:hAnchor="text" w:x="1417" w:y="129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chatbots.</w:t>
      </w:r>
    </w:p>
    <w:p w14:paraId="73F3D880" w14:textId="77777777" w:rsidR="00702963" w:rsidRDefault="00A04196">
      <w:pPr>
        <w:pStyle w:val="NoList1"/>
        <w:framePr w:w="9312" w:wrap="auto" w:hAnchor="text" w:x="1417" w:y="1423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Additionally,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z w:val="24"/>
        </w:rPr>
        <w:t xml:space="preserve"> can observe higher trust to human employees over automated solutions.</w:t>
      </w:r>
    </w:p>
    <w:p w14:paraId="6CC59338" w14:textId="77777777" w:rsidR="00702963" w:rsidRDefault="00A04196">
      <w:pPr>
        <w:pStyle w:val="NoList1"/>
        <w:framePr w:w="9312" w:wrap="auto" w:hAnchor="text" w:x="1417" w:y="14230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interesting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conclusions.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72ADBAC2" w14:textId="77777777" w:rsidR="00702963" w:rsidRDefault="00A04196">
      <w:pPr>
        <w:pStyle w:val="NoList1"/>
        <w:framePr w:w="9312" w:wrap="auto" w:hAnchor="text" w:x="1417" w:y="1423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general,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18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32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years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old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interfaces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</w:p>
    <w:p w14:paraId="0DE2A894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64</w:t>
      </w:r>
    </w:p>
    <w:p w14:paraId="4B69F23B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57D0D131">
          <v:shape id="_x0000_s1082" type="#_x0000_t75" style="position:absolute;margin-left:313.8pt;margin-top:72.75pt;width:15.55pt;height:15.35pt;z-index:-25162444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0F63306">
          <v:shape id="_x0000_s1083" type="#_x0000_t75" style="position:absolute;margin-left:360.95pt;margin-top:72.75pt;width:15.55pt;height:15.35pt;z-index:-25162547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0102814">
          <v:shape id="_x0000_s1084" type="#_x0000_t75" style="position:absolute;margin-left:405.45pt;margin-top:72.75pt;width:15.55pt;height:15.35pt;z-index:-25162649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6DE31E8">
          <v:shape id="_x0000_s1085" type="#_x0000_t75" style="position:absolute;margin-left:456.55pt;margin-top:72.75pt;width:15.55pt;height:15.35pt;z-index:-25162752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152D3775">
          <v:shape id="_x0000_s1086" type="#_x0000_t75" style="position:absolute;margin-left:511pt;margin-top:72.75pt;width:15.55pt;height:15.35pt;z-index:-251628544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2B54A45">
          <v:shape id="_x0000_s1087" type="#_x0000_t75" style="position:absolute;margin-left:313.8pt;margin-top:93.3pt;width:15.55pt;height:15.35pt;z-index:-25162956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7FEEDF93">
          <v:shape id="_x0000_s1088" type="#_x0000_t75" style="position:absolute;margin-left:360.95pt;margin-top:93.3pt;width:15.55pt;height:15.35pt;z-index:-25163059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A04188C">
          <v:shape id="_x0000_s1089" type="#_x0000_t75" style="position:absolute;margin-left:405.45pt;margin-top:93.3pt;width:15.55pt;height:15.35pt;z-index:-25163161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5A2E6CED">
          <v:shape id="_x0000_s1090" type="#_x0000_t75" style="position:absolute;margin-left:456.55pt;margin-top:93.3pt;width:15.55pt;height:15.35pt;z-index:-25163264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215B789">
          <v:shape id="_x0000_s1091" type="#_x0000_t75" style="position:absolute;margin-left:511pt;margin-top:93.3pt;width:15.55pt;height:15.35pt;z-index:-251633664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562ECAC6">
          <v:shape id="_x0000_s1092" type="#_x0000_t75" style="position:absolute;margin-left:313.8pt;margin-top:113.9pt;width:15.55pt;height:15.35pt;z-index:-25163468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5C25FD1F">
          <v:shape id="_x0000_s1093" type="#_x0000_t75" style="position:absolute;margin-left:360.95pt;margin-top:113.9pt;width:15.55pt;height:15.35pt;z-index:-25163571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386C7D62">
          <v:shape id="_x0000_s1094" type="#_x0000_t75" style="position:absolute;margin-left:405.45pt;margin-top:113.9pt;width:15.55pt;height:15.35pt;z-index:-25163673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3512DA64">
          <v:shape id="_x0000_s1095" type="#_x0000_t75" style="position:absolute;margin-left:456.55pt;margin-top:113.9pt;width:15.55pt;height:15.35pt;z-index:-25163776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2F50F43D">
          <v:shape id="_x0000_s1096" type="#_x0000_t75" style="position:absolute;margin-left:511pt;margin-top:113.9pt;width:15.55pt;height:15.35pt;z-index:-251638784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FB68DB1">
          <v:shape id="_x0000_s1097" type="#_x0000_t75" style="position:absolute;margin-left:313.8pt;margin-top:134.5pt;width:15.55pt;height:15.35pt;z-index:-25163980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2966AEB9">
          <v:shape id="_x0000_s1098" type="#_x0000_t75" style="position:absolute;margin-left:360.95pt;margin-top:134.5pt;width:15.55pt;height:15.35pt;z-index:-25164083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6349A681">
          <v:shape id="_x0000_s1099" type="#_x0000_t75" style="position:absolute;margin-left:405.45pt;margin-top:134.5pt;width:15.55pt;height:15.35pt;z-index:-25164185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1B857EA7">
          <v:shape id="_x0000_s1100" type="#_x0000_t75" style="position:absolute;margin-left:456.55pt;margin-top:134.5pt;width:15.55pt;height:15.35pt;z-index:-25164288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6B5893B3">
          <v:shape id="_x0000_s1101" type="#_x0000_t75" style="position:absolute;margin-left:511pt;margin-top:134.5pt;width:15.55pt;height:15.35pt;z-index:-251643904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0271B5C">
          <v:shape id="_x0000_s1102" type="#_x0000_t75" style="position:absolute;margin-left:313.8pt;margin-top:155.05pt;width:15.55pt;height:15.35pt;z-index:-251644928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37517077">
          <v:shape id="_x0000_s1103" type="#_x0000_t75" style="position:absolute;margin-left:360.95pt;margin-top:155.05pt;width:15.55pt;height:15.35pt;z-index:-251645952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4A54491D">
          <v:shape id="_x0000_s1104" type="#_x0000_t75" style="position:absolute;margin-left:405.45pt;margin-top:155.05pt;width:15.55pt;height:15.35pt;z-index:-251646976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1E85CD1B">
          <v:shape id="_x0000_s1105" type="#_x0000_t75" style="position:absolute;margin-left:456.55pt;margin-top:155.05pt;width:15.55pt;height:15.35pt;z-index:-251648000;mso-position-horizontal-relative:page;mso-position-vertical-relative:page">
            <v:imagedata r:id="rId47" o:title=""/>
            <w10:wrap anchorx="page" anchory="page"/>
          </v:shape>
        </w:pict>
      </w:r>
      <w:r>
        <w:rPr>
          <w:noProof/>
        </w:rPr>
        <w:pict w14:anchorId="0E1A4A0C">
          <v:shape id="_x0000_s1106" type="#_x0000_t75" style="position:absolute;margin-left:511pt;margin-top:155.05pt;width:15.55pt;height:15.35pt;z-index:-251649024;mso-position-horizontal-relative:page;mso-position-vertical-relative:page">
            <v:imagedata r:id="rId50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A7EB1A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4" w:name="br65"/>
      <w:bookmarkEnd w:id="414"/>
      <w:r>
        <w:rPr>
          <w:rFonts w:ascii="Arial"/>
          <w:color w:val="FF0000"/>
          <w:sz w:val="2"/>
        </w:rPr>
        <w:lastRenderedPageBreak/>
        <w:t xml:space="preserve"> </w:t>
      </w:r>
    </w:p>
    <w:p w14:paraId="2973176F" w14:textId="77777777" w:rsidR="00702963" w:rsidRDefault="00A04196">
      <w:pPr>
        <w:pStyle w:val="NoList1"/>
        <w:framePr w:w="3135" w:wrap="auto" w:hAnchor="text" w:x="1417" w:y="22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5.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Ages of respondents</w:t>
      </w:r>
    </w:p>
    <w:p w14:paraId="3F56D225" w14:textId="77777777" w:rsidR="00702963" w:rsidRDefault="00A04196">
      <w:pPr>
        <w:pStyle w:val="NoList1"/>
        <w:framePr w:w="1841" w:wrap="auto" w:hAnchor="text" w:x="1417" w:y="6899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00C8A099" w14:textId="77777777" w:rsidR="00702963" w:rsidRDefault="00A04196">
      <w:pPr>
        <w:pStyle w:val="NoList1"/>
        <w:framePr w:w="4317" w:wrap="auto" w:hAnchor="text" w:x="1417" w:y="931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6.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Number</w:t>
      </w:r>
      <w:r>
        <w:rPr>
          <w:rFonts w:ascii="Times New Roman"/>
          <w:color w:val="000000"/>
          <w:sz w:val="24"/>
        </w:rPr>
        <w:t xml:space="preserve"> of banks per respondent</w:t>
      </w:r>
    </w:p>
    <w:p w14:paraId="2BC5C82D" w14:textId="77777777" w:rsidR="00702963" w:rsidRDefault="00A04196">
      <w:pPr>
        <w:pStyle w:val="NoList1"/>
        <w:framePr w:w="1841" w:wrap="auto" w:hAnchor="text" w:x="1417" w:y="1400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5D9D41D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65</w:t>
      </w:r>
    </w:p>
    <w:p w14:paraId="74F38BC3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21975B8B">
          <v:shape id="_x0000_s1107" type="#_x0000_t75" style="position:absolute;margin-left:160.55pt;margin-top:137.55pt;width:274.15pt;height:196.4pt;z-index:-251650048;mso-position-horizontal-relative:page;mso-position-vertical-relative:page">
            <v:imagedata r:id="rId51" o:title=""/>
            <w10:wrap anchorx="page" anchory="page"/>
          </v:shape>
        </w:pict>
      </w:r>
      <w:r>
        <w:rPr>
          <w:noProof/>
        </w:rPr>
        <w:pict w14:anchorId="469FAB47">
          <v:shape id="_x0000_s1108" type="#_x0000_t75" style="position:absolute;margin-left:160.55pt;margin-top:492.6pt;width:274.15pt;height:196.4pt;z-index:-251651072;mso-position-horizontal-relative:page;mso-position-vertical-relative:page">
            <v:imagedata r:id="rId52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E45B844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5" w:name="br66"/>
      <w:bookmarkEnd w:id="415"/>
      <w:r>
        <w:rPr>
          <w:rFonts w:ascii="Arial"/>
          <w:color w:val="FF0000"/>
          <w:sz w:val="2"/>
        </w:rPr>
        <w:lastRenderedPageBreak/>
        <w:t xml:space="preserve"> </w:t>
      </w:r>
    </w:p>
    <w:p w14:paraId="13BAEF6F" w14:textId="77777777" w:rsidR="00702963" w:rsidRDefault="00A04196">
      <w:pPr>
        <w:pStyle w:val="NoList1"/>
        <w:framePr w:w="4710" w:wrap="auto" w:hAnchor="text" w:x="1417" w:y="22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7.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 with banking interaction</w:t>
      </w:r>
    </w:p>
    <w:p w14:paraId="058029EE" w14:textId="77777777" w:rsidR="00702963" w:rsidRDefault="00A04196">
      <w:pPr>
        <w:pStyle w:val="NoList1"/>
        <w:framePr w:w="1841" w:wrap="auto" w:hAnchor="text" w:x="1417" w:y="6899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20D53035" w14:textId="77777777" w:rsidR="00702963" w:rsidRDefault="00A04196">
      <w:pPr>
        <w:pStyle w:val="NoList1"/>
        <w:framePr w:w="4437" w:wrap="auto" w:hAnchor="text" w:x="1417" w:y="931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8.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 with problem-solving</w:t>
      </w:r>
    </w:p>
    <w:p w14:paraId="2DA72331" w14:textId="77777777" w:rsidR="00702963" w:rsidRDefault="00A04196">
      <w:pPr>
        <w:pStyle w:val="NoList1"/>
        <w:framePr w:w="1841" w:wrap="auto" w:hAnchor="text" w:x="1417" w:y="1400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7FFDE2A4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66</w:t>
      </w:r>
    </w:p>
    <w:p w14:paraId="49ECB799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767A9D14">
          <v:shape id="_x0000_s1109" type="#_x0000_t75" style="position:absolute;margin-left:160.55pt;margin-top:137.55pt;width:274.15pt;height:196.4pt;z-index:-251652096;mso-position-horizontal-relative:page;mso-position-vertical-relative:page">
            <v:imagedata r:id="rId53" o:title=""/>
            <w10:wrap anchorx="page" anchory="page"/>
          </v:shape>
        </w:pict>
      </w:r>
      <w:r>
        <w:rPr>
          <w:noProof/>
        </w:rPr>
        <w:pict w14:anchorId="58E903BF">
          <v:shape id="_x0000_s1110" type="#_x0000_t75" style="position:absolute;margin-left:160.55pt;margin-top:492.6pt;width:274.15pt;height:196.4pt;z-index:-251653120;mso-position-horizontal-relative:page;mso-position-vertical-relative:page">
            <v:imagedata r:id="rId54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194C328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6" w:name="br67"/>
      <w:bookmarkEnd w:id="416"/>
      <w:r>
        <w:rPr>
          <w:rFonts w:ascii="Arial"/>
          <w:color w:val="FF0000"/>
          <w:sz w:val="2"/>
        </w:rPr>
        <w:lastRenderedPageBreak/>
        <w:t xml:space="preserve"> </w:t>
      </w:r>
    </w:p>
    <w:p w14:paraId="1B3B9653" w14:textId="77777777" w:rsidR="00702963" w:rsidRDefault="00A04196">
      <w:pPr>
        <w:pStyle w:val="NoList1"/>
        <w:framePr w:w="4178" w:wrap="auto" w:hAnchor="text" w:x="1417" w:y="22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9.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 with response time</w:t>
      </w:r>
    </w:p>
    <w:p w14:paraId="5802BED9" w14:textId="77777777" w:rsidR="00702963" w:rsidRDefault="00A04196">
      <w:pPr>
        <w:pStyle w:val="NoList1"/>
        <w:framePr w:w="1841" w:wrap="auto" w:hAnchor="text" w:x="1417" w:y="6899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7C607CB8" w14:textId="77777777" w:rsidR="00702963" w:rsidRDefault="00A04196">
      <w:pPr>
        <w:pStyle w:val="NoList1"/>
        <w:framePr w:w="4835" w:wrap="auto" w:hAnchor="text" w:x="1417" w:y="931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10.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Preferences between dialog and calls</w:t>
      </w:r>
    </w:p>
    <w:p w14:paraId="1C9DA2A5" w14:textId="77777777" w:rsidR="00702963" w:rsidRDefault="00A04196">
      <w:pPr>
        <w:pStyle w:val="NoList1"/>
        <w:framePr w:w="1841" w:wrap="auto" w:hAnchor="text" w:x="1417" w:y="1400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66755AE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67</w:t>
      </w:r>
    </w:p>
    <w:p w14:paraId="3F2D03EB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7E419D69">
          <v:shape id="_x0000_s1111" type="#_x0000_t75" style="position:absolute;margin-left:160.55pt;margin-top:137.55pt;width:274.15pt;height:196.4pt;z-index:-251654144;mso-position-horizontal-relative:page;mso-position-vertical-relative:page">
            <v:imagedata r:id="rId55" o:title=""/>
            <w10:wrap anchorx="page" anchory="page"/>
          </v:shape>
        </w:pict>
      </w:r>
      <w:r>
        <w:rPr>
          <w:noProof/>
        </w:rPr>
        <w:pict w14:anchorId="3640BBFB">
          <v:shape id="_x0000_s1112" type="#_x0000_t75" style="position:absolute;margin-left:160.55pt;margin-top:492.6pt;width:274.15pt;height:196.4pt;z-index:-251655168;mso-position-horizontal-relative:page;mso-position-vertical-relative:page">
            <v:imagedata r:id="rId56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CFC2A7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7" w:name="br68"/>
      <w:bookmarkEnd w:id="417"/>
      <w:r>
        <w:rPr>
          <w:rFonts w:ascii="Arial"/>
          <w:color w:val="FF0000"/>
          <w:sz w:val="2"/>
        </w:rPr>
        <w:lastRenderedPageBreak/>
        <w:t xml:space="preserve"> </w:t>
      </w:r>
    </w:p>
    <w:p w14:paraId="30F5AD69" w14:textId="77777777" w:rsidR="00702963" w:rsidRDefault="00A04196">
      <w:pPr>
        <w:pStyle w:val="NoList1"/>
        <w:framePr w:w="3093" w:wrap="auto" w:hAnchor="text" w:x="1417" w:y="22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Figure </w:t>
      </w:r>
      <w:r>
        <w:rPr>
          <w:rFonts w:ascii="Times New Roman"/>
          <w:color w:val="000000"/>
          <w:spacing w:val="-5"/>
          <w:sz w:val="24"/>
        </w:rPr>
        <w:t>11.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 awareness</w:t>
      </w:r>
    </w:p>
    <w:p w14:paraId="5C0A65FE" w14:textId="77777777" w:rsidR="00702963" w:rsidRDefault="00A04196">
      <w:pPr>
        <w:pStyle w:val="NoList1"/>
        <w:framePr w:w="1841" w:wrap="auto" w:hAnchor="text" w:x="1417" w:y="6899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15F79ABE" w14:textId="77777777" w:rsidR="00702963" w:rsidRDefault="00A04196">
      <w:pPr>
        <w:pStyle w:val="NoList1"/>
        <w:framePr w:w="3680" w:wrap="auto" w:hAnchor="text" w:x="1417" w:y="931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12.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 with chatbot</w:t>
      </w:r>
    </w:p>
    <w:p w14:paraId="56F819DA" w14:textId="77777777" w:rsidR="00702963" w:rsidRDefault="00A04196">
      <w:pPr>
        <w:pStyle w:val="NoList1"/>
        <w:framePr w:w="1841" w:wrap="auto" w:hAnchor="text" w:x="1417" w:y="14000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0704AE32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68</w:t>
      </w:r>
    </w:p>
    <w:p w14:paraId="599B5A27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6C786951">
          <v:shape id="_x0000_s1113" type="#_x0000_t75" style="position:absolute;margin-left:160.55pt;margin-top:137.55pt;width:274.15pt;height:196.4pt;z-index:-251656192;mso-position-horizontal-relative:page;mso-position-vertical-relative:page">
            <v:imagedata r:id="rId57" o:title=""/>
            <w10:wrap anchorx="page" anchory="page"/>
          </v:shape>
        </w:pict>
      </w:r>
      <w:r>
        <w:rPr>
          <w:noProof/>
        </w:rPr>
        <w:pict w14:anchorId="626D4029">
          <v:shape id="_x0000_s1114" type="#_x0000_t75" style="position:absolute;margin-left:160.55pt;margin-top:492.6pt;width:274.15pt;height:196.4pt;z-index:-251657216;mso-position-horizontal-relative:page;mso-position-vertical-relative:page">
            <v:imagedata r:id="rId58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37DE678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8" w:name="br69"/>
      <w:bookmarkEnd w:id="418"/>
      <w:r>
        <w:rPr>
          <w:rFonts w:ascii="Arial"/>
          <w:color w:val="FF0000"/>
          <w:sz w:val="2"/>
        </w:rPr>
        <w:lastRenderedPageBreak/>
        <w:t xml:space="preserve"> </w:t>
      </w:r>
    </w:p>
    <w:p w14:paraId="6A368C51" w14:textId="77777777" w:rsidR="00702963" w:rsidRDefault="00A04196">
      <w:pPr>
        <w:pStyle w:val="NoList1"/>
        <w:framePr w:w="4364" w:wrap="auto" w:hAnchor="text" w:x="1417" w:y="138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Figure 13.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 trust towards interlocutor</w:t>
      </w:r>
    </w:p>
    <w:p w14:paraId="49B1FD4E" w14:textId="77777777" w:rsidR="00702963" w:rsidRDefault="00A04196">
      <w:pPr>
        <w:pStyle w:val="NoList1"/>
        <w:framePr w:w="1841" w:wrap="auto" w:hAnchor="text" w:x="1417" w:y="6076"/>
        <w:widowControl w:val="0"/>
        <w:autoSpaceDE w:val="0"/>
        <w:autoSpaceDN w:val="0"/>
        <w:spacing w:after="0" w:line="221" w:lineRule="exact"/>
        <w:rPr>
          <w:rFonts w:ascii="Times New Roman"/>
          <w:color w:val="000000"/>
          <w:sz w:val="20"/>
        </w:rPr>
      </w:pPr>
      <w:r>
        <w:rPr>
          <w:rFonts w:ascii="Times New Roman"/>
          <w:i/>
          <w:color w:val="000000"/>
          <w:spacing w:val="-2"/>
          <w:sz w:val="20"/>
        </w:rPr>
        <w:t>Source:</w:t>
      </w:r>
      <w:r>
        <w:rPr>
          <w:rFonts w:ascii="Times New Roman"/>
          <w:i/>
          <w:color w:val="000000"/>
          <w:spacing w:val="71"/>
          <w:sz w:val="20"/>
        </w:rPr>
        <w:t xml:space="preserve"> </w:t>
      </w:r>
      <w:r>
        <w:rPr>
          <w:rFonts w:ascii="Times New Roman"/>
          <w:color w:val="000000"/>
          <w:spacing w:val="-1"/>
          <w:sz w:val="20"/>
        </w:rPr>
        <w:t>Own</w:t>
      </w:r>
      <w:r>
        <w:rPr>
          <w:rFonts w:ascii="Times New Roman"/>
          <w:color w:val="000000"/>
          <w:sz w:val="20"/>
        </w:rPr>
        <w:t xml:space="preserve"> study</w:t>
      </w:r>
    </w:p>
    <w:p w14:paraId="4C4F792B" w14:textId="77777777" w:rsidR="00702963" w:rsidRDefault="00A04196">
      <w:pPr>
        <w:pStyle w:val="NoList1"/>
        <w:framePr w:w="9312" w:wrap="auto" w:hAnchor="text" w:x="1417" w:y="708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vocal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 xml:space="preserve">Moreover,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prefer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over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</w:p>
    <w:p w14:paraId="1FE84CAD" w14:textId="77777777" w:rsidR="00702963" w:rsidRDefault="00A04196">
      <w:pPr>
        <w:pStyle w:val="NoList1"/>
        <w:framePr w:w="9312" w:wrap="auto" w:hAnchor="text" w:x="1417" w:y="70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slightly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2DD24B76" w14:textId="77777777" w:rsidR="00702963" w:rsidRDefault="00A04196">
      <w:pPr>
        <w:pStyle w:val="NoList1"/>
        <w:framePr w:w="9312" w:wrap="auto" w:hAnchor="text" w:x="1417" w:y="70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client.</w:t>
      </w:r>
      <w:r>
        <w:rPr>
          <w:rFonts w:ascii="Times New Roman"/>
          <w:color w:val="000000"/>
          <w:spacing w:val="8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opposite,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argument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long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response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outdated,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</w:p>
    <w:p w14:paraId="77A5B3B3" w14:textId="77777777" w:rsidR="00702963" w:rsidRDefault="00A04196">
      <w:pPr>
        <w:pStyle w:val="NoList1"/>
        <w:framePr w:w="9312" w:wrap="auto" w:hAnchor="text" w:x="1417" w:y="70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more demanding generation of clients are neutral.</w:t>
      </w:r>
    </w:p>
    <w:p w14:paraId="2AEBBEF5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Although,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dialog is preferred,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 tend to trust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In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z w:val="24"/>
        </w:rPr>
        <w:t xml:space="preserve"> opinion,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 opin-</w:t>
      </w:r>
    </w:p>
    <w:p w14:paraId="31098A42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subjective,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advise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exactly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don’t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prior</w:t>
      </w:r>
    </w:p>
    <w:p w14:paraId="5609C3DE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experience.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Probably,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dissatisfaction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chatbots’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effective-</w:t>
      </w:r>
    </w:p>
    <w:p w14:paraId="4FABF6D6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ness.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forced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determine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</w:t>
      </w:r>
    </w:p>
    <w:p w14:paraId="13294BC2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strong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association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</w:p>
    <w:p w14:paraId="324C070D" w14:textId="77777777" w:rsidR="00702963" w:rsidRDefault="00A04196">
      <w:pPr>
        <w:pStyle w:val="NoList1"/>
        <w:framePr w:w="9312" w:wrap="auto" w:hAnchor="text" w:x="1417" w:y="872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are bad and </w:t>
      </w:r>
      <w:r>
        <w:rPr>
          <w:rFonts w:ascii="Times New Roman"/>
          <w:color w:val="000000"/>
          <w:spacing w:val="-1"/>
          <w:sz w:val="24"/>
        </w:rPr>
        <w:t>effective.</w:t>
      </w:r>
    </w:p>
    <w:p w14:paraId="29B752B1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next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speak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language,</w:t>
      </w:r>
    </w:p>
    <w:p w14:paraId="78EC2963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indistinguishable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z w:val="24"/>
        </w:rPr>
        <w:t>Thus,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16FCBA0C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cluding Machine Learning and Natural Language Programming are highly required.</w:t>
      </w:r>
    </w:p>
    <w:p w14:paraId="787A143B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Nevertheless,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observe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minor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satisfaction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in-</w:t>
      </w:r>
    </w:p>
    <w:p w14:paraId="7E670C46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teraction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expectations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solutions.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</w:p>
    <w:p w14:paraId="524EC88C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yet.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conclude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much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33708B16" w14:textId="77777777" w:rsidR="00702963" w:rsidRDefault="00A04196">
      <w:pPr>
        <w:pStyle w:val="NoList1"/>
        <w:framePr w:w="9312" w:wrap="auto" w:hAnchor="text" w:x="1417" w:y="1119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consumers, as they are an important evolution milestone for the banks.</w:t>
      </w:r>
    </w:p>
    <w:p w14:paraId="7F9497DD" w14:textId="77777777" w:rsidR="00702963" w:rsidRDefault="00A04196">
      <w:pPr>
        <w:pStyle w:val="NoList1"/>
        <w:framePr w:w="9312" w:wrap="auto" w:hAnchor="text" w:x="1417" w:y="1407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passes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limited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version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Turing</w:t>
      </w:r>
    </w:p>
    <w:p w14:paraId="0293076E" w14:textId="77777777" w:rsidR="00702963" w:rsidRDefault="00A04196">
      <w:pPr>
        <w:pStyle w:val="NoList1"/>
        <w:framePr w:w="9312" w:wrap="auto" w:hAnchor="text" w:x="1417" w:y="140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test,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customer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finds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talking to a chatbot,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feel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deceived</w:t>
      </w:r>
    </w:p>
    <w:p w14:paraId="5D90AA1A" w14:textId="77777777" w:rsidR="00702963" w:rsidRDefault="00A04196">
      <w:pPr>
        <w:pStyle w:val="NoList1"/>
        <w:framePr w:w="9312" w:wrap="auto" w:hAnchor="text" w:x="1417" w:y="1407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lost trust to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</w:p>
    <w:p w14:paraId="11DA888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69</w:t>
      </w:r>
    </w:p>
    <w:p w14:paraId="07B589A7" w14:textId="77777777" w:rsidR="00702963" w:rsidRDefault="008119D9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noProof/>
        </w:rPr>
        <w:pict w14:anchorId="144348ED">
          <v:shape id="_x0000_s1115" type="#_x0000_t75" style="position:absolute;margin-left:160.55pt;margin-top:96.35pt;width:274.15pt;height:196.4pt;z-index:-251658240;mso-position-horizontal-relative:page;mso-position-vertical-relative:page">
            <v:imagedata r:id="rId59" o:title=""/>
            <w10:wrap anchorx="page" anchory="page"/>
          </v:shape>
        </w:pict>
      </w:r>
      <w:r w:rsidR="00A04196">
        <w:rPr>
          <w:rFonts w:ascii="Arial"/>
          <w:color w:val="FF0000"/>
          <w:sz w:val="2"/>
        </w:rPr>
        <w:br w:type="page"/>
      </w:r>
    </w:p>
    <w:p w14:paraId="5A6E8BE1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19" w:name="br70"/>
      <w:bookmarkEnd w:id="419"/>
      <w:r>
        <w:rPr>
          <w:rFonts w:ascii="Arial"/>
          <w:color w:val="FF0000"/>
          <w:sz w:val="2"/>
        </w:rPr>
        <w:lastRenderedPageBreak/>
        <w:t xml:space="preserve"> </w:t>
      </w:r>
    </w:p>
    <w:p w14:paraId="5DF92A20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thesis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</w:p>
    <w:p w14:paraId="3AD20357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Conclusively,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rejected.</w:t>
      </w:r>
    </w:p>
    <w:p w14:paraId="25D6E1CC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subjective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feelings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3FA103A2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feelings would require significant marketing costs.</w:t>
      </w:r>
    </w:p>
    <w:p w14:paraId="1F15445B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injection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approach.</w:t>
      </w:r>
    </w:p>
    <w:p w14:paraId="0DEC1D1F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synergy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625DB5F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base.</w:t>
      </w:r>
    </w:p>
    <w:p w14:paraId="655D8C53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trusts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chat-</w:t>
      </w:r>
    </w:p>
    <w:p w14:paraId="50DD2A90" w14:textId="77777777" w:rsidR="00702963" w:rsidRDefault="00A04196">
      <w:pPr>
        <w:pStyle w:val="NoList1"/>
        <w:framePr w:w="9312" w:wrap="auto" w:hAnchor="text" w:x="1417" w:y="307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 system.</w:t>
      </w:r>
    </w:p>
    <w:p w14:paraId="4FB6AB0E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70</w:t>
      </w:r>
    </w:p>
    <w:p w14:paraId="2DCD22A3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31B685EE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23CD693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20" w:name="br71"/>
      <w:bookmarkEnd w:id="420"/>
      <w:r>
        <w:rPr>
          <w:rFonts w:ascii="Arial"/>
          <w:color w:val="FF0000"/>
          <w:sz w:val="2"/>
        </w:rPr>
        <w:lastRenderedPageBreak/>
        <w:t xml:space="preserve"> </w:t>
      </w:r>
    </w:p>
    <w:p w14:paraId="33009A72" w14:textId="77777777" w:rsidR="00702963" w:rsidRDefault="00A04196">
      <w:pPr>
        <w:pStyle w:val="NoList1"/>
        <w:framePr w:w="1994" w:wrap="auto" w:hAnchor="text" w:x="1417" w:y="159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CONCLUSIONS</w:t>
      </w:r>
    </w:p>
    <w:p w14:paraId="3931E779" w14:textId="77777777" w:rsidR="00702963" w:rsidRDefault="00A04196">
      <w:pPr>
        <w:pStyle w:val="NoList1"/>
        <w:framePr w:w="8745" w:wrap="auto" w:hAnchor="text" w:x="1984" w:y="23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decade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availability.</w:t>
      </w:r>
    </w:p>
    <w:p w14:paraId="4A89E18D" w14:textId="77777777" w:rsidR="00702963" w:rsidRDefault="00A04196">
      <w:pPr>
        <w:pStyle w:val="NoList1"/>
        <w:framePr w:w="9312" w:wrap="auto" w:hAnchor="text" w:x="1417" w:y="278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forcing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oper-</w:t>
      </w:r>
    </w:p>
    <w:p w14:paraId="269EBAD6" w14:textId="77777777" w:rsidR="00702963" w:rsidRDefault="00A04196">
      <w:pPr>
        <w:pStyle w:val="NoList1"/>
        <w:framePr w:w="9312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ate with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 in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digital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z w:val="24"/>
        </w:rPr>
        <w:t xml:space="preserve"> is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divide natural monopolies, openness and availabil-</w:t>
      </w:r>
    </w:p>
    <w:p w14:paraId="32726AB3" w14:textId="77777777" w:rsidR="00702963" w:rsidRDefault="00A04196">
      <w:pPr>
        <w:pStyle w:val="NoList1"/>
        <w:framePr w:w="9312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themselves.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</w:p>
    <w:p w14:paraId="6A742F63" w14:textId="77777777" w:rsidR="00702963" w:rsidRDefault="00A04196">
      <w:pPr>
        <w:pStyle w:val="NoList1"/>
        <w:framePr w:w="9312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all-time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high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obviously,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affects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giant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064AEB6B" w14:textId="77777777" w:rsidR="00702963" w:rsidRDefault="00A04196">
      <w:pPr>
        <w:pStyle w:val="NoList1"/>
        <w:framePr w:w="9312" w:wrap="auto" w:hAnchor="text" w:x="1417" w:y="278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market.</w:t>
      </w:r>
    </w:p>
    <w:p w14:paraId="0336246B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Nowadays,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back-office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Famous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</w:p>
    <w:p w14:paraId="4F1FC75B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stability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guarantees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good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back-office,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massive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hurdle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front-office.</w:t>
      </w:r>
    </w:p>
    <w:p w14:paraId="112FC787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Front-office,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</w:p>
    <w:p w14:paraId="71064BE0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client’s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purposes.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Especially,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ecosystem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</w:p>
    <w:p w14:paraId="1999B54E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Extrapolating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last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decades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</w:t>
      </w:r>
    </w:p>
    <w:p w14:paraId="38CD3E96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future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Accordingly,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</w:p>
    <w:p w14:paraId="34E6E4BF" w14:textId="77777777" w:rsidR="00702963" w:rsidRDefault="00A04196">
      <w:pPr>
        <w:pStyle w:val="NoList1"/>
        <w:framePr w:w="9312" w:wrap="auto" w:hAnchor="text" w:x="1417" w:y="483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 adapt to those changes.</w:t>
      </w:r>
    </w:p>
    <w:p w14:paraId="18E24E94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Currently,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two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formulating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Bank-as-a-Service</w:t>
      </w:r>
    </w:p>
    <w:p w14:paraId="3CED396A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Bank-as-a-Platform.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Bank-as-a-Service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final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makes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back-office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z w:val="24"/>
        </w:rPr>
        <w:t>only</w:t>
      </w:r>
    </w:p>
    <w:p w14:paraId="73C07371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construct,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whose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various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risky,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experiment</w:t>
      </w:r>
    </w:p>
    <w:p w14:paraId="3919B162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fall.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Although,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reminds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factoring,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not.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spite,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</w:p>
    <w:p w14:paraId="29B6D5D8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front-offices,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fields,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</w:p>
    <w:p w14:paraId="66367FC1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don’t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</w:p>
    <w:p w14:paraId="53D00978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loans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are.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Bank-as-a-Platform,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oppositely,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center,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unites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</w:p>
    <w:p w14:paraId="6F08322F" w14:textId="77777777" w:rsidR="00702963" w:rsidRDefault="00A04196">
      <w:pPr>
        <w:pStyle w:val="NoList1"/>
        <w:framePr w:w="9312" w:wrap="auto" w:hAnchor="text" w:x="1417" w:y="77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third-party financial services under its hood and brand name.</w:t>
      </w:r>
    </w:p>
    <w:p w14:paraId="287A1D00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study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6FB76070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examine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</w:p>
    <w:p w14:paraId="68FBA7EA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usefulness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state.</w:t>
      </w:r>
    </w:p>
    <w:p w14:paraId="1965A655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was: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Commercial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</w:t>
      </w:r>
    </w:p>
    <w:p w14:paraId="6BAADB0D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Offices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7"/>
          <w:sz w:val="24"/>
        </w:rPr>
        <w:t>To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conducted.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result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proves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</w:p>
    <w:p w14:paraId="14A26934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hypothesis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rejected.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z w:val="24"/>
        </w:rPr>
        <w:t>People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negative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subjective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feelings</w:t>
      </w:r>
    </w:p>
    <w:p w14:paraId="35AA9D86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towards chatbots.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Changing those feelings would require significant marketing costs.</w:t>
      </w:r>
    </w:p>
    <w:p w14:paraId="6D69E8E8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However,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valid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injection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approach.</w:t>
      </w:r>
    </w:p>
    <w:p w14:paraId="1318F436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synergy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between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human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3F5D6CB2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hybrid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approach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recommends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operator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knowledge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base.</w:t>
      </w:r>
    </w:p>
    <w:p w14:paraId="7E1FC187" w14:textId="77777777" w:rsidR="00702963" w:rsidRDefault="00A04196">
      <w:pPr>
        <w:pStyle w:val="NoList1"/>
        <w:framePr w:w="9312" w:wrap="auto" w:hAnchor="text" w:x="1417" w:y="1101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trusts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receives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exact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fast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answer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chat-</w:t>
      </w:r>
    </w:p>
    <w:p w14:paraId="23504238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71</w:t>
      </w:r>
    </w:p>
    <w:p w14:paraId="590920A7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4E369D5B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03F7B1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21" w:name="br72"/>
      <w:bookmarkEnd w:id="421"/>
      <w:r>
        <w:rPr>
          <w:rFonts w:ascii="Arial"/>
          <w:color w:val="FF0000"/>
          <w:sz w:val="2"/>
        </w:rPr>
        <w:lastRenderedPageBreak/>
        <w:t xml:space="preserve"> </w:t>
      </w:r>
    </w:p>
    <w:p w14:paraId="3E62ACDA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bot system.</w:t>
      </w:r>
    </w:p>
    <w:p w14:paraId="6A8DEC34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147"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digitalization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need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inter-</w:t>
      </w:r>
    </w:p>
    <w:p w14:paraId="61AB6BE4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action.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Moreover,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younger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generation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more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messenger-friendly,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8570457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often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voice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impacts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negatively.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Among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possibilities,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most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0D4E3069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chatbot.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perspective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solving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spending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time</w:t>
      </w:r>
    </w:p>
    <w:p w14:paraId="0BA3E578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waiting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repeating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question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con-</w:t>
      </w:r>
    </w:p>
    <w:p w14:paraId="29A6DE59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sultants.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decrease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costs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01ACC731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possibility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transfer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hired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employees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less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fields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specializa-</w:t>
      </w:r>
    </w:p>
    <w:p w14:paraId="5C624185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Furthermore,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same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significantly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increase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</w:p>
    <w:p w14:paraId="4078774A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growth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mechanisms.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men-</w:t>
      </w:r>
    </w:p>
    <w:p w14:paraId="688538E8" w14:textId="77777777" w:rsidR="00702963" w:rsidRDefault="00A04196">
      <w:pPr>
        <w:pStyle w:val="NoList1"/>
        <w:framePr w:w="9313" w:wrap="auto" w:hAnchor="text" w:x="1417" w:y="224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tioned growth mechanisms, bank has to take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massive amount of risk and costs.</w:t>
      </w:r>
    </w:p>
    <w:p w14:paraId="59E5131E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Regardless,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sector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should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openness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order</w:t>
      </w:r>
    </w:p>
    <w:p w14:paraId="441B42E2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market.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z w:val="24"/>
        </w:rPr>
        <w:t>Moving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risks</w:t>
      </w:r>
    </w:p>
    <w:p w14:paraId="64E1C1E6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Consequently,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</w:p>
    <w:p w14:paraId="43D880AD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supported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them,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if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instruments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done</w:t>
      </w:r>
    </w:p>
    <w:p w14:paraId="63CD4ACE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allows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those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use.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providers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not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able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</w:p>
    <w:p w14:paraId="55BBB87F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entirely,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certain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blocks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logic.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has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</w:p>
    <w:p w14:paraId="1DA1BD0D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partners.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mentioned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</w:p>
    <w:p w14:paraId="60DE5830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beautiful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piece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state-of-art,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though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require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lots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investments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4CEA19AE" w14:textId="77777777" w:rsidR="00702963" w:rsidRDefault="00A04196">
      <w:pPr>
        <w:pStyle w:val="NoList1"/>
        <w:framePr w:w="9312" w:wrap="auto" w:hAnchor="text" w:x="1417" w:y="595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time.</w:t>
      </w:r>
    </w:p>
    <w:p w14:paraId="4BE805CC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opinion,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division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labor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sector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inevitable.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Unfortunately,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im-</w:t>
      </w:r>
    </w:p>
    <w:p w14:paraId="1F3337EE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know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which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would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Banks-as-a-Platform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</w:p>
    <w:p w14:paraId="0AF5709E" w14:textId="77777777" w:rsidR="00702963" w:rsidRDefault="00A04196">
      <w:pPr>
        <w:pStyle w:val="NoList1"/>
        <w:framePr w:w="9312" w:wrap="auto" w:hAnchor="text" w:x="1417" w:y="966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Banks-as-a-Service.</w:t>
      </w:r>
    </w:p>
    <w:p w14:paraId="04EE17FF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after="0" w:line="265" w:lineRule="exact"/>
        <w:ind w:left="567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both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options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actions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towards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smart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textual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client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commu-</w:t>
      </w:r>
    </w:p>
    <w:p w14:paraId="3D1B46C3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nication.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point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2"/>
          <w:sz w:val="24"/>
        </w:rPr>
        <w:t xml:space="preserve"> iteratively.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Firstly,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cases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have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move </w:t>
      </w:r>
      <w:r>
        <w:rPr>
          <w:rFonts w:ascii="Times New Roman"/>
          <w:color w:val="000000"/>
          <w:sz w:val="24"/>
        </w:rPr>
        <w:t>to</w:t>
      </w:r>
    </w:p>
    <w:p w14:paraId="5A76785C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even Opener Banking and create even more extensive </w:t>
      </w:r>
      <w:r>
        <w:rPr>
          <w:rFonts w:ascii="Times New Roman"/>
          <w:color w:val="000000"/>
          <w:spacing w:val="-1"/>
          <w:sz w:val="24"/>
        </w:rPr>
        <w:t>API.</w:t>
      </w:r>
      <w:r>
        <w:rPr>
          <w:rFonts w:ascii="Times New Roman"/>
          <w:color w:val="000000"/>
          <w:sz w:val="24"/>
        </w:rPr>
        <w:t xml:space="preserve"> After that, banks can choose which</w:t>
      </w:r>
    </w:p>
    <w:p w14:paraId="0DF4533E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want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go,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either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their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systems,</w:t>
      </w:r>
    </w:p>
    <w:p w14:paraId="712A21A0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something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new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latest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available.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Integrating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existing,</w:t>
      </w:r>
    </w:p>
    <w:p w14:paraId="7858E87D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simplest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rule-based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without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efficient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form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interac-</w:t>
      </w:r>
    </w:p>
    <w:p w14:paraId="05DBFCDF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due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fact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that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entire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still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emerging.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other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side,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creating</w:t>
      </w:r>
    </w:p>
    <w:p w14:paraId="6380BB6B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own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Learning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Language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</w:p>
    <w:p w14:paraId="5CA2F1DA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insecure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choice,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possible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large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but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definitely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extremely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dangerous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small-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14:paraId="72252D4E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medium-sized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banks.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Therefore,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building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via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companies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</w:p>
    <w:p w14:paraId="174805DF" w14:textId="77777777" w:rsidR="00702963" w:rsidRDefault="00A04196">
      <w:pPr>
        <w:pStyle w:val="NoList1"/>
        <w:framePr w:w="9312" w:wrap="auto" w:hAnchor="text" w:x="1417" w:y="1089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solutions on premise would be the most balanced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z w:val="24"/>
        </w:rPr>
        <w:t xml:space="preserve"> of development of this interaction.</w:t>
      </w:r>
    </w:p>
    <w:p w14:paraId="4115EB4B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72</w:t>
      </w:r>
    </w:p>
    <w:p w14:paraId="00F06754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1B8B525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460A05B0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22" w:name="br73"/>
      <w:bookmarkEnd w:id="422"/>
      <w:r>
        <w:rPr>
          <w:rFonts w:ascii="Arial"/>
          <w:color w:val="FF0000"/>
          <w:sz w:val="2"/>
        </w:rPr>
        <w:lastRenderedPageBreak/>
        <w:t xml:space="preserve"> </w:t>
      </w:r>
    </w:p>
    <w:p w14:paraId="09890D97" w14:textId="77777777" w:rsidR="00702963" w:rsidRDefault="00A04196">
      <w:pPr>
        <w:pStyle w:val="NoList1"/>
        <w:framePr w:w="2127" w:wrap="auto" w:hAnchor="text" w:x="1417" w:y="147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BIBLIOGRAPHY</w:t>
      </w:r>
    </w:p>
    <w:p w14:paraId="69DB1126" w14:textId="77777777" w:rsidR="00702963" w:rsidRDefault="00A04196">
      <w:pPr>
        <w:pStyle w:val="NoList1"/>
        <w:framePr w:w="9312" w:wrap="auto" w:hAnchor="text" w:x="1417" w:y="21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Accenture.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Chatbots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here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 xml:space="preserve">stay. </w:t>
      </w:r>
      <w:r>
        <w:rPr>
          <w:rFonts w:ascii="Times New Roman"/>
          <w:color w:val="000000"/>
          <w:sz w:val="24"/>
        </w:rPr>
        <w:t>Accenture,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30th</w:t>
      </w:r>
    </w:p>
    <w:p w14:paraId="142DE0F5" w14:textId="77777777" w:rsidR="00702963" w:rsidRDefault="00A04196">
      <w:pPr>
        <w:pStyle w:val="NoList1"/>
        <w:framePr w:w="778" w:wrap="auto" w:hAnchor="text" w:x="1776" w:y="24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2021.</w:t>
      </w:r>
    </w:p>
    <w:p w14:paraId="3F1BDE09" w14:textId="77777777" w:rsidR="00702963" w:rsidRDefault="008119D9">
      <w:pPr>
        <w:pStyle w:val="NoList1"/>
        <w:framePr w:w="9312" w:wrap="auto" w:hAnchor="text" w:x="1417" w:y="270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60" w:history="1">
        <w:r w:rsidR="00A04196">
          <w:rPr>
            <w:rFonts w:ascii="Times New Roman"/>
            <w:color w:val="000000"/>
            <w:sz w:val="24"/>
          </w:rPr>
          <w:t>https://www.accenture.com/_acnmedia/pdf-77/accenture-research-conversational-ai-platforms</w:t>
        </w:r>
      </w:hyperlink>
    </w:p>
    <w:p w14:paraId="2B21E09A" w14:textId="77777777" w:rsidR="00702963" w:rsidRDefault="008119D9">
      <w:pPr>
        <w:pStyle w:val="NoList1"/>
        <w:framePr w:w="9312" w:wrap="auto" w:hAnchor="text" w:x="1417" w:y="270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61" w:history="1">
        <w:r w:rsidR="00A04196">
          <w:rPr>
            <w:rFonts w:ascii="Times New Roman"/>
            <w:color w:val="000000"/>
            <w:sz w:val="24"/>
          </w:rPr>
          <w:t>.pdf</w:t>
        </w:r>
      </w:hyperlink>
    </w:p>
    <w:p w14:paraId="4DB24BE9" w14:textId="77777777" w:rsidR="00702963" w:rsidRDefault="00A04196">
      <w:pPr>
        <w:pStyle w:val="NoList1"/>
        <w:framePr w:w="9313" w:wrap="auto" w:hAnchor="text" w:x="1417" w:y="35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Adam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Scott, </w:t>
      </w:r>
      <w:r>
        <w:rPr>
          <w:rFonts w:ascii="Times New Roman"/>
          <w:color w:val="000000"/>
          <w:spacing w:val="-5"/>
          <w:sz w:val="24"/>
        </w:rPr>
        <w:t>Valeria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Gallo. European </w:t>
      </w:r>
      <w:r>
        <w:rPr>
          <w:rFonts w:ascii="Times New Roman"/>
          <w:color w:val="000000"/>
          <w:spacing w:val="-1"/>
          <w:sz w:val="24"/>
        </w:rPr>
        <w:t>PSD2</w:t>
      </w:r>
      <w:r>
        <w:rPr>
          <w:rFonts w:ascii="Times New Roman"/>
          <w:color w:val="000000"/>
          <w:sz w:val="24"/>
        </w:rPr>
        <w:t xml:space="preserve"> Survey Results highlights. Deloitte, October 2017.</w:t>
      </w:r>
    </w:p>
    <w:p w14:paraId="4C170CED" w14:textId="77777777" w:rsidR="00702963" w:rsidRDefault="00A04196">
      <w:pPr>
        <w:pStyle w:val="NoList1"/>
        <w:framePr w:w="9313" w:wrap="auto" w:hAnchor="text" w:x="1417" w:y="351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2B57AD6D" w14:textId="77777777" w:rsidR="00702963" w:rsidRDefault="008119D9">
      <w:pPr>
        <w:pStyle w:val="NoList1"/>
        <w:framePr w:w="9313" w:wrap="auto" w:hAnchor="text" w:x="1417" w:y="3518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62" w:history="1">
        <w:r w:rsidR="00A04196">
          <w:rPr>
            <w:rFonts w:ascii="Times New Roman"/>
            <w:color w:val="000000"/>
            <w:sz w:val="24"/>
          </w:rPr>
          <w:t>https://www2.deloitte.com/content/dam/Deloitte/nl/Documents/financial-services/deloitte-nl-f</w:t>
        </w:r>
      </w:hyperlink>
    </w:p>
    <w:p w14:paraId="5DA4F375" w14:textId="77777777" w:rsidR="00702963" w:rsidRDefault="008119D9">
      <w:pPr>
        <w:pStyle w:val="NoList1"/>
        <w:framePr w:w="9313" w:wrap="auto" w:hAnchor="text" w:x="1417" w:y="351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63" w:history="1">
        <w:r w:rsidR="00A04196">
          <w:rPr>
            <w:rFonts w:ascii="Times New Roman"/>
            <w:color w:val="000000"/>
            <w:spacing w:val="1"/>
            <w:sz w:val="24"/>
          </w:rPr>
          <w:t>si-psd2-survey-results-highlights.pdf</w:t>
        </w:r>
      </w:hyperlink>
    </w:p>
    <w:p w14:paraId="1C1CA693" w14:textId="77777777" w:rsidR="00702963" w:rsidRDefault="00A04196">
      <w:pPr>
        <w:pStyle w:val="NoList1"/>
        <w:framePr w:w="9312" w:wrap="auto" w:hAnchor="text" w:x="1417" w:y="49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Alasdair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Smith.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Retail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investigation.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Authority,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Au-</w:t>
      </w:r>
    </w:p>
    <w:p w14:paraId="122F0B6E" w14:textId="77777777" w:rsidR="00702963" w:rsidRDefault="00A04196">
      <w:pPr>
        <w:pStyle w:val="NoList1"/>
        <w:framePr w:w="9312" w:wrap="auto" w:hAnchor="text" w:x="1417" w:y="491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gust 2016.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1D62D04" w14:textId="77777777" w:rsidR="00702963" w:rsidRDefault="008119D9">
      <w:pPr>
        <w:pStyle w:val="NoList1"/>
        <w:framePr w:w="9312" w:wrap="auto" w:hAnchor="text" w:x="1417" w:y="491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64" w:history="1">
        <w:r w:rsidR="00A04196">
          <w:rPr>
            <w:rFonts w:ascii="Times New Roman"/>
            <w:color w:val="000000"/>
            <w:spacing w:val="1"/>
            <w:sz w:val="24"/>
          </w:rPr>
          <w:t>https://assets.publishing.service.gov.uk/media/57ac9667e5274a0f6c00007a/retail-banking-ma</w:t>
        </w:r>
      </w:hyperlink>
    </w:p>
    <w:p w14:paraId="0089B2D2" w14:textId="77777777" w:rsidR="00702963" w:rsidRDefault="008119D9">
      <w:pPr>
        <w:pStyle w:val="NoList1"/>
        <w:framePr w:w="9312" w:wrap="auto" w:hAnchor="text" w:x="1417" w:y="491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65" w:history="1">
        <w:r w:rsidR="00A04196">
          <w:rPr>
            <w:rFonts w:ascii="Times New Roman"/>
            <w:color w:val="000000"/>
            <w:spacing w:val="1"/>
            <w:sz w:val="24"/>
          </w:rPr>
          <w:t>rket-investigation-full-final-report.pdf</w:t>
        </w:r>
      </w:hyperlink>
    </w:p>
    <w:p w14:paraId="3D9DD6E4" w14:textId="77777777" w:rsidR="00702963" w:rsidRDefault="00A04196">
      <w:pPr>
        <w:pStyle w:val="NoList1"/>
        <w:framePr w:w="9312" w:wrap="auto" w:hAnchor="text" w:x="1417" w:y="630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Andrea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Mauro,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Marco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Greco,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Michele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Grimaldi.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Data?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Consensual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Defini-</w:t>
      </w:r>
    </w:p>
    <w:p w14:paraId="6B49AFEF" w14:textId="77777777" w:rsidR="00702963" w:rsidRDefault="00A04196">
      <w:pPr>
        <w:pStyle w:val="NoList1"/>
        <w:framePr w:w="9312" w:wrap="auto" w:hAnchor="text" w:x="1417" w:y="630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tion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Review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Key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Topics.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University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Sheffield,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2015.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04EF5798" w14:textId="77777777" w:rsidR="00702963" w:rsidRDefault="00A04196">
      <w:pPr>
        <w:pStyle w:val="NoList1"/>
        <w:framePr w:w="9312" w:wrap="auto" w:hAnchor="text" w:x="1417" w:y="630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Access: September 30th 2021.</w:t>
      </w:r>
    </w:p>
    <w:p w14:paraId="6D0007C1" w14:textId="77777777" w:rsidR="00702963" w:rsidRDefault="008119D9">
      <w:pPr>
        <w:pStyle w:val="NoList1"/>
        <w:framePr w:w="7455" w:wrap="auto" w:hAnchor="text" w:x="1417" w:y="717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66" w:history="1">
        <w:r w:rsidR="00A04196">
          <w:rPr>
            <w:rFonts w:ascii="Times New Roman"/>
            <w:color w:val="000000"/>
            <w:sz w:val="24"/>
          </w:rPr>
          <w:t>https://www.dhi.ac.uk/san/waysofbeing/data/data-crone-demauro-2015.pdf</w:t>
        </w:r>
      </w:hyperlink>
    </w:p>
    <w:p w14:paraId="35367764" w14:textId="77777777" w:rsidR="00702963" w:rsidRDefault="00A04196">
      <w:pPr>
        <w:pStyle w:val="NoList1"/>
        <w:framePr w:w="9312" w:wrap="auto" w:hAnchor="text" w:x="1417" w:y="770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Autonomous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#Machine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Augmented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Intelli-</w:t>
      </w:r>
    </w:p>
    <w:p w14:paraId="058F0FF9" w14:textId="77777777" w:rsidR="00702963" w:rsidRDefault="00A04196">
      <w:pPr>
        <w:pStyle w:val="NoList1"/>
        <w:framePr w:w="9312" w:wrap="auto" w:hAnchor="text" w:x="1417" w:y="770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gence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$1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trillion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front,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middle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back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ser-</w:t>
      </w:r>
    </w:p>
    <w:p w14:paraId="5C64725C" w14:textId="77777777" w:rsidR="00702963" w:rsidRDefault="00A04196">
      <w:pPr>
        <w:pStyle w:val="NoList1"/>
        <w:framePr w:w="9312" w:wrap="auto" w:hAnchor="text" w:x="1417" w:y="770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vices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Autonomous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August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</w:p>
    <w:p w14:paraId="14842863" w14:textId="77777777" w:rsidR="00702963" w:rsidRDefault="00A04196">
      <w:pPr>
        <w:pStyle w:val="NoList1"/>
        <w:framePr w:w="9312" w:wrap="auto" w:hAnchor="text" w:x="1417" w:y="770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2D0E2632" w14:textId="77777777" w:rsidR="00702963" w:rsidRDefault="008119D9">
      <w:pPr>
        <w:pStyle w:val="NoList1"/>
        <w:framePr w:w="9312" w:wrap="auto" w:hAnchor="text" w:x="1417" w:y="770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67" w:history="1">
        <w:r w:rsidR="00A04196">
          <w:rPr>
            <w:rFonts w:ascii="Times New Roman"/>
            <w:color w:val="000000"/>
            <w:sz w:val="24"/>
          </w:rPr>
          <w:t>http://www.smallake.kr/wp-content/uploads/2018/08/AutonomousNEXT_06_MachineIntellig</w:t>
        </w:r>
      </w:hyperlink>
    </w:p>
    <w:p w14:paraId="12DC29E7" w14:textId="77777777" w:rsidR="00702963" w:rsidRDefault="008119D9">
      <w:pPr>
        <w:pStyle w:val="NoList1"/>
        <w:framePr w:w="9312" w:wrap="auto" w:hAnchor="text" w:x="1417" w:y="770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68" w:history="1">
        <w:r w:rsidR="00A04196">
          <w:rPr>
            <w:rFonts w:ascii="Times New Roman"/>
            <w:color w:val="000000"/>
            <w:sz w:val="24"/>
          </w:rPr>
          <w:t>enceAugmentedFinance.pdf</w:t>
        </w:r>
      </w:hyperlink>
    </w:p>
    <w:p w14:paraId="23403F50" w14:textId="77777777" w:rsidR="00702963" w:rsidRDefault="00A04196">
      <w:pPr>
        <w:pStyle w:val="NoList1"/>
        <w:framePr w:w="9312" w:wrap="auto" w:hAnchor="text" w:x="1417" w:y="967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Beena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Ammanath,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Susanne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Hupfer,</w:t>
      </w:r>
      <w:r>
        <w:rPr>
          <w:rFonts w:ascii="Times New Roman"/>
          <w:color w:val="000000"/>
          <w:sz w:val="24"/>
        </w:rPr>
        <w:t xml:space="preserve"> David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Jarvis.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Thriving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era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pervasive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Deloitte,</w:t>
      </w:r>
    </w:p>
    <w:p w14:paraId="72C9A2F8" w14:textId="77777777" w:rsidR="00702963" w:rsidRDefault="00A04196">
      <w:pPr>
        <w:pStyle w:val="NoList1"/>
        <w:framePr w:w="9312" w:wrap="auto" w:hAnchor="text" w:x="1417" w:y="967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August 2019.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C7E0C2A" w14:textId="77777777" w:rsidR="00702963" w:rsidRDefault="008119D9">
      <w:pPr>
        <w:pStyle w:val="NoList1"/>
        <w:framePr w:w="9312" w:wrap="auto" w:hAnchor="text" w:x="1417" w:y="9675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69" w:history="1">
        <w:r w:rsidR="00A04196">
          <w:rPr>
            <w:rFonts w:ascii="Times New Roman"/>
            <w:color w:val="000000"/>
            <w:spacing w:val="1"/>
            <w:sz w:val="24"/>
          </w:rPr>
          <w:t>https://www2.deloitte.com/content/dam/Deloitte/cn/Documents/about-deloitte/deloitte-cn-dtt-</w:t>
        </w:r>
      </w:hyperlink>
    </w:p>
    <w:p w14:paraId="4AA57BB4" w14:textId="77777777" w:rsidR="00702963" w:rsidRDefault="008119D9">
      <w:pPr>
        <w:pStyle w:val="NoList1"/>
        <w:framePr w:w="9312" w:wrap="auto" w:hAnchor="text" w:x="1417" w:y="967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70" w:history="1">
        <w:r w:rsidR="00A04196">
          <w:rPr>
            <w:rFonts w:ascii="Times New Roman"/>
            <w:color w:val="000000"/>
            <w:spacing w:val="1"/>
            <w:sz w:val="24"/>
          </w:rPr>
          <w:t>thriving-in-the-era-of-persuasive-ai-en-200819.pdf</w:t>
        </w:r>
      </w:hyperlink>
    </w:p>
    <w:p w14:paraId="49877711" w14:textId="77777777" w:rsidR="00702963" w:rsidRDefault="00A04196">
      <w:pPr>
        <w:pStyle w:val="NoList1"/>
        <w:framePr w:w="9312" w:wrap="auto" w:hAnchor="text" w:x="1417" w:y="110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Bolanowski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23"/>
          <w:sz w:val="24"/>
        </w:rPr>
        <w:t>W.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Banking: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0"/>
          <w:sz w:val="24"/>
        </w:rPr>
        <w:t>Way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Look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</w:p>
    <w:p w14:paraId="6CEF965F" w14:textId="77777777" w:rsidR="00702963" w:rsidRDefault="00A04196">
      <w:pPr>
        <w:pStyle w:val="NoList1"/>
        <w:framePr w:w="9312" w:wrap="auto" w:hAnchor="text" w:x="1417" w:y="1106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Congress, 2020.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E68BA7D" w14:textId="77777777" w:rsidR="00702963" w:rsidRDefault="008119D9">
      <w:pPr>
        <w:pStyle w:val="NoList1"/>
        <w:framePr w:w="9312" w:wrap="auto" w:hAnchor="text" w:x="1417" w:y="11069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71" w:history="1">
        <w:r w:rsidR="00A04196">
          <w:rPr>
            <w:rFonts w:ascii="Times New Roman"/>
            <w:color w:val="000000"/>
            <w:sz w:val="24"/>
          </w:rPr>
          <w:t>https://www.efcongress.com/wp-content/uploads/2020/10/Wyzwania-informatyki-bankowej.p</w:t>
        </w:r>
      </w:hyperlink>
    </w:p>
    <w:p w14:paraId="52C7308A" w14:textId="77777777" w:rsidR="00702963" w:rsidRDefault="008119D9">
      <w:pPr>
        <w:pStyle w:val="NoList1"/>
        <w:framePr w:w="9312" w:wrap="auto" w:hAnchor="text" w:x="1417" w:y="1106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72" w:history="1">
        <w:r w:rsidR="00A04196">
          <w:rPr>
            <w:rFonts w:ascii="Times New Roman"/>
            <w:color w:val="000000"/>
            <w:sz w:val="24"/>
          </w:rPr>
          <w:t>df</w:t>
        </w:r>
      </w:hyperlink>
    </w:p>
    <w:p w14:paraId="3E9E03E3" w14:textId="77777777" w:rsidR="00702963" w:rsidRDefault="00A04196">
      <w:pPr>
        <w:pStyle w:val="NoList1"/>
        <w:framePr w:w="9136" w:wrap="auto" w:hAnchor="text" w:x="1417" w:y="1246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Brett King. Bank 4.0. Banking Everywhere, Never at 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Bank. John </w:t>
      </w:r>
      <w:r>
        <w:rPr>
          <w:rFonts w:ascii="Times New Roman"/>
          <w:color w:val="000000"/>
          <w:spacing w:val="-3"/>
          <w:sz w:val="24"/>
        </w:rPr>
        <w:t>Wiley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Sons Ltd., 2019.</w:t>
      </w:r>
    </w:p>
    <w:p w14:paraId="4F07E891" w14:textId="77777777" w:rsidR="00702963" w:rsidRDefault="00A04196">
      <w:pPr>
        <w:pStyle w:val="NoList1"/>
        <w:framePr w:w="9312" w:wrap="auto" w:hAnchor="text" w:x="1417" w:y="1299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Deloitte.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Maturity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Deloitte,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</w:p>
    <w:p w14:paraId="7D71D8FD" w14:textId="77777777" w:rsidR="00702963" w:rsidRDefault="00A04196">
      <w:pPr>
        <w:pStyle w:val="NoList1"/>
        <w:framePr w:w="9312" w:wrap="auto" w:hAnchor="text" w:x="1417" w:y="1299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139E6BB5" w14:textId="77777777" w:rsidR="00702963" w:rsidRDefault="008119D9">
      <w:pPr>
        <w:pStyle w:val="NoList1"/>
        <w:framePr w:w="9312" w:wrap="auto" w:hAnchor="text" w:x="1417" w:y="1299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73" w:history="1">
        <w:r w:rsidR="00A04196">
          <w:rPr>
            <w:rFonts w:ascii="Times New Roman"/>
            <w:color w:val="000000"/>
            <w:sz w:val="24"/>
          </w:rPr>
          <w:t>https://www2.deloitte.com/content/dam/Deloitte/lu/Documents/financial-services/Banking/lu-</w:t>
        </w:r>
      </w:hyperlink>
    </w:p>
    <w:p w14:paraId="3F96B3BB" w14:textId="77777777" w:rsidR="00702963" w:rsidRDefault="008119D9">
      <w:pPr>
        <w:pStyle w:val="NoList1"/>
        <w:framePr w:w="9312" w:wrap="auto" w:hAnchor="text" w:x="1417" w:y="1299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74" w:history="1">
        <w:r w:rsidR="00A04196">
          <w:rPr>
            <w:rFonts w:ascii="Times New Roman"/>
            <w:color w:val="000000"/>
            <w:spacing w:val="1"/>
            <w:sz w:val="24"/>
          </w:rPr>
          <w:t>digital-banking-maturity-2020.pdf</w:t>
        </w:r>
      </w:hyperlink>
    </w:p>
    <w:p w14:paraId="1379D086" w14:textId="77777777" w:rsidR="00702963" w:rsidRDefault="00A04196">
      <w:pPr>
        <w:pStyle w:val="NoList1"/>
        <w:framePr w:w="9311" w:wrap="auto" w:hAnchor="text" w:x="1417" w:y="143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Deloitte.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flourish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uncertain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future.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PSD2.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Deloitte,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</w:p>
    <w:p w14:paraId="43415203" w14:textId="77777777" w:rsidR="00702963" w:rsidRDefault="00A04196">
      <w:pPr>
        <w:pStyle w:val="NoList1"/>
        <w:framePr w:w="9311" w:wrap="auto" w:hAnchor="text" w:x="1417" w:y="1438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line. Date of Access: September 30th 2021.</w:t>
      </w:r>
    </w:p>
    <w:p w14:paraId="3BF412C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73</w:t>
      </w:r>
    </w:p>
    <w:p w14:paraId="1D826140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2DD983C2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CA0631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23" w:name="br74"/>
      <w:bookmarkEnd w:id="423"/>
      <w:r>
        <w:rPr>
          <w:rFonts w:ascii="Arial"/>
          <w:color w:val="FF0000"/>
          <w:sz w:val="2"/>
        </w:rPr>
        <w:lastRenderedPageBreak/>
        <w:t xml:space="preserve"> </w:t>
      </w:r>
    </w:p>
    <w:p w14:paraId="000683B6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75" w:history="1">
        <w:r w:rsidR="00A04196">
          <w:rPr>
            <w:rFonts w:ascii="Times New Roman"/>
            <w:color w:val="000000"/>
            <w:spacing w:val="1"/>
            <w:sz w:val="24"/>
          </w:rPr>
          <w:t>https://www2.deloitte.com/content/dam/Deloitte/cz/Documents/financial-services/cz-open-ba</w:t>
        </w:r>
      </w:hyperlink>
    </w:p>
    <w:p w14:paraId="14F7977D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76" w:history="1">
        <w:r w:rsidR="00A04196">
          <w:rPr>
            <w:rFonts w:ascii="Times New Roman"/>
            <w:color w:val="000000"/>
            <w:spacing w:val="1"/>
            <w:sz w:val="24"/>
          </w:rPr>
          <w:t>nking-and-psd2.pdf</w:t>
        </w:r>
      </w:hyperlink>
    </w:p>
    <w:p w14:paraId="797B5CFE" w14:textId="77777777" w:rsidR="00702963" w:rsidRDefault="00A04196">
      <w:pPr>
        <w:pStyle w:val="NoList1"/>
        <w:framePr w:w="9311" w:wrap="auto" w:hAnchor="text" w:x="1417" w:y="224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Deluxe.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gap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widens,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midsize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must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now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risk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falling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Deluxe,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February</w:t>
      </w:r>
    </w:p>
    <w:p w14:paraId="0CAB67D1" w14:textId="77777777" w:rsidR="00702963" w:rsidRDefault="00A04196">
      <w:pPr>
        <w:pStyle w:val="NoList1"/>
        <w:framePr w:w="9311" w:wrap="auto" w:hAnchor="text" w:x="1417" w:y="224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2020.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26BA81C9" w14:textId="77777777" w:rsidR="00702963" w:rsidRDefault="008119D9">
      <w:pPr>
        <w:pStyle w:val="NoList1"/>
        <w:framePr w:w="9311" w:wrap="auto" w:hAnchor="text" w:x="1417" w:y="224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77" w:history="1">
        <w:r w:rsidR="00A04196">
          <w:rPr>
            <w:rFonts w:ascii="Times New Roman"/>
            <w:color w:val="000000"/>
            <w:sz w:val="24"/>
          </w:rPr>
          <w:t>https://www.deluxe.com/blog/mid-sized-banks-behind-ai-curve/</w:t>
        </w:r>
      </w:hyperlink>
    </w:p>
    <w:p w14:paraId="5C11D316" w14:textId="77777777" w:rsidR="00702963" w:rsidRDefault="00A04196">
      <w:pPr>
        <w:pStyle w:val="NoList1"/>
        <w:framePr w:w="9312" w:wrap="auto" w:hAnchor="text" w:x="1417" w:y="334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Deluxe.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Remittance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Intelligent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Matching.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Deluxe,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</w:p>
    <w:p w14:paraId="32DBCF61" w14:textId="77777777" w:rsidR="00702963" w:rsidRDefault="00A04196">
      <w:pPr>
        <w:pStyle w:val="NoList1"/>
        <w:framePr w:w="9312" w:wrap="auto" w:hAnchor="text" w:x="1417" w:y="334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35AF94A8" w14:textId="77777777" w:rsidR="00702963" w:rsidRDefault="008119D9">
      <w:pPr>
        <w:pStyle w:val="NoList1"/>
        <w:framePr w:w="9312" w:wrap="auto" w:hAnchor="text" w:x="1417" w:y="3348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78" w:history="1">
        <w:r w:rsidR="00A04196">
          <w:rPr>
            <w:rFonts w:ascii="Times New Roman"/>
            <w:color w:val="000000"/>
            <w:sz w:val="24"/>
          </w:rPr>
          <w:t>https://www.deluxe.com/payments/receivables-management/remittance-intelligent-matching/</w:t>
        </w:r>
      </w:hyperlink>
    </w:p>
    <w:p w14:paraId="2BE6B165" w14:textId="77777777" w:rsidR="00702963" w:rsidRDefault="00A04196">
      <w:pPr>
        <w:pStyle w:val="NoList1"/>
        <w:framePr w:w="9312" w:wrap="auto" w:hAnchor="text" w:x="1417" w:y="445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Authority.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guidelines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security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internet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payments.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</w:p>
    <w:p w14:paraId="4C304AA7" w14:textId="77777777" w:rsidR="00702963" w:rsidRDefault="00A04196">
      <w:pPr>
        <w:pStyle w:val="NoList1"/>
        <w:framePr w:w="9312" w:wrap="auto" w:hAnchor="text" w:x="1417" w:y="4454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Banking </w:t>
      </w:r>
      <w:r>
        <w:rPr>
          <w:rFonts w:ascii="Times New Roman"/>
          <w:color w:val="000000"/>
          <w:spacing w:val="-2"/>
          <w:sz w:val="24"/>
        </w:rPr>
        <w:t>Authority,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December 2014.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73ACD623" w14:textId="77777777" w:rsidR="00702963" w:rsidRDefault="008119D9">
      <w:pPr>
        <w:pStyle w:val="NoList1"/>
        <w:framePr w:w="9312" w:wrap="auto" w:hAnchor="text" w:x="1417" w:y="445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79" w:history="1">
        <w:r w:rsidR="00A04196">
          <w:rPr>
            <w:rFonts w:ascii="Times New Roman"/>
            <w:color w:val="000000"/>
            <w:spacing w:val="1"/>
            <w:sz w:val="24"/>
          </w:rPr>
          <w:t>https://www.eba.europa.eu/regulation-and-policy/consumer-protection-and-financial-innovati</w:t>
        </w:r>
      </w:hyperlink>
    </w:p>
    <w:p w14:paraId="489FE504" w14:textId="77777777" w:rsidR="00702963" w:rsidRDefault="008119D9">
      <w:pPr>
        <w:pStyle w:val="NoList1"/>
        <w:framePr w:w="9312" w:wrap="auto" w:hAnchor="text" w:x="1417" w:y="4454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80" w:history="1">
        <w:r w:rsidR="00A04196">
          <w:rPr>
            <w:rFonts w:ascii="Times New Roman"/>
            <w:color w:val="000000"/>
            <w:spacing w:val="1"/>
            <w:sz w:val="24"/>
          </w:rPr>
          <w:t>on/guidelines-on-internet-payments-security</w:t>
        </w:r>
      </w:hyperlink>
    </w:p>
    <w:p w14:paraId="39219E4C" w14:textId="77777777" w:rsidR="00702963" w:rsidRDefault="00A04196">
      <w:pPr>
        <w:pStyle w:val="NoList1"/>
        <w:framePr w:w="9312" w:wrap="auto" w:hAnchor="text" w:x="1417" w:y="584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Parliament.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Directive.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Official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Journal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Union,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2007.</w:t>
      </w:r>
    </w:p>
    <w:p w14:paraId="59C2AD43" w14:textId="77777777" w:rsidR="00702963" w:rsidRDefault="00A04196">
      <w:pPr>
        <w:pStyle w:val="NoList1"/>
        <w:framePr w:w="9312" w:wrap="auto" w:hAnchor="text" w:x="1417" w:y="584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C7DD383" w14:textId="77777777" w:rsidR="00702963" w:rsidRDefault="008119D9">
      <w:pPr>
        <w:pStyle w:val="NoList1"/>
        <w:framePr w:w="9312" w:wrap="auto" w:hAnchor="text" w:x="1417" w:y="5849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1" w:anchor="x0026;from=en" w:history="1">
        <w:r w:rsidR="00A04196">
          <w:rPr>
            <w:rFonts w:ascii="Times New Roman" w:hAnsi="Times New Roman" w:cs="Times New Roman"/>
            <w:color w:val="000000"/>
            <w:spacing w:val="2"/>
            <w:sz w:val="24"/>
          </w:rPr>
          <w:t>https://eur-lex.europa.eu/legal-content/PL/TXT/PDF/?uri=CELEX:32007L0064&amp;#x0026;fro</w:t>
        </w:r>
      </w:hyperlink>
    </w:p>
    <w:p w14:paraId="2227F8D9" w14:textId="77777777" w:rsidR="00702963" w:rsidRDefault="008119D9">
      <w:pPr>
        <w:pStyle w:val="NoList1"/>
        <w:framePr w:w="9312" w:wrap="auto" w:hAnchor="text" w:x="1417" w:y="584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82" w:anchor="x0026;from=en" w:history="1">
        <w:r w:rsidR="00A04196">
          <w:rPr>
            <w:rFonts w:ascii="Times New Roman"/>
            <w:color w:val="000000"/>
            <w:spacing w:val="-1"/>
            <w:sz w:val="24"/>
          </w:rPr>
          <w:t>m=en</w:t>
        </w:r>
      </w:hyperlink>
    </w:p>
    <w:p w14:paraId="72824F68" w14:textId="77777777" w:rsidR="00702963" w:rsidRDefault="00A04196">
      <w:pPr>
        <w:pStyle w:val="NoList1"/>
        <w:framePr w:w="9312" w:wrap="auto" w:hAnchor="text" w:x="1417" w:y="724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Parliament.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Directive.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Official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Journal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Union,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2015.</w:t>
      </w:r>
    </w:p>
    <w:p w14:paraId="0C2D39ED" w14:textId="77777777" w:rsidR="00702963" w:rsidRDefault="00A04196">
      <w:pPr>
        <w:pStyle w:val="NoList1"/>
        <w:framePr w:w="9312" w:wrap="auto" w:hAnchor="text" w:x="1417" w:y="7244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E13F75D" w14:textId="77777777" w:rsidR="00702963" w:rsidRDefault="008119D9">
      <w:pPr>
        <w:pStyle w:val="NoList1"/>
        <w:framePr w:w="9312" w:wrap="auto" w:hAnchor="text" w:x="1417" w:y="724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3" w:anchor="x0026;from=EN" w:history="1">
        <w:r w:rsidR="00A04196">
          <w:rPr>
            <w:rFonts w:ascii="Times New Roman" w:hAnsi="Times New Roman" w:cs="Times New Roman"/>
            <w:color w:val="000000"/>
            <w:spacing w:val="1"/>
            <w:sz w:val="24"/>
          </w:rPr>
          <w:t>https://eur-lex.europa.eu/legal-content/EN/TXT/PDF/?uri=CELEX:32015L2366&amp;#x0026;fro</w:t>
        </w:r>
      </w:hyperlink>
    </w:p>
    <w:p w14:paraId="1F058274" w14:textId="77777777" w:rsidR="00702963" w:rsidRDefault="008119D9">
      <w:pPr>
        <w:pStyle w:val="NoList1"/>
        <w:framePr w:w="9312" w:wrap="auto" w:hAnchor="text" w:x="1417" w:y="7244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84" w:anchor="x0026;from=EN" w:history="1">
        <w:r w:rsidR="00A04196">
          <w:rPr>
            <w:rFonts w:ascii="Times New Roman"/>
            <w:color w:val="000000"/>
            <w:spacing w:val="-1"/>
            <w:sz w:val="24"/>
          </w:rPr>
          <w:t>m=EN</w:t>
        </w:r>
      </w:hyperlink>
    </w:p>
    <w:p w14:paraId="316A638C" w14:textId="77777777" w:rsidR="00702963" w:rsidRDefault="00A04196">
      <w:pPr>
        <w:pStyle w:val="NoList1"/>
        <w:framePr w:w="9312" w:wrap="auto" w:hAnchor="text" w:x="1417" w:y="863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Gaurav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Sharma.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What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Banking?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VentureSkies,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April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2017.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</w:p>
    <w:p w14:paraId="5979CFAB" w14:textId="77777777" w:rsidR="00702963" w:rsidRDefault="00A04196">
      <w:pPr>
        <w:pStyle w:val="NoList1"/>
        <w:framePr w:w="9312" w:wrap="auto" w:hAnchor="text" w:x="1417" w:y="863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September 30th 2021.</w:t>
      </w:r>
    </w:p>
    <w:p w14:paraId="3120BCD9" w14:textId="77777777" w:rsidR="00702963" w:rsidRDefault="008119D9">
      <w:pPr>
        <w:pStyle w:val="NoList1"/>
        <w:framePr w:w="9312" w:wrap="auto" w:hAnchor="text" w:x="1417" w:y="8639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5" w:history="1">
        <w:r w:rsidR="00A04196">
          <w:rPr>
            <w:rFonts w:ascii="Times New Roman"/>
            <w:color w:val="000000"/>
            <w:sz w:val="24"/>
          </w:rPr>
          <w:t>https://www.ventureskies.com/blog/digital-banking</w:t>
        </w:r>
      </w:hyperlink>
    </w:p>
    <w:p w14:paraId="4FF98F9F" w14:textId="77777777" w:rsidR="00702963" w:rsidRDefault="00A04196">
      <w:pPr>
        <w:pStyle w:val="NoList1"/>
        <w:framePr w:w="9311" w:wrap="auto" w:hAnchor="text" w:x="1417" w:y="974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Gil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Press.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Very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Short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History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Forbes,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2013.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</w:p>
    <w:p w14:paraId="3407A8D8" w14:textId="77777777" w:rsidR="00702963" w:rsidRDefault="00A04196">
      <w:pPr>
        <w:pStyle w:val="NoList1"/>
        <w:framePr w:w="9311" w:wrap="auto" w:hAnchor="text" w:x="1417" w:y="9744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September 30th 2021.</w:t>
      </w:r>
    </w:p>
    <w:p w14:paraId="24E53765" w14:textId="77777777" w:rsidR="00702963" w:rsidRDefault="008119D9">
      <w:pPr>
        <w:pStyle w:val="NoList1"/>
        <w:framePr w:w="9311" w:wrap="auto" w:hAnchor="text" w:x="1417" w:y="9744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6" w:history="1">
        <w:r w:rsidR="00A04196">
          <w:rPr>
            <w:rFonts w:ascii="Times New Roman"/>
            <w:color w:val="000000"/>
            <w:sz w:val="24"/>
          </w:rPr>
          <w:t>https://www.forbes.com/sites/gilpress/2013/05/09/a-very-short-history-of-big-data/</w:t>
        </w:r>
      </w:hyperlink>
    </w:p>
    <w:p w14:paraId="088AD7C4" w14:textId="77777777" w:rsidR="00702963" w:rsidRDefault="00A04196">
      <w:pPr>
        <w:pStyle w:val="NoList1"/>
        <w:framePr w:w="9312" w:wrap="auto" w:hAnchor="text" w:x="1417" w:y="108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Heather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Pemberton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Levy.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z w:val="24"/>
        </w:rPr>
        <w:t>Gartner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Predicts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Virtual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World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Exponential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Change.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Gartner,</w:t>
      </w:r>
    </w:p>
    <w:p w14:paraId="518424E9" w14:textId="77777777" w:rsidR="00702963" w:rsidRDefault="00A04196">
      <w:pPr>
        <w:pStyle w:val="NoList1"/>
        <w:framePr w:w="9312" w:wrap="auto" w:hAnchor="text" w:x="1417" w:y="1085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October 2016.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5588ED03" w14:textId="77777777" w:rsidR="00702963" w:rsidRDefault="008119D9">
      <w:pPr>
        <w:pStyle w:val="NoList1"/>
        <w:framePr w:w="9312" w:wrap="auto" w:hAnchor="text" w:x="1417" w:y="1085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7" w:history="1">
        <w:r w:rsidR="00A04196">
          <w:rPr>
            <w:rFonts w:ascii="Times New Roman"/>
            <w:color w:val="000000"/>
            <w:spacing w:val="1"/>
            <w:sz w:val="24"/>
          </w:rPr>
          <w:t>https://www.gartner.com/smarterwithgartner/gartner-predicts-a-virtual-world-of-exponential-</w:t>
        </w:r>
      </w:hyperlink>
    </w:p>
    <w:p w14:paraId="00F97B4A" w14:textId="77777777" w:rsidR="00702963" w:rsidRDefault="008119D9">
      <w:pPr>
        <w:pStyle w:val="NoList1"/>
        <w:framePr w:w="9312" w:wrap="auto" w:hAnchor="text" w:x="1417" w:y="1085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88" w:history="1">
        <w:r w:rsidR="00A04196">
          <w:rPr>
            <w:rFonts w:ascii="Times New Roman"/>
            <w:color w:val="000000"/>
            <w:sz w:val="24"/>
          </w:rPr>
          <w:t>change/</w:t>
        </w:r>
      </w:hyperlink>
    </w:p>
    <w:p w14:paraId="7DFB6845" w14:textId="77777777" w:rsidR="00702963" w:rsidRDefault="00A04196">
      <w:pPr>
        <w:pStyle w:val="NoList1"/>
        <w:framePr w:w="9312" w:wrap="auto" w:hAnchor="text" w:x="1417" w:y="122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Humley.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Trends.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Humley,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</w:p>
    <w:p w14:paraId="30DC2D95" w14:textId="77777777" w:rsidR="00702963" w:rsidRDefault="00A04196">
      <w:pPr>
        <w:pStyle w:val="NoList1"/>
        <w:framePr w:w="9312" w:wrap="auto" w:hAnchor="text" w:x="1417" w:y="1224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09CD7E94" w14:textId="77777777" w:rsidR="00702963" w:rsidRDefault="008119D9">
      <w:pPr>
        <w:pStyle w:val="NoList1"/>
        <w:framePr w:w="9312" w:wrap="auto" w:hAnchor="text" w:x="1417" w:y="12245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89" w:history="1">
        <w:r w:rsidR="00A04196">
          <w:rPr>
            <w:rFonts w:ascii="Times New Roman"/>
            <w:color w:val="000000"/>
            <w:spacing w:val="1"/>
            <w:sz w:val="24"/>
          </w:rPr>
          <w:t>https://gallery.mailchimp.com/6876a5198dfef32603ce8474d/files/aa26e0e2-dc8e-47d5-8952-</w:t>
        </w:r>
      </w:hyperlink>
    </w:p>
    <w:p w14:paraId="2B7DB840" w14:textId="77777777" w:rsidR="00702963" w:rsidRDefault="008119D9">
      <w:pPr>
        <w:pStyle w:val="NoList1"/>
        <w:framePr w:w="9312" w:wrap="auto" w:hAnchor="text" w:x="1417" w:y="1224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90" w:history="1">
        <w:r w:rsidR="00A04196">
          <w:rPr>
            <w:rFonts w:ascii="Times New Roman"/>
            <w:color w:val="000000"/>
            <w:sz w:val="24"/>
          </w:rPr>
          <w:t>6766332cef53/Online_Banking_Report_v2.pdf</w:t>
        </w:r>
      </w:hyperlink>
    </w:p>
    <w:p w14:paraId="111249D7" w14:textId="77777777" w:rsidR="00702963" w:rsidRDefault="00A04196">
      <w:pPr>
        <w:pStyle w:val="NoList1"/>
        <w:framePr w:w="9312" w:wrap="auto" w:hAnchor="text" w:x="1417" w:y="1364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Ifbyphone,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Inc.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Consumers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Waiting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On-Hold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Minute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4"/>
        </w:rPr>
        <w:t>Won’t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Refer.</w:t>
      </w:r>
    </w:p>
    <w:p w14:paraId="05A787BD" w14:textId="77777777" w:rsidR="00702963" w:rsidRDefault="00A04196">
      <w:pPr>
        <w:pStyle w:val="NoList1"/>
        <w:framePr w:w="9312" w:wrap="auto" w:hAnchor="text" w:x="1417" w:y="1364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Ifbyphone, Inc., 2012.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070F0DD8" w14:textId="77777777" w:rsidR="00702963" w:rsidRDefault="008119D9">
      <w:pPr>
        <w:pStyle w:val="NoList1"/>
        <w:framePr w:w="9312" w:wrap="auto" w:hAnchor="text" w:x="1417" w:y="1364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91" w:history="1">
        <w:r w:rsidR="00A04196">
          <w:rPr>
            <w:rFonts w:ascii="Times New Roman"/>
            <w:color w:val="000000"/>
            <w:sz w:val="24"/>
          </w:rPr>
          <w:t>http://www.dialogtech.com/wp-content/uploads/2012/05/Ifbyphone-Consumer-Response-surv</w:t>
        </w:r>
      </w:hyperlink>
    </w:p>
    <w:p w14:paraId="6792C313" w14:textId="77777777" w:rsidR="00702963" w:rsidRDefault="008119D9">
      <w:pPr>
        <w:pStyle w:val="NoList1"/>
        <w:framePr w:w="9312" w:wrap="auto" w:hAnchor="text" w:x="1417" w:y="1364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92" w:history="1">
        <w:r w:rsidR="00A04196">
          <w:rPr>
            <w:rFonts w:ascii="Times New Roman"/>
            <w:color w:val="000000"/>
            <w:spacing w:val="1"/>
            <w:sz w:val="24"/>
          </w:rPr>
          <w:t>ey-May-2012.pdf</w:t>
        </w:r>
      </w:hyperlink>
    </w:p>
    <w:p w14:paraId="0452A52B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74</w:t>
      </w:r>
    </w:p>
    <w:p w14:paraId="7197205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4DC15D0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E1B069A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24" w:name="br75"/>
      <w:bookmarkEnd w:id="424"/>
      <w:r>
        <w:rPr>
          <w:rFonts w:ascii="Arial"/>
          <w:color w:val="FF0000"/>
          <w:sz w:val="2"/>
        </w:rPr>
        <w:lastRenderedPageBreak/>
        <w:t xml:space="preserve"> </w:t>
      </w:r>
    </w:p>
    <w:p w14:paraId="3DD8FDB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IHS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Markit.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Report.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IHS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Markit,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April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2019.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14:paraId="488B138D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Access: September 30th 2021.</w:t>
      </w:r>
    </w:p>
    <w:p w14:paraId="1A79E489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93" w:history="1">
        <w:r w:rsidR="00A04196">
          <w:rPr>
            <w:rFonts w:ascii="Times New Roman"/>
            <w:color w:val="000000"/>
            <w:sz w:val="24"/>
          </w:rPr>
          <w:t>https://news.ihsmarkit.com/prviewer/release_only/slug/technology-global-business-value-artif</w:t>
        </w:r>
      </w:hyperlink>
    </w:p>
    <w:p w14:paraId="51412D37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94" w:history="1">
        <w:r w:rsidR="00A04196">
          <w:rPr>
            <w:rFonts w:ascii="Times New Roman"/>
            <w:color w:val="000000"/>
            <w:spacing w:val="1"/>
            <w:sz w:val="24"/>
          </w:rPr>
          <w:t>icial-intelligence-banking-reach-300-billion-203</w:t>
        </w:r>
      </w:hyperlink>
    </w:p>
    <w:p w14:paraId="4C7081D4" w14:textId="77777777" w:rsidR="00702963" w:rsidRDefault="00A04196">
      <w:pPr>
        <w:pStyle w:val="NoList1"/>
        <w:framePr w:w="9312" w:wrap="auto" w:hAnchor="text" w:x="1417" w:y="282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Jim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Marous.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z w:val="24"/>
        </w:rPr>
        <w:t xml:space="preserve"> Could Destroy</w:t>
      </w:r>
      <w:r>
        <w:rPr>
          <w:rFonts w:ascii="Times New Roman"/>
          <w:color w:val="000000"/>
          <w:spacing w:val="-1"/>
          <w:sz w:val="24"/>
        </w:rPr>
        <w:t xml:space="preserve"> Traditional</w:t>
      </w:r>
      <w:r>
        <w:rPr>
          <w:rFonts w:ascii="Times New Roman"/>
          <w:color w:val="000000"/>
          <w:sz w:val="24"/>
        </w:rPr>
        <w:t xml:space="preserve"> Banking</w:t>
      </w:r>
      <w:r>
        <w:rPr>
          <w:rFonts w:ascii="Times New Roman"/>
          <w:color w:val="000000"/>
          <w:spacing w:val="-1"/>
          <w:sz w:val="24"/>
        </w:rPr>
        <w:t xml:space="preserve"> As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20"/>
          <w:sz w:val="24"/>
        </w:rPr>
        <w:t>We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Know </w:t>
      </w:r>
      <w:r>
        <w:rPr>
          <w:rFonts w:ascii="Times New Roman"/>
          <w:color w:val="000000"/>
          <w:sz w:val="24"/>
        </w:rPr>
        <w:t>It.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Financial Brand, </w:t>
      </w:r>
      <w:r>
        <w:rPr>
          <w:rFonts w:ascii="Times New Roman"/>
          <w:color w:val="000000"/>
          <w:spacing w:val="-1"/>
          <w:sz w:val="24"/>
        </w:rPr>
        <w:t>Au-</w:t>
      </w:r>
    </w:p>
    <w:p w14:paraId="13317C9B" w14:textId="77777777" w:rsidR="00702963" w:rsidRDefault="00A04196">
      <w:pPr>
        <w:pStyle w:val="NoList1"/>
        <w:framePr w:w="9312" w:wrap="auto" w:hAnchor="text" w:x="1417" w:y="282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gust 2018.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6C8610EF" w14:textId="77777777" w:rsidR="00702963" w:rsidRDefault="008119D9">
      <w:pPr>
        <w:pStyle w:val="NoList1"/>
        <w:framePr w:w="9312" w:wrap="auto" w:hAnchor="text" w:x="1417" w:y="282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95" w:history="1">
        <w:r w:rsidR="00A04196">
          <w:rPr>
            <w:rFonts w:ascii="Times New Roman"/>
            <w:color w:val="000000"/>
            <w:spacing w:val="1"/>
            <w:sz w:val="24"/>
          </w:rPr>
          <w:t>https://thefinancialbrand.com/74626/ai-transform-disrupt-banking-financial-wef-trends-analy</w:t>
        </w:r>
      </w:hyperlink>
    </w:p>
    <w:p w14:paraId="6E449DBA" w14:textId="77777777" w:rsidR="00702963" w:rsidRDefault="008119D9">
      <w:pPr>
        <w:pStyle w:val="NoList1"/>
        <w:framePr w:w="9312" w:wrap="auto" w:hAnchor="text" w:x="1417" w:y="282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96" w:history="1">
        <w:r w:rsidR="00A04196">
          <w:rPr>
            <w:rFonts w:ascii="Times New Roman"/>
            <w:color w:val="000000"/>
            <w:sz w:val="24"/>
          </w:rPr>
          <w:t>sis/</w:t>
        </w:r>
      </w:hyperlink>
    </w:p>
    <w:p w14:paraId="5963E0FB" w14:textId="77777777" w:rsidR="00702963" w:rsidRDefault="00A04196">
      <w:pPr>
        <w:pStyle w:val="NoList1"/>
        <w:framePr w:w="9312" w:wrap="auto" w:hAnchor="text" w:x="1417" w:y="421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Kimberly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Mlitz.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Big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analytics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revenue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worldwide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2015-2022.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Statista,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August</w:t>
      </w:r>
    </w:p>
    <w:p w14:paraId="67BAD320" w14:textId="77777777" w:rsidR="00702963" w:rsidRDefault="00A04196">
      <w:pPr>
        <w:pStyle w:val="NoList1"/>
        <w:framePr w:w="9312" w:wrap="auto" w:hAnchor="text" w:x="1417" w:y="421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2021.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05425995" w14:textId="77777777" w:rsidR="00702963" w:rsidRDefault="008119D9">
      <w:pPr>
        <w:pStyle w:val="NoList1"/>
        <w:framePr w:w="9312" w:wrap="auto" w:hAnchor="text" w:x="1417" w:y="4215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97" w:history="1">
        <w:r w:rsidR="00A04196">
          <w:rPr>
            <w:rFonts w:ascii="Times New Roman"/>
            <w:color w:val="000000"/>
            <w:sz w:val="24"/>
          </w:rPr>
          <w:t>https://www.statista.com/statistics/551501/worldwide-big-data-business-analytics-revenue/</w:t>
        </w:r>
      </w:hyperlink>
    </w:p>
    <w:p w14:paraId="5D734C45" w14:textId="77777777" w:rsidR="00702963" w:rsidRDefault="00A04196">
      <w:pPr>
        <w:pStyle w:val="NoList1"/>
        <w:framePr w:w="9312" w:wrap="auto" w:hAnchor="text" w:x="1417" w:y="53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Koji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Okuda.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Japan’s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megabanks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automate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around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30,000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jobs’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worth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Nikkei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Asia,</w:t>
      </w:r>
    </w:p>
    <w:p w14:paraId="2B41D42D" w14:textId="77777777" w:rsidR="00702963" w:rsidRDefault="00A04196">
      <w:pPr>
        <w:pStyle w:val="NoList1"/>
        <w:framePr w:w="9312" w:wrap="auto" w:hAnchor="text" w:x="1417" w:y="532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October 2017.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7758569" w14:textId="77777777" w:rsidR="00702963" w:rsidRDefault="008119D9">
      <w:pPr>
        <w:pStyle w:val="NoList1"/>
        <w:framePr w:w="9312" w:wrap="auto" w:hAnchor="text" w:x="1417" w:y="5321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98" w:history="1">
        <w:r w:rsidR="00A04196">
          <w:rPr>
            <w:rFonts w:ascii="Times New Roman"/>
            <w:color w:val="000000"/>
            <w:spacing w:val="1"/>
            <w:sz w:val="24"/>
          </w:rPr>
          <w:t>https://asia.nikkei.com/Economy/Japan-s-megabanks-to-automate-around-30-000-jobs-worth</w:t>
        </w:r>
      </w:hyperlink>
    </w:p>
    <w:p w14:paraId="128BD66D" w14:textId="77777777" w:rsidR="00702963" w:rsidRDefault="008119D9">
      <w:pPr>
        <w:pStyle w:val="NoList1"/>
        <w:framePr w:w="9312" w:wrap="auto" w:hAnchor="text" w:x="1417" w:y="532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99" w:history="1">
        <w:r w:rsidR="00A04196">
          <w:rPr>
            <w:rFonts w:ascii="Times New Roman"/>
            <w:color w:val="000000"/>
            <w:spacing w:val="2"/>
            <w:sz w:val="24"/>
          </w:rPr>
          <w:t>-of-work2</w:t>
        </w:r>
      </w:hyperlink>
    </w:p>
    <w:p w14:paraId="19ADDFCD" w14:textId="77777777" w:rsidR="00702963" w:rsidRDefault="00A04196">
      <w:pPr>
        <w:pStyle w:val="NoList1"/>
        <w:framePr w:w="9312" w:wrap="auto" w:hAnchor="text" w:x="1417" w:y="67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Laura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Noonan.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Banking: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Reality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Behind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Hype.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Times,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April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</w:p>
    <w:p w14:paraId="3E6F8AE6" w14:textId="77777777" w:rsidR="00702963" w:rsidRDefault="00A04196">
      <w:pPr>
        <w:pStyle w:val="NoList1"/>
        <w:framePr w:w="9312" w:wrap="auto" w:hAnchor="text" w:x="1417" w:y="671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583061B6" w14:textId="77777777" w:rsidR="00702963" w:rsidRDefault="008119D9">
      <w:pPr>
        <w:pStyle w:val="NoList1"/>
        <w:framePr w:w="9312" w:wrap="auto" w:hAnchor="text" w:x="1417" w:y="6716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0" w:history="1">
        <w:r w:rsidR="00A04196">
          <w:rPr>
            <w:rFonts w:ascii="Times New Roman"/>
            <w:color w:val="000000"/>
            <w:sz w:val="24"/>
          </w:rPr>
          <w:t>https://www.ft.com/content/b497a134-2d21-11e8-a34a-7e7563b0b0f4</w:t>
        </w:r>
      </w:hyperlink>
    </w:p>
    <w:p w14:paraId="532159E2" w14:textId="77777777" w:rsidR="00702963" w:rsidRDefault="00A04196">
      <w:pPr>
        <w:pStyle w:val="NoList1"/>
        <w:framePr w:w="9312" w:wrap="auto" w:hAnchor="text" w:x="1417" w:y="78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Lisa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Joyce.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Industry’s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$1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Trillion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Opportunity.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Fi-</w:t>
      </w:r>
    </w:p>
    <w:p w14:paraId="418219FA" w14:textId="77777777" w:rsidR="00702963" w:rsidRDefault="00A04196">
      <w:pPr>
        <w:pStyle w:val="NoList1"/>
        <w:framePr w:w="9312" w:wrap="auto" w:hAnchor="text" w:x="1417" w:y="782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nancial Brand, </w:t>
      </w:r>
      <w:r>
        <w:rPr>
          <w:rFonts w:ascii="Times New Roman"/>
          <w:color w:val="000000"/>
          <w:spacing w:val="-1"/>
          <w:sz w:val="24"/>
        </w:rPr>
        <w:t>May</w:t>
      </w:r>
      <w:r>
        <w:rPr>
          <w:rFonts w:ascii="Times New Roman"/>
          <w:color w:val="000000"/>
          <w:sz w:val="24"/>
        </w:rPr>
        <w:t xml:space="preserve"> 2018.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72B74B9" w14:textId="77777777" w:rsidR="00702963" w:rsidRDefault="008119D9">
      <w:pPr>
        <w:pStyle w:val="NoList1"/>
        <w:framePr w:w="9312" w:wrap="auto" w:hAnchor="text" w:x="1417" w:y="782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1" w:history="1">
        <w:r w:rsidR="00A04196">
          <w:rPr>
            <w:rFonts w:ascii="Times New Roman"/>
            <w:color w:val="000000"/>
            <w:sz w:val="24"/>
          </w:rPr>
          <w:t>https://thefinancialbrand.com/72653/artificial-intelligence-trends-banking-industry/</w:t>
        </w:r>
      </w:hyperlink>
    </w:p>
    <w:p w14:paraId="19299C13" w14:textId="77777777" w:rsidR="00702963" w:rsidRDefault="00A04196">
      <w:pPr>
        <w:pStyle w:val="NoList1"/>
        <w:framePr w:w="9312" w:wrap="auto" w:hAnchor="text" w:x="1417" w:y="892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Michael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Chui,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Vishnu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Kamalnath,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Brian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McCarthy.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executive’s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guide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AI.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McKinsey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</w:p>
    <w:p w14:paraId="6C554796" w14:textId="77777777" w:rsidR="00702963" w:rsidRDefault="00A04196">
      <w:pPr>
        <w:pStyle w:val="NoList1"/>
        <w:framePr w:w="9312" w:wrap="auto" w:hAnchor="text" w:x="1417" w:y="892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Company,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2020.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EA838A9" w14:textId="77777777" w:rsidR="00702963" w:rsidRDefault="008119D9">
      <w:pPr>
        <w:pStyle w:val="NoList1"/>
        <w:framePr w:w="9312" w:wrap="auto" w:hAnchor="text" w:x="1417" w:y="8927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2" w:history="1">
        <w:r w:rsidR="00A04196">
          <w:rPr>
            <w:rFonts w:ascii="Times New Roman"/>
            <w:color w:val="000000"/>
            <w:spacing w:val="1"/>
            <w:sz w:val="24"/>
          </w:rPr>
          <w:t>https://www.mckinsey.com/business-functions/mckinsey-analytics/our-insights/an-executives</w:t>
        </w:r>
      </w:hyperlink>
    </w:p>
    <w:p w14:paraId="369265EA" w14:textId="77777777" w:rsidR="00702963" w:rsidRDefault="008119D9">
      <w:pPr>
        <w:pStyle w:val="NoList1"/>
        <w:framePr w:w="9312" w:wrap="auto" w:hAnchor="text" w:x="1417" w:y="892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03" w:history="1">
        <w:r w:rsidR="00A04196">
          <w:rPr>
            <w:rFonts w:ascii="Times New Roman"/>
            <w:color w:val="000000"/>
            <w:spacing w:val="2"/>
            <w:sz w:val="24"/>
          </w:rPr>
          <w:t>-guide-to-ai</w:t>
        </w:r>
      </w:hyperlink>
    </w:p>
    <w:p w14:paraId="295C9687" w14:textId="77777777" w:rsidR="00702963" w:rsidRDefault="00A04196">
      <w:pPr>
        <w:pStyle w:val="NoList1"/>
        <w:framePr w:w="9311" w:wrap="auto" w:hAnchor="text" w:x="1417" w:y="1032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Mitsubishi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UFJ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Inc.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Strategy.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Mitsubishi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UFJ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Financial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Group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z w:val="24"/>
        </w:rPr>
        <w:t>Inc.,</w:t>
      </w:r>
    </w:p>
    <w:p w14:paraId="60078EAF" w14:textId="77777777" w:rsidR="00702963" w:rsidRDefault="00A04196">
      <w:pPr>
        <w:pStyle w:val="NoList1"/>
        <w:framePr w:w="9311" w:wrap="auto" w:hAnchor="text" w:x="1417" w:y="1032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February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2019.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CF9C105" w14:textId="77777777" w:rsidR="00702963" w:rsidRDefault="008119D9">
      <w:pPr>
        <w:pStyle w:val="NoList1"/>
        <w:framePr w:w="9311" w:wrap="auto" w:hAnchor="text" w:x="1417" w:y="1032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4" w:history="1">
        <w:r w:rsidR="00A04196">
          <w:rPr>
            <w:rFonts w:ascii="Times New Roman"/>
            <w:color w:val="000000"/>
            <w:sz w:val="24"/>
          </w:rPr>
          <w:t>https://www.mufg.jp/dam/ir/presentation/2018/pdf/slides190219_en.pdf</w:t>
        </w:r>
      </w:hyperlink>
    </w:p>
    <w:p w14:paraId="346E9071" w14:textId="77777777" w:rsidR="00702963" w:rsidRDefault="00A04196">
      <w:pPr>
        <w:pStyle w:val="NoList1"/>
        <w:framePr w:w="9365" w:wrap="auto" w:hAnchor="text" w:x="1417" w:y="1142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 w:rsidRPr="00766456">
        <w:rPr>
          <w:rFonts w:ascii="Times New Roman"/>
          <w:color w:val="000000"/>
          <w:sz w:val="24"/>
          <w:lang w:val="pl-PL"/>
          <w:rPrChange w:id="42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Nicola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26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27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Anzivino,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28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29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Paolo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30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31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Anfossi,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32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33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Dario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34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 w:rsidRPr="00766456">
        <w:rPr>
          <w:rFonts w:ascii="Times New Roman"/>
          <w:color w:val="000000"/>
          <w:sz w:val="24"/>
          <w:lang w:val="pl-PL"/>
          <w:rPrChange w:id="435" w:author="Krzysztof SPIRZEWSKI" w:date="2021-11-03T18:44:00Z">
            <w:rPr>
              <w:rFonts w:ascii="Times New Roman"/>
              <w:color w:val="000000"/>
              <w:sz w:val="24"/>
            </w:rPr>
          </w:rPrChange>
        </w:rPr>
        <w:t>Saracino.</w:t>
      </w:r>
      <w:r w:rsidRPr="00766456">
        <w:rPr>
          <w:rFonts w:ascii="Times New Roman"/>
          <w:color w:val="000000"/>
          <w:spacing w:val="-20"/>
          <w:sz w:val="24"/>
          <w:lang w:val="pl-PL"/>
          <w:rPrChange w:id="436" w:author="Krzysztof SPIRZEWSKI" w:date="2021-11-03T18:44:00Z">
            <w:rPr>
              <w:rFonts w:ascii="Times New Roman"/>
              <w:color w:val="000000"/>
              <w:spacing w:val="-20"/>
              <w:sz w:val="24"/>
            </w:rPr>
          </w:rPrChange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Evolution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</w:rPr>
        <w:t>—</w:t>
      </w:r>
      <w:r>
        <w:rPr>
          <w:rFonts w:ascii="Times New Roman"/>
          <w:color w:val="000000"/>
          <w:spacing w:val="-21"/>
          <w:sz w:val="24"/>
        </w:rPr>
        <w:t xml:space="preserve"> </w:t>
      </w:r>
      <w:r>
        <w:rPr>
          <w:rFonts w:ascii="Times New Roman"/>
          <w:color w:val="000000"/>
          <w:sz w:val="24"/>
        </w:rPr>
        <w:t>main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z w:val="24"/>
        </w:rPr>
        <w:t>trends.</w:t>
      </w:r>
    </w:p>
    <w:p w14:paraId="10A81EAA" w14:textId="77777777" w:rsidR="00702963" w:rsidRDefault="00A04196">
      <w:pPr>
        <w:pStyle w:val="NoList1"/>
        <w:framePr w:w="9365" w:wrap="auto" w:hAnchor="text" w:x="1417" w:y="1142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PriceWaterCoopers,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2020.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CAD0A8B" w14:textId="77777777" w:rsidR="00702963" w:rsidRDefault="008119D9">
      <w:pPr>
        <w:pStyle w:val="NoList1"/>
        <w:framePr w:w="9365" w:wrap="auto" w:hAnchor="text" w:x="1417" w:y="11428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5" w:history="1">
        <w:r w:rsidR="00A04196">
          <w:rPr>
            <w:rFonts w:ascii="Times New Roman"/>
            <w:color w:val="000000"/>
            <w:sz w:val="24"/>
          </w:rPr>
          <w:t>https://www.pwc.com/it/it/publications/assets/docs/pwc-ai-evolution-financial-services.pdf</w:t>
        </w:r>
      </w:hyperlink>
    </w:p>
    <w:p w14:paraId="357A4579" w14:textId="77777777" w:rsidR="00702963" w:rsidRDefault="00A04196">
      <w:pPr>
        <w:pStyle w:val="NoList1"/>
        <w:framePr w:w="9312" w:wrap="auto" w:hAnchor="text" w:x="1417" w:y="1253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OBIE.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Implementation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Entity.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 xml:space="preserve">OBIE,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-1"/>
          <w:sz w:val="24"/>
        </w:rPr>
        <w:t xml:space="preserve"> On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</w:p>
    <w:p w14:paraId="2EC7F7AB" w14:textId="77777777" w:rsidR="00702963" w:rsidRDefault="00A04196">
      <w:pPr>
        <w:pStyle w:val="NoList1"/>
        <w:framePr w:w="1263" w:wrap="auto" w:hAnchor="text" w:x="1776" w:y="128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48752440" w14:textId="77777777" w:rsidR="00702963" w:rsidRDefault="008119D9">
      <w:pPr>
        <w:pStyle w:val="NoList1"/>
        <w:framePr w:w="4361" w:wrap="auto" w:hAnchor="text" w:x="1417" w:y="1311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106" w:history="1">
        <w:r w:rsidR="00A04196">
          <w:rPr>
            <w:rFonts w:ascii="Times New Roman"/>
            <w:color w:val="000000"/>
            <w:sz w:val="24"/>
          </w:rPr>
          <w:t>https://www.openbanking.org.uk/about-us/</w:t>
        </w:r>
      </w:hyperlink>
    </w:p>
    <w:p w14:paraId="50FC8FE1" w14:textId="77777777" w:rsidR="00702963" w:rsidRDefault="00A04196">
      <w:pPr>
        <w:pStyle w:val="NoList1"/>
        <w:framePr w:w="9312" w:wrap="auto" w:hAnchor="text" w:x="1417" w:y="1364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Olivia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Oran.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Wall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Street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hopes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software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helps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hire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loyal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bankers.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z w:val="24"/>
        </w:rPr>
        <w:t>Reuters,</w:t>
      </w:r>
    </w:p>
    <w:p w14:paraId="04288269" w14:textId="77777777" w:rsidR="00702963" w:rsidRDefault="00A04196">
      <w:pPr>
        <w:pStyle w:val="NoList1"/>
        <w:framePr w:w="9312" w:wrap="auto" w:hAnchor="text" w:x="1417" w:y="1364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June 2016.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211F9731" w14:textId="77777777" w:rsidR="00702963" w:rsidRDefault="008119D9">
      <w:pPr>
        <w:pStyle w:val="NoList1"/>
        <w:framePr w:w="9312" w:wrap="auto" w:hAnchor="text" w:x="1417" w:y="1364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07" w:history="1">
        <w:r w:rsidR="00A04196">
          <w:rPr>
            <w:rFonts w:ascii="Times New Roman"/>
            <w:color w:val="000000"/>
            <w:sz w:val="24"/>
          </w:rPr>
          <w:t>https://www.reuters.com/article/us-banks-hiring-ai-idUSKCN0YT163</w:t>
        </w:r>
      </w:hyperlink>
    </w:p>
    <w:p w14:paraId="53F7EA3F" w14:textId="77777777" w:rsidR="00702963" w:rsidRDefault="00A04196">
      <w:pPr>
        <w:pStyle w:val="NoList1"/>
        <w:framePr w:w="9312" w:wrap="auto" w:hAnchor="text" w:x="1417" w:y="1474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Pericles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Anetos.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revolution.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z w:val="24"/>
        </w:rPr>
        <w:t>Association</w:t>
      </w:r>
    </w:p>
    <w:p w14:paraId="68E25C9C" w14:textId="77777777" w:rsidR="00702963" w:rsidRDefault="00A04196">
      <w:pPr>
        <w:pStyle w:val="NoList1"/>
        <w:framePr w:w="9312" w:wrap="auto" w:hAnchor="text" w:x="1417" w:y="1474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South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Africa, August 2018.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4F07B1D3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75</w:t>
      </w:r>
    </w:p>
    <w:p w14:paraId="753DCDBB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5F0A763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F6622C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37" w:name="br76"/>
      <w:bookmarkEnd w:id="437"/>
      <w:r>
        <w:rPr>
          <w:rFonts w:ascii="Arial"/>
          <w:color w:val="FF0000"/>
          <w:sz w:val="2"/>
        </w:rPr>
        <w:lastRenderedPageBreak/>
        <w:t xml:space="preserve"> </w:t>
      </w:r>
    </w:p>
    <w:p w14:paraId="7C50FD5D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108" w:history="1">
        <w:r w:rsidR="00A04196">
          <w:rPr>
            <w:rFonts w:ascii="Times New Roman"/>
            <w:color w:val="000000"/>
            <w:spacing w:val="1"/>
            <w:sz w:val="24"/>
          </w:rPr>
          <w:t>https://www.businesslive.co.za/bt/business-and-economy/2018-08-25-banking-on-the-artifici</w:t>
        </w:r>
      </w:hyperlink>
    </w:p>
    <w:p w14:paraId="4A14C727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09" w:history="1">
        <w:r w:rsidR="00A04196">
          <w:rPr>
            <w:rFonts w:ascii="Times New Roman"/>
            <w:color w:val="000000"/>
            <w:sz w:val="24"/>
          </w:rPr>
          <w:t>al-intelligence-revolution/</w:t>
        </w:r>
      </w:hyperlink>
    </w:p>
    <w:p w14:paraId="1A291270" w14:textId="77777777" w:rsidR="00702963" w:rsidRDefault="00A04196">
      <w:pPr>
        <w:pStyle w:val="NoList1"/>
        <w:framePr w:w="9312" w:wrap="auto" w:hAnchor="text" w:x="1417" w:y="224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Philip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Boucher.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intelligence: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does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matter,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what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</w:p>
    <w:p w14:paraId="34B5226A" w14:textId="77777777" w:rsidR="00702963" w:rsidRDefault="00A04196">
      <w:pPr>
        <w:pStyle w:val="NoList1"/>
        <w:framePr w:w="9312" w:wrap="auto" w:hAnchor="text" w:x="1417" w:y="224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about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it?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Parliamentary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Service,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June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</w:p>
    <w:p w14:paraId="23F5FA2D" w14:textId="77777777" w:rsidR="00702963" w:rsidRDefault="00A04196">
      <w:pPr>
        <w:pStyle w:val="NoList1"/>
        <w:framePr w:w="9312" w:wrap="auto" w:hAnchor="text" w:x="1417" w:y="224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September 30th 2021.</w:t>
      </w:r>
    </w:p>
    <w:p w14:paraId="2E8B56A2" w14:textId="77777777" w:rsidR="00702963" w:rsidRDefault="008119D9">
      <w:pPr>
        <w:pStyle w:val="NoList1"/>
        <w:framePr w:w="9312" w:wrap="auto" w:hAnchor="text" w:x="1417" w:y="224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0" w:history="1">
        <w:r w:rsidR="00A04196">
          <w:rPr>
            <w:rFonts w:ascii="Times New Roman"/>
            <w:color w:val="000000"/>
            <w:spacing w:val="1"/>
            <w:sz w:val="24"/>
          </w:rPr>
          <w:t>https://www.europarl.europa.eu/RegData/etudes/STUD/2020/641547/EPRS_STU(2020)6415</w:t>
        </w:r>
      </w:hyperlink>
    </w:p>
    <w:p w14:paraId="328746DD" w14:textId="77777777" w:rsidR="00702963" w:rsidRDefault="008119D9">
      <w:pPr>
        <w:pStyle w:val="NoList1"/>
        <w:framePr w:w="9312" w:wrap="auto" w:hAnchor="text" w:x="1417" w:y="224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11" w:history="1">
        <w:r w:rsidR="00A04196">
          <w:rPr>
            <w:rFonts w:ascii="Times New Roman"/>
            <w:color w:val="000000"/>
            <w:sz w:val="24"/>
          </w:rPr>
          <w:t>47_EN.pdf</w:t>
        </w:r>
      </w:hyperlink>
    </w:p>
    <w:p w14:paraId="0AB6671A" w14:textId="77777777" w:rsidR="00702963" w:rsidRDefault="00A04196">
      <w:pPr>
        <w:pStyle w:val="NoList1"/>
        <w:framePr w:w="9312" w:wrap="auto" w:hAnchor="text" w:x="1417" w:y="39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Philipp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Maume.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Robo-advisors.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How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do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existing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EU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regulatory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framework,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14:paraId="129E099E" w14:textId="77777777" w:rsidR="00702963" w:rsidRDefault="00A04196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particular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regard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investor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protection?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Policy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Economic,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z w:val="24"/>
        </w:rPr>
        <w:t>Scientific</w:t>
      </w:r>
    </w:p>
    <w:p w14:paraId="53E3BC94" w14:textId="77777777" w:rsidR="00702963" w:rsidRDefault="00A04196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Quality of Life Policies, June 2021.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62C64CDC" w14:textId="77777777" w:rsidR="00702963" w:rsidRDefault="008119D9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2" w:history="1">
        <w:r w:rsidR="00A04196">
          <w:rPr>
            <w:rFonts w:ascii="Times New Roman"/>
            <w:color w:val="000000"/>
            <w:sz w:val="24"/>
          </w:rPr>
          <w:t>https://www.europarl.europa.eu/RegData/etudes/STUD/2021/662928/IPOL_STU(2021)66292</w:t>
        </w:r>
      </w:hyperlink>
    </w:p>
    <w:p w14:paraId="6C7F7E9E" w14:textId="77777777" w:rsidR="00702963" w:rsidRDefault="008119D9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13" w:history="1">
        <w:r w:rsidR="00A04196">
          <w:rPr>
            <w:rFonts w:ascii="Times New Roman"/>
            <w:color w:val="000000"/>
            <w:sz w:val="24"/>
          </w:rPr>
          <w:t>8_EN.pdf</w:t>
        </w:r>
      </w:hyperlink>
    </w:p>
    <w:p w14:paraId="72296669" w14:textId="77777777" w:rsidR="00702963" w:rsidRDefault="00A04196">
      <w:pPr>
        <w:pStyle w:val="NoList1"/>
        <w:framePr w:w="9312" w:wrap="auto" w:hAnchor="text" w:x="1417" w:y="561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Refinitiv.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Future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Trading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Technology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in 2024.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Refinitiv,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2019.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</w:p>
    <w:p w14:paraId="394AC374" w14:textId="77777777" w:rsidR="00702963" w:rsidRDefault="00A04196">
      <w:pPr>
        <w:pStyle w:val="NoList1"/>
        <w:framePr w:w="9312" w:wrap="auto" w:hAnchor="text" w:x="1417" w:y="561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September 30th 2021.</w:t>
      </w:r>
    </w:p>
    <w:p w14:paraId="043915FB" w14:textId="77777777" w:rsidR="00702963" w:rsidRDefault="008119D9">
      <w:pPr>
        <w:pStyle w:val="NoList1"/>
        <w:framePr w:w="9312" w:wrap="auto" w:hAnchor="text" w:x="1417" w:y="5610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4" w:history="1">
        <w:r w:rsidR="00A04196">
          <w:rPr>
            <w:rFonts w:ascii="Times New Roman"/>
            <w:color w:val="000000"/>
            <w:spacing w:val="1"/>
            <w:sz w:val="24"/>
          </w:rPr>
          <w:t>https://www.refinitiv.com/content/dam/marketing/en_us/documents/reports/future-of-trading-</w:t>
        </w:r>
      </w:hyperlink>
    </w:p>
    <w:p w14:paraId="1D0CF3AF" w14:textId="77777777" w:rsidR="00702963" w:rsidRDefault="008119D9">
      <w:pPr>
        <w:pStyle w:val="NoList1"/>
        <w:framePr w:w="9312" w:wrap="auto" w:hAnchor="text" w:x="1417" w:y="5610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15" w:history="1">
        <w:r w:rsidR="00A04196">
          <w:rPr>
            <w:rFonts w:ascii="Times New Roman"/>
            <w:color w:val="000000"/>
            <w:spacing w:val="1"/>
            <w:sz w:val="24"/>
          </w:rPr>
          <w:t>technology-in-2024.pdf</w:t>
        </w:r>
      </w:hyperlink>
    </w:p>
    <w:p w14:paraId="14ED4E94" w14:textId="77777777" w:rsidR="00702963" w:rsidRDefault="00A04196">
      <w:pPr>
        <w:pStyle w:val="NoList1"/>
        <w:framePr w:w="9312" w:wrap="auto" w:hAnchor="text" w:x="1417" w:y="700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Roy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Jubraj,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9"/>
          <w:sz w:val="24"/>
        </w:rPr>
        <w:t>Tom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Graham,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Eve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Ryan.</w:t>
      </w:r>
      <w:r>
        <w:rPr>
          <w:rFonts w:ascii="Times New Roman"/>
          <w:color w:val="000000"/>
          <w:sz w:val="24"/>
        </w:rPr>
        <w:t xml:space="preserve"> Redefine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Accenture,</w:t>
      </w:r>
    </w:p>
    <w:p w14:paraId="6EEC3A9C" w14:textId="77777777" w:rsidR="00702963" w:rsidRDefault="00A04196">
      <w:pPr>
        <w:pStyle w:val="NoList1"/>
        <w:framePr w:w="9312" w:wrap="auto" w:hAnchor="text" w:x="1417" w:y="700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2018.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7791715F" w14:textId="77777777" w:rsidR="00702963" w:rsidRDefault="008119D9">
      <w:pPr>
        <w:pStyle w:val="NoList1"/>
        <w:framePr w:w="9312" w:wrap="auto" w:hAnchor="text" w:x="1417" w:y="7005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6" w:history="1">
        <w:r w:rsidR="00A04196">
          <w:rPr>
            <w:rFonts w:ascii="Times New Roman"/>
            <w:color w:val="000000"/>
            <w:spacing w:val="1"/>
            <w:sz w:val="24"/>
          </w:rPr>
          <w:t>https://www.accenture.com/t00010101t000000z__w__/gb-en/_acnmedia/pdf-71/accenture-ba</w:t>
        </w:r>
      </w:hyperlink>
    </w:p>
    <w:p w14:paraId="21B74FB6" w14:textId="77777777" w:rsidR="00702963" w:rsidRDefault="008119D9">
      <w:pPr>
        <w:pStyle w:val="NoList1"/>
        <w:framePr w:w="9312" w:wrap="auto" w:hAnchor="text" w:x="1417" w:y="700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17" w:history="1">
        <w:r w:rsidR="00A04196">
          <w:rPr>
            <w:rFonts w:ascii="Times New Roman"/>
            <w:color w:val="000000"/>
            <w:spacing w:val="1"/>
            <w:sz w:val="24"/>
          </w:rPr>
          <w:t>nking-aw-jf-web.pdf</w:t>
        </w:r>
      </w:hyperlink>
    </w:p>
    <w:p w14:paraId="1079B8E2" w14:textId="77777777" w:rsidR="00702963" w:rsidRDefault="00A04196">
      <w:pPr>
        <w:pStyle w:val="NoList1"/>
        <w:framePr w:w="9311" w:wrap="auto" w:hAnchor="text" w:x="1417" w:y="839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Roy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Soumik.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America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currency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T_HQ,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July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2018.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</w:p>
    <w:p w14:paraId="28B67FAF" w14:textId="77777777" w:rsidR="00702963" w:rsidRDefault="00A04196">
      <w:pPr>
        <w:pStyle w:val="NoList1"/>
        <w:framePr w:w="9311" w:wrap="auto" w:hAnchor="text" w:x="1417" w:y="839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 Access: September 30th 2021.</w:t>
      </w:r>
    </w:p>
    <w:p w14:paraId="7C4D1E48" w14:textId="77777777" w:rsidR="00702963" w:rsidRDefault="008119D9">
      <w:pPr>
        <w:pStyle w:val="NoList1"/>
        <w:framePr w:w="9311" w:wrap="auto" w:hAnchor="text" w:x="1417" w:y="8399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8" w:history="1">
        <w:r w:rsidR="00A04196">
          <w:rPr>
            <w:rFonts w:ascii="Times New Roman"/>
            <w:color w:val="000000"/>
            <w:spacing w:val="1"/>
            <w:sz w:val="24"/>
          </w:rPr>
          <w:t>https://techhq.com/2018/07/bank-of-america-to-use-ai-for-currency-research/</w:t>
        </w:r>
      </w:hyperlink>
    </w:p>
    <w:p w14:paraId="358FBBD3" w14:textId="77777777" w:rsidR="00702963" w:rsidRDefault="00A04196">
      <w:pPr>
        <w:pStyle w:val="NoList1"/>
        <w:framePr w:w="9312" w:wrap="auto" w:hAnchor="text" w:x="1417" w:y="950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Salt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Edge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Ecosystem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Testing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Mode.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Salt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Edge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Inc.,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</w:p>
    <w:p w14:paraId="6625574E" w14:textId="77777777" w:rsidR="00702963" w:rsidRDefault="00A04196">
      <w:pPr>
        <w:pStyle w:val="NoList1"/>
        <w:framePr w:w="9312" w:wrap="auto" w:hAnchor="text" w:x="1417" w:y="9505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of Access: September 30th 2021.</w:t>
      </w:r>
    </w:p>
    <w:p w14:paraId="41933A61" w14:textId="77777777" w:rsidR="00702963" w:rsidRDefault="008119D9">
      <w:pPr>
        <w:pStyle w:val="NoList1"/>
        <w:framePr w:w="9312" w:wrap="auto" w:hAnchor="text" w:x="1417" w:y="9505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19" w:history="1">
        <w:r w:rsidR="00A04196">
          <w:rPr>
            <w:rFonts w:ascii="Times New Roman"/>
            <w:color w:val="000000"/>
            <w:sz w:val="24"/>
          </w:rPr>
          <w:t>https://www.saltedge.com/report_api_integration.pdf</w:t>
        </w:r>
      </w:hyperlink>
    </w:p>
    <w:p w14:paraId="48337C6C" w14:textId="77777777" w:rsidR="00702963" w:rsidRDefault="00A04196">
      <w:pPr>
        <w:pStyle w:val="NoList1"/>
        <w:framePr w:w="9312" w:wrap="auto" w:hAnchor="text" w:x="1417" w:y="1061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Sam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9"/>
          <w:sz w:val="24"/>
        </w:rPr>
        <w:t>Van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Horebeek,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Annie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Chan.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Virtual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Comparing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z w:val="24"/>
        </w:rPr>
        <w:t>dis-</w:t>
      </w:r>
    </w:p>
    <w:p w14:paraId="7A390543" w14:textId="77777777" w:rsidR="00702963" w:rsidRDefault="00A04196">
      <w:pPr>
        <w:pStyle w:val="NoList1"/>
        <w:framePr w:w="9312" w:wrap="auto" w:hAnchor="text" w:x="1417" w:y="10611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tupting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across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world.</w:t>
      </w:r>
      <w:r>
        <w:rPr>
          <w:rFonts w:ascii="Times New Roman"/>
          <w:color w:val="000000"/>
          <w:spacing w:val="-3"/>
          <w:sz w:val="24"/>
        </w:rPr>
        <w:t xml:space="preserve"> Wavestone,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2020.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September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30th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</w:p>
    <w:p w14:paraId="788BC6DC" w14:textId="77777777" w:rsidR="00702963" w:rsidRDefault="008119D9">
      <w:pPr>
        <w:pStyle w:val="NoList1"/>
        <w:framePr w:w="9312" w:wrap="auto" w:hAnchor="text" w:x="1417" w:y="10611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0" w:history="1">
        <w:r w:rsidR="00A04196">
          <w:rPr>
            <w:rFonts w:ascii="Times New Roman"/>
            <w:color w:val="000000"/>
            <w:sz w:val="24"/>
          </w:rPr>
          <w:t>https://www.wavestone.com/app/uploads/2018/12/Virtual-banking.pdf</w:t>
        </w:r>
      </w:hyperlink>
    </w:p>
    <w:p w14:paraId="2558D8F0" w14:textId="77777777" w:rsidR="00702963" w:rsidRDefault="00A04196">
      <w:pPr>
        <w:pStyle w:val="NoList1"/>
        <w:framePr w:w="9311" w:wrap="auto" w:hAnchor="text" w:x="1417" w:y="1171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Sarah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Butcher.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JPMorgan’s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enormous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hiring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push.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EFinancial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Careers,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2021.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</w:p>
    <w:p w14:paraId="5C874222" w14:textId="77777777" w:rsidR="00702963" w:rsidRDefault="00A04196">
      <w:pPr>
        <w:pStyle w:val="NoList1"/>
        <w:framePr w:w="9311" w:wrap="auto" w:hAnchor="text" w:x="1417" w:y="11717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Date of Access: September 30th 2021.</w:t>
      </w:r>
    </w:p>
    <w:p w14:paraId="4C00EF1D" w14:textId="77777777" w:rsidR="00702963" w:rsidRDefault="008119D9">
      <w:pPr>
        <w:pStyle w:val="NoList1"/>
        <w:framePr w:w="9311" w:wrap="auto" w:hAnchor="text" w:x="1417" w:y="11717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1" w:history="1">
        <w:r w:rsidR="00A04196">
          <w:rPr>
            <w:rFonts w:ascii="Times New Roman"/>
            <w:color w:val="000000"/>
            <w:sz w:val="24"/>
          </w:rPr>
          <w:t>https://www.efinancialcareers.com/news/2021/03/jpmorgan-artificial-intelligence</w:t>
        </w:r>
      </w:hyperlink>
    </w:p>
    <w:p w14:paraId="5AE2006D" w14:textId="77777777" w:rsidR="00702963" w:rsidRDefault="00A04196">
      <w:pPr>
        <w:pStyle w:val="NoList1"/>
        <w:framePr w:w="9312" w:wrap="auto" w:hAnchor="text" w:x="1417" w:y="1282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Sonali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Kulkarni,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Pranav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Arora.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Ready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Conversational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Banking?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Accenture,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2019.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</w:p>
    <w:p w14:paraId="2B374E15" w14:textId="77777777" w:rsidR="00702963" w:rsidRDefault="00A04196">
      <w:pPr>
        <w:pStyle w:val="NoList1"/>
        <w:framePr w:w="9312" w:wrap="auto" w:hAnchor="text" w:x="1417" w:y="13112"/>
        <w:widowControl w:val="0"/>
        <w:autoSpaceDE w:val="0"/>
        <w:autoSpaceDN w:val="0"/>
        <w:spacing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Date of Access: September 30th 2021.</w:t>
      </w:r>
    </w:p>
    <w:p w14:paraId="03BB5878" w14:textId="77777777" w:rsidR="00702963" w:rsidRDefault="008119D9">
      <w:pPr>
        <w:pStyle w:val="NoList1"/>
        <w:framePr w:w="9312" w:wrap="auto" w:hAnchor="text" w:x="1417" w:y="13112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2" w:history="1">
        <w:r w:rsidR="00A04196">
          <w:rPr>
            <w:rFonts w:ascii="Times New Roman"/>
            <w:color w:val="000000"/>
            <w:sz w:val="24"/>
          </w:rPr>
          <w:t>https://www.accenture.com/_acnmedia/pdf-102/accenture-ready-for-conversational-banking.p</w:t>
        </w:r>
      </w:hyperlink>
    </w:p>
    <w:p w14:paraId="453DA918" w14:textId="77777777" w:rsidR="00702963" w:rsidRDefault="008119D9">
      <w:pPr>
        <w:pStyle w:val="NoList1"/>
        <w:framePr w:w="9312" w:wrap="auto" w:hAnchor="text" w:x="1417" w:y="13112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23" w:history="1">
        <w:r w:rsidR="00A04196">
          <w:rPr>
            <w:rFonts w:ascii="Times New Roman"/>
            <w:color w:val="000000"/>
            <w:sz w:val="24"/>
          </w:rPr>
          <w:t>df</w:t>
        </w:r>
      </w:hyperlink>
    </w:p>
    <w:p w14:paraId="698CCBB8" w14:textId="77777777" w:rsidR="00702963" w:rsidRDefault="00A04196">
      <w:pPr>
        <w:pStyle w:val="NoList1"/>
        <w:framePr w:w="9312" w:wrap="auto" w:hAnchor="text" w:x="1417" w:y="1421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Statista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Number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monthly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Facebook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worldwide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2nd</w:t>
      </w:r>
    </w:p>
    <w:p w14:paraId="59702F0E" w14:textId="77777777" w:rsidR="00702963" w:rsidRDefault="00A04196">
      <w:pPr>
        <w:pStyle w:val="NoList1"/>
        <w:framePr w:w="9312" w:wrap="auto" w:hAnchor="text" w:x="1417" w:y="1421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quarter 2021. Statista, 2021.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3FCA046D" w14:textId="77777777" w:rsidR="00702963" w:rsidRDefault="008119D9">
      <w:pPr>
        <w:pStyle w:val="NoList1"/>
        <w:framePr w:w="9312" w:wrap="auto" w:hAnchor="text" w:x="1417" w:y="14218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4" w:history="1">
        <w:r w:rsidR="00A04196">
          <w:rPr>
            <w:rFonts w:ascii="Times New Roman"/>
            <w:color w:val="000000"/>
            <w:spacing w:val="1"/>
            <w:sz w:val="24"/>
          </w:rPr>
          <w:t>https://www.statista.com/statistics/264810/number-of-monthly-active-facebook-users-worldw</w:t>
        </w:r>
      </w:hyperlink>
    </w:p>
    <w:p w14:paraId="4418A95B" w14:textId="77777777" w:rsidR="00702963" w:rsidRDefault="008119D9">
      <w:pPr>
        <w:pStyle w:val="NoList1"/>
        <w:framePr w:w="9312" w:wrap="auto" w:hAnchor="text" w:x="1417" w:y="14218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25" w:history="1">
        <w:r w:rsidR="00A04196">
          <w:rPr>
            <w:rFonts w:ascii="Times New Roman"/>
            <w:color w:val="000000"/>
            <w:sz w:val="24"/>
          </w:rPr>
          <w:t>ide/</w:t>
        </w:r>
      </w:hyperlink>
    </w:p>
    <w:p w14:paraId="0125E726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76</w:t>
      </w:r>
    </w:p>
    <w:p w14:paraId="26213D2D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434ACCE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3D64EC9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38" w:name="br77"/>
      <w:bookmarkEnd w:id="438"/>
      <w:r>
        <w:rPr>
          <w:rFonts w:ascii="Arial"/>
          <w:color w:val="FF0000"/>
          <w:sz w:val="2"/>
        </w:rPr>
        <w:lastRenderedPageBreak/>
        <w:t xml:space="preserve"> </w:t>
      </w:r>
    </w:p>
    <w:p w14:paraId="5F996569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Thomas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Smale.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5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7"/>
          <w:sz w:val="24"/>
        </w:rPr>
        <w:t>Ways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Already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Transforming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Industry.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En-</w:t>
      </w:r>
    </w:p>
    <w:p w14:paraId="1AD458AB" w14:textId="77777777" w:rsidR="00702963" w:rsidRDefault="00A04196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trepreneur,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September 2018.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5F5A64B2" w14:textId="77777777" w:rsidR="00702963" w:rsidRDefault="008119D9">
      <w:pPr>
        <w:pStyle w:val="NoList1"/>
        <w:framePr w:w="9312" w:wrap="auto" w:hAnchor="text" w:x="1417" w:y="1426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6" w:history="1">
        <w:r w:rsidR="00A04196">
          <w:rPr>
            <w:rFonts w:ascii="Times New Roman"/>
            <w:color w:val="000000"/>
            <w:sz w:val="24"/>
          </w:rPr>
          <w:t>https://www.entrepreneur.com/article/319921</w:t>
        </w:r>
      </w:hyperlink>
    </w:p>
    <w:p w14:paraId="29D5F2EE" w14:textId="77777777" w:rsidR="00702963" w:rsidRDefault="00A04196">
      <w:pPr>
        <w:pStyle w:val="NoList1"/>
        <w:framePr w:w="9312" w:wrap="auto" w:hAnchor="text" w:x="1417" w:y="253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Tunde</w:t>
      </w:r>
      <w:r>
        <w:rPr>
          <w:rFonts w:ascii="Times New Roman"/>
          <w:color w:val="000000"/>
          <w:sz w:val="24"/>
        </w:rPr>
        <w:t xml:space="preserve"> Olanrewaju.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rise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digital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bank.</w:t>
      </w:r>
      <w:r>
        <w:rPr>
          <w:rFonts w:ascii="Times New Roman"/>
          <w:color w:val="000000"/>
          <w:spacing w:val="-2"/>
          <w:sz w:val="24"/>
        </w:rPr>
        <w:t xml:space="preserve"> McKinsey,</w:t>
      </w:r>
      <w:r>
        <w:rPr>
          <w:rFonts w:ascii="Times New Roman"/>
          <w:color w:val="000000"/>
          <w:sz w:val="24"/>
        </w:rPr>
        <w:t xml:space="preserve"> July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2014.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line.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Date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Access:</w:t>
      </w:r>
    </w:p>
    <w:p w14:paraId="0FD56E61" w14:textId="77777777" w:rsidR="00702963" w:rsidRDefault="00A04196">
      <w:pPr>
        <w:pStyle w:val="NoList1"/>
        <w:framePr w:w="2345" w:wrap="auto" w:hAnchor="text" w:x="1776" w:y="282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September 30th 2021.</w:t>
      </w:r>
    </w:p>
    <w:p w14:paraId="09F83185" w14:textId="77777777" w:rsidR="00702963" w:rsidRDefault="008119D9">
      <w:pPr>
        <w:pStyle w:val="NoList1"/>
        <w:framePr w:w="9312" w:wrap="auto" w:hAnchor="text" w:x="1417" w:y="310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r:id="rId127" w:history="1">
        <w:r w:rsidR="00A04196">
          <w:rPr>
            <w:rFonts w:ascii="Times New Roman"/>
            <w:color w:val="000000"/>
            <w:spacing w:val="1"/>
            <w:sz w:val="24"/>
          </w:rPr>
          <w:t>https://www.mckinsey.com/business-functions/mckinsey-digital/our-insights/the-rise-of-the-d</w:t>
        </w:r>
      </w:hyperlink>
    </w:p>
    <w:p w14:paraId="11906A3A" w14:textId="77777777" w:rsidR="00702963" w:rsidRDefault="008119D9">
      <w:pPr>
        <w:pStyle w:val="NoList1"/>
        <w:framePr w:w="9312" w:wrap="auto" w:hAnchor="text" w:x="1417" w:y="3109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28" w:history="1">
        <w:r w:rsidR="00A04196">
          <w:rPr>
            <w:rFonts w:ascii="Times New Roman"/>
            <w:color w:val="000000"/>
            <w:spacing w:val="1"/>
            <w:sz w:val="24"/>
          </w:rPr>
          <w:t>igital-bank</w:t>
        </w:r>
      </w:hyperlink>
    </w:p>
    <w:p w14:paraId="6C47DB4E" w14:textId="77777777" w:rsidR="00702963" w:rsidRDefault="00A04196">
      <w:pPr>
        <w:pStyle w:val="NoList1"/>
        <w:framePr w:w="9312" w:wrap="auto" w:hAnchor="text" w:x="1417" w:y="39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5"/>
          <w:sz w:val="24"/>
        </w:rPr>
        <w:t>Wells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Fargo.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your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business.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Using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Intelligence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connect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cus-</w:t>
      </w:r>
    </w:p>
    <w:p w14:paraId="1BB52DEF" w14:textId="77777777" w:rsidR="00702963" w:rsidRDefault="00A04196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tomers. </w:t>
      </w:r>
      <w:r>
        <w:rPr>
          <w:rFonts w:ascii="Times New Roman"/>
          <w:color w:val="000000"/>
          <w:spacing w:val="-5"/>
          <w:sz w:val="24"/>
        </w:rPr>
        <w:t>Wells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Fargo,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2020. </w:t>
      </w: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z w:val="24"/>
        </w:rPr>
        <w:t xml:space="preserve"> line. Date of Access: September 30th 2021.</w:t>
      </w:r>
    </w:p>
    <w:p w14:paraId="10AFE133" w14:textId="77777777" w:rsidR="00702963" w:rsidRDefault="008119D9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rPr>
          <w:rFonts w:ascii="Times New Roman"/>
          <w:color w:val="000000"/>
          <w:sz w:val="24"/>
        </w:rPr>
      </w:pPr>
      <w:hyperlink r:id="rId129" w:history="1">
        <w:r w:rsidR="00A04196">
          <w:rPr>
            <w:rFonts w:ascii="Times New Roman"/>
            <w:color w:val="000000"/>
            <w:sz w:val="24"/>
          </w:rPr>
          <w:t>https://www.wellsfargo.com/biz/wells-fargo-works/planning-operations/planning-marketing/e</w:t>
        </w:r>
      </w:hyperlink>
    </w:p>
    <w:p w14:paraId="465F1DEB" w14:textId="77777777" w:rsidR="00702963" w:rsidRDefault="008119D9">
      <w:pPr>
        <w:pStyle w:val="NoList1"/>
        <w:framePr w:w="9312" w:wrap="auto" w:hAnchor="text" w:x="1417" w:y="3926"/>
        <w:widowControl w:val="0"/>
        <w:autoSpaceDE w:val="0"/>
        <w:autoSpaceDN w:val="0"/>
        <w:spacing w:before="24" w:after="0" w:line="265" w:lineRule="exact"/>
        <w:ind w:left="359"/>
        <w:rPr>
          <w:rFonts w:ascii="Times New Roman"/>
          <w:color w:val="000000"/>
          <w:sz w:val="24"/>
        </w:rPr>
      </w:pPr>
      <w:hyperlink r:id="rId130" w:history="1">
        <w:r w:rsidR="00A04196">
          <w:rPr>
            <w:rFonts w:ascii="Times New Roman"/>
            <w:color w:val="000000"/>
            <w:spacing w:val="1"/>
            <w:sz w:val="24"/>
          </w:rPr>
          <w:t>ngaging-tech-for-your-business/</w:t>
        </w:r>
      </w:hyperlink>
    </w:p>
    <w:p w14:paraId="4A0BA9A5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77</w:t>
      </w:r>
    </w:p>
    <w:p w14:paraId="3C7800A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62BDB4BF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22CBF86D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39" w:name="br78"/>
      <w:bookmarkEnd w:id="439"/>
      <w:r>
        <w:rPr>
          <w:rFonts w:ascii="Arial"/>
          <w:color w:val="FF0000"/>
          <w:sz w:val="2"/>
        </w:rPr>
        <w:lastRenderedPageBreak/>
        <w:t xml:space="preserve"> </w:t>
      </w:r>
    </w:p>
    <w:p w14:paraId="06063CCD" w14:textId="77777777" w:rsidR="00702963" w:rsidRDefault="00A04196">
      <w:pPr>
        <w:pStyle w:val="NoList1"/>
        <w:framePr w:w="2764" w:wrap="auto" w:hAnchor="text" w:x="1417" w:y="159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LIST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OF</w:t>
      </w:r>
      <w:r>
        <w:rPr>
          <w:rFonts w:ascii="Times New Roman"/>
          <w:b/>
          <w:color w:val="000000"/>
          <w:sz w:val="24"/>
        </w:rPr>
        <w:t xml:space="preserve"> </w:t>
      </w:r>
      <w:r>
        <w:rPr>
          <w:rFonts w:ascii="Times New Roman"/>
          <w:b/>
          <w:color w:val="000000"/>
          <w:spacing w:val="-1"/>
          <w:sz w:val="24"/>
        </w:rPr>
        <w:t>APPENDICES</w:t>
      </w:r>
    </w:p>
    <w:p w14:paraId="385737B9" w14:textId="77777777" w:rsidR="00702963" w:rsidRDefault="00A04196">
      <w:pPr>
        <w:pStyle w:val="NoList1"/>
        <w:framePr w:w="2764" w:wrap="auto" w:hAnchor="text" w:x="1417" w:y="1598"/>
        <w:widowControl w:val="0"/>
        <w:autoSpaceDE w:val="0"/>
        <w:autoSpaceDN w:val="0"/>
        <w:spacing w:before="745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List of shorts</w:t>
      </w:r>
    </w:p>
    <w:p w14:paraId="05019757" w14:textId="77777777" w:rsidR="00702963" w:rsidRDefault="00A04196">
      <w:pPr>
        <w:pStyle w:val="NoList1"/>
        <w:framePr w:w="492" w:wrap="auto" w:hAnchor="text" w:x="1437" w:y="361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AI</w:t>
      </w:r>
    </w:p>
    <w:p w14:paraId="2917A3FF" w14:textId="77777777" w:rsidR="00702963" w:rsidRDefault="00A04196">
      <w:pPr>
        <w:pStyle w:val="NoList1"/>
        <w:framePr w:w="2624" w:wrap="auto" w:hAnchor="text" w:x="2799" w:y="361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Artificial Intelligence</w:t>
      </w:r>
    </w:p>
    <w:p w14:paraId="0AFB3ABE" w14:textId="77777777" w:rsidR="00702963" w:rsidRDefault="00A04196">
      <w:pPr>
        <w:pStyle w:val="NoList1"/>
        <w:framePr w:w="599" w:wrap="auto" w:hAnchor="text" w:x="1437" w:y="402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ML</w:t>
      </w:r>
    </w:p>
    <w:p w14:paraId="63093AFA" w14:textId="77777777" w:rsidR="00702963" w:rsidRDefault="00A04196">
      <w:pPr>
        <w:pStyle w:val="NoList1"/>
        <w:framePr w:w="2318" w:wrap="auto" w:hAnchor="text" w:x="2799" w:y="402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Machine Learning</w:t>
      </w:r>
    </w:p>
    <w:p w14:paraId="74286C3F" w14:textId="77777777" w:rsidR="00702963" w:rsidRDefault="00A04196">
      <w:pPr>
        <w:pStyle w:val="NoList1"/>
        <w:framePr w:w="692" w:wrap="auto" w:hAnchor="text" w:x="1437" w:y="44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NLP</w:t>
      </w:r>
    </w:p>
    <w:p w14:paraId="4DCDAE83" w14:textId="77777777" w:rsidR="00702963" w:rsidRDefault="00A04196">
      <w:pPr>
        <w:pStyle w:val="NoList1"/>
        <w:framePr w:w="3979" w:wrap="auto" w:hAnchor="text" w:x="2799" w:y="444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 Language Programming</w:t>
      </w:r>
    </w:p>
    <w:p w14:paraId="66ACBAB8" w14:textId="77777777" w:rsidR="00702963" w:rsidRDefault="00A04196">
      <w:pPr>
        <w:pStyle w:val="NoList1"/>
        <w:framePr w:w="3979" w:wrap="auto" w:hAnchor="text" w:x="2799" w:y="4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 Language Understanding</w:t>
      </w:r>
    </w:p>
    <w:p w14:paraId="0B840A9A" w14:textId="77777777" w:rsidR="00702963" w:rsidRDefault="00A04196">
      <w:pPr>
        <w:pStyle w:val="NoList1"/>
        <w:framePr w:w="3979" w:wrap="auto" w:hAnchor="text" w:x="2799" w:y="4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Natural Language Generation</w:t>
      </w:r>
    </w:p>
    <w:p w14:paraId="63975CAE" w14:textId="77777777" w:rsidR="00702963" w:rsidRDefault="00A04196">
      <w:pPr>
        <w:pStyle w:val="NoList1"/>
        <w:framePr w:w="3979" w:wrap="auto" w:hAnchor="text" w:x="2799" w:y="4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General Data Protection Regulation</w:t>
      </w:r>
    </w:p>
    <w:p w14:paraId="40CB7BE4" w14:textId="77777777" w:rsidR="00702963" w:rsidRDefault="00A04196">
      <w:pPr>
        <w:pStyle w:val="NoList1"/>
        <w:framePr w:w="3979" w:wrap="auto" w:hAnchor="text" w:x="2799" w:y="444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European Banking Authority</w:t>
      </w:r>
    </w:p>
    <w:p w14:paraId="595CBD42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NLU</w:t>
      </w:r>
    </w:p>
    <w:p w14:paraId="55D5683D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NLG</w:t>
      </w:r>
    </w:p>
    <w:p w14:paraId="770CCF23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GDPR</w:t>
      </w:r>
    </w:p>
    <w:p w14:paraId="41736FE5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EBA</w:t>
      </w:r>
    </w:p>
    <w:p w14:paraId="0498798A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CMA</w:t>
      </w:r>
    </w:p>
    <w:p w14:paraId="687B5256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OBIE</w:t>
      </w:r>
    </w:p>
    <w:p w14:paraId="5E1297B7" w14:textId="77777777" w:rsidR="00702963" w:rsidRDefault="00A04196">
      <w:pPr>
        <w:pStyle w:val="NoList1"/>
        <w:framePr w:w="878" w:wrap="auto" w:hAnchor="text" w:x="1437" w:y="4852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</w:t>
      </w:r>
    </w:p>
    <w:p w14:paraId="0A532598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Competition and Markets Authority</w:t>
      </w:r>
    </w:p>
    <w:p w14:paraId="32D5F117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Open Banking Implementation Entity</w:t>
      </w:r>
    </w:p>
    <w:p w14:paraId="548ED406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 Service Directive, first edition</w:t>
      </w:r>
    </w:p>
    <w:p w14:paraId="0668CDC3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 Service Directive, second edition</w:t>
      </w:r>
    </w:p>
    <w:p w14:paraId="7DAA74AC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 Servicing Payment Service Provider</w:t>
      </w:r>
    </w:p>
    <w:p w14:paraId="0F4AEB97" w14:textId="77777777" w:rsidR="00702963" w:rsidRDefault="00A04196">
      <w:pPr>
        <w:pStyle w:val="NoList1"/>
        <w:framePr w:w="4902" w:wrap="auto" w:hAnchor="text" w:x="2798" w:y="649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Third-Party Provider</w:t>
      </w:r>
    </w:p>
    <w:p w14:paraId="483CB222" w14:textId="77777777" w:rsidR="00702963" w:rsidRDefault="00A04196">
      <w:pPr>
        <w:pStyle w:val="NoList1"/>
        <w:framePr w:w="945" w:wrap="auto" w:hAnchor="text" w:x="1437" w:y="7734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PSD2</w:t>
      </w:r>
    </w:p>
    <w:p w14:paraId="5B8A979E" w14:textId="77777777" w:rsidR="00702963" w:rsidRDefault="00A04196">
      <w:pPr>
        <w:pStyle w:val="NoList1"/>
        <w:framePr w:w="945" w:wrap="auto" w:hAnchor="text" w:x="1437" w:y="7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ASPSP</w:t>
      </w:r>
    </w:p>
    <w:p w14:paraId="6EE77D5C" w14:textId="77777777" w:rsidR="00702963" w:rsidRDefault="00A04196">
      <w:pPr>
        <w:pStyle w:val="NoList1"/>
        <w:framePr w:w="945" w:wrap="auto" w:hAnchor="text" w:x="1437" w:y="7734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TPP</w:t>
      </w:r>
    </w:p>
    <w:p w14:paraId="41C12104" w14:textId="77777777" w:rsidR="00702963" w:rsidRDefault="00A04196">
      <w:pPr>
        <w:pStyle w:val="NoList1"/>
        <w:framePr w:w="798" w:wrap="auto" w:hAnchor="text" w:x="1437" w:y="89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AISP</w:t>
      </w:r>
    </w:p>
    <w:p w14:paraId="291C7431" w14:textId="77777777" w:rsidR="00702963" w:rsidRDefault="00A04196">
      <w:pPr>
        <w:pStyle w:val="NoList1"/>
        <w:framePr w:w="798" w:wrap="auto" w:hAnchor="text" w:x="1437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PISP</w:t>
      </w:r>
    </w:p>
    <w:p w14:paraId="43A23831" w14:textId="77777777" w:rsidR="00702963" w:rsidRDefault="00A04196">
      <w:pPr>
        <w:pStyle w:val="NoList1"/>
        <w:framePr w:w="798" w:wrap="auto" w:hAnchor="text" w:x="1437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PIISP</w:t>
      </w:r>
    </w:p>
    <w:p w14:paraId="41529913" w14:textId="77777777" w:rsidR="00702963" w:rsidRDefault="00A04196">
      <w:pPr>
        <w:pStyle w:val="NoList1"/>
        <w:framePr w:w="798" w:wrap="auto" w:hAnchor="text" w:x="1437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SCA</w:t>
      </w:r>
    </w:p>
    <w:p w14:paraId="18C74F9D" w14:textId="77777777" w:rsidR="00702963" w:rsidRDefault="00A04196">
      <w:pPr>
        <w:pStyle w:val="NoList1"/>
        <w:framePr w:w="4782" w:wrap="auto" w:hAnchor="text" w:x="2799" w:y="896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 Information Service Provider</w:t>
      </w:r>
    </w:p>
    <w:p w14:paraId="3145E81E" w14:textId="77777777" w:rsidR="00702963" w:rsidRDefault="00A04196">
      <w:pPr>
        <w:pStyle w:val="NoList1"/>
        <w:framePr w:w="4782" w:wrap="auto" w:hAnchor="text" w:x="2799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 Initiation Service Provider</w:t>
      </w:r>
    </w:p>
    <w:p w14:paraId="61E69592" w14:textId="77777777" w:rsidR="00702963" w:rsidRDefault="00A04196">
      <w:pPr>
        <w:pStyle w:val="NoList1"/>
        <w:framePr w:w="4782" w:wrap="auto" w:hAnchor="text" w:x="2799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 Instrument Issuer Service Provider</w:t>
      </w:r>
    </w:p>
    <w:p w14:paraId="6604F799" w14:textId="77777777" w:rsidR="00702963" w:rsidRDefault="00A04196">
      <w:pPr>
        <w:pStyle w:val="NoList1"/>
        <w:framePr w:w="4782" w:wrap="auto" w:hAnchor="text" w:x="2799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Strong Customer Authentication</w:t>
      </w:r>
    </w:p>
    <w:p w14:paraId="679BA88F" w14:textId="77777777" w:rsidR="00702963" w:rsidRDefault="00A04196">
      <w:pPr>
        <w:pStyle w:val="NoList1"/>
        <w:framePr w:w="4782" w:wrap="auto" w:hAnchor="text" w:x="2799" w:y="896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Payment Service User</w:t>
      </w:r>
    </w:p>
    <w:p w14:paraId="599E5914" w14:textId="77777777" w:rsidR="00702963" w:rsidRDefault="00A04196">
      <w:pPr>
        <w:pStyle w:val="NoList1"/>
        <w:framePr w:w="679" w:wrap="auto" w:hAnchor="text" w:x="1437" w:y="1061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PSU</w:t>
      </w:r>
    </w:p>
    <w:p w14:paraId="2ACC3A05" w14:textId="77777777" w:rsidR="00702963" w:rsidRDefault="00A04196">
      <w:pPr>
        <w:pStyle w:val="NoList1"/>
        <w:framePr w:w="958" w:wrap="auto" w:hAnchor="text" w:x="1437" w:y="1102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DBMS</w:t>
      </w:r>
    </w:p>
    <w:p w14:paraId="77DA9EEA" w14:textId="77777777" w:rsidR="00702963" w:rsidRDefault="00A04196">
      <w:pPr>
        <w:pStyle w:val="NoList1"/>
        <w:framePr w:w="958" w:wrap="auto" w:hAnchor="text" w:x="1437" w:y="1102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MBMS</w:t>
      </w:r>
    </w:p>
    <w:p w14:paraId="190F73B1" w14:textId="77777777" w:rsidR="00702963" w:rsidRDefault="00A04196">
      <w:pPr>
        <w:pStyle w:val="NoList1"/>
        <w:framePr w:w="958" w:wrap="auto" w:hAnchor="text" w:x="1437" w:y="1102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CV</w:t>
      </w:r>
    </w:p>
    <w:p w14:paraId="00D60A5F" w14:textId="77777777" w:rsidR="00702963" w:rsidRDefault="00A04196">
      <w:pPr>
        <w:pStyle w:val="NoList1"/>
        <w:framePr w:w="3780" w:wrap="auto" w:hAnchor="text" w:x="2798" w:y="1102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Database Management System</w:t>
      </w:r>
    </w:p>
    <w:p w14:paraId="2E58936A" w14:textId="77777777" w:rsidR="00702963" w:rsidRDefault="00A04196">
      <w:pPr>
        <w:pStyle w:val="NoList1"/>
        <w:framePr w:w="3780" w:wrap="auto" w:hAnchor="text" w:x="2798" w:y="1102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Model</w:t>
      </w:r>
      <w:r>
        <w:rPr>
          <w:rFonts w:ascii="Times New Roman"/>
          <w:color w:val="000000"/>
          <w:sz w:val="24"/>
        </w:rPr>
        <w:t xml:space="preserve"> Base Management System</w:t>
      </w:r>
    </w:p>
    <w:p w14:paraId="171C0621" w14:textId="77777777" w:rsidR="00702963" w:rsidRDefault="00A04196">
      <w:pPr>
        <w:pStyle w:val="NoList1"/>
        <w:framePr w:w="3780" w:wrap="auto" w:hAnchor="text" w:x="2798" w:y="11028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Curriculum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Vitae</w:t>
      </w:r>
    </w:p>
    <w:p w14:paraId="2923DCF2" w14:textId="77777777" w:rsidR="00702963" w:rsidRDefault="00A04196">
      <w:pPr>
        <w:pStyle w:val="NoList1"/>
        <w:framePr w:w="1123" w:wrap="auto" w:hAnchor="text" w:x="1437" w:y="1226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MiFID II</w:t>
      </w:r>
    </w:p>
    <w:p w14:paraId="5FDFED8A" w14:textId="77777777" w:rsidR="00702963" w:rsidRDefault="00A04196">
      <w:pPr>
        <w:pStyle w:val="NoList1"/>
        <w:framePr w:w="1123" w:wrap="auto" w:hAnchor="text" w:x="1437" w:y="12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R&amp;D</w:t>
      </w:r>
    </w:p>
    <w:p w14:paraId="2CA8C37A" w14:textId="77777777" w:rsidR="00702963" w:rsidRDefault="00A04196">
      <w:pPr>
        <w:pStyle w:val="NoList1"/>
        <w:framePr w:w="1123" w:wrap="auto" w:hAnchor="text" w:x="1437" w:y="12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KYC</w:t>
      </w:r>
    </w:p>
    <w:p w14:paraId="615FF689" w14:textId="77777777" w:rsidR="00702963" w:rsidRDefault="00A04196">
      <w:pPr>
        <w:pStyle w:val="NoList1"/>
        <w:framePr w:w="1123" w:wrap="auto" w:hAnchor="text" w:x="1437" w:y="12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AML</w:t>
      </w:r>
    </w:p>
    <w:p w14:paraId="3981D018" w14:textId="77777777" w:rsidR="00702963" w:rsidRDefault="00A04196">
      <w:pPr>
        <w:pStyle w:val="NoList1"/>
        <w:framePr w:w="1123" w:wrap="auto" w:hAnchor="text" w:x="1437" w:y="12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API</w:t>
      </w:r>
    </w:p>
    <w:p w14:paraId="4418F8E4" w14:textId="77777777" w:rsidR="00702963" w:rsidRDefault="00A04196">
      <w:pPr>
        <w:pStyle w:val="NoList1"/>
        <w:framePr w:w="6184" w:wrap="auto" w:hAnchor="text" w:x="2799" w:y="1226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Markets in Financial Instruments Directive, second edition</w:t>
      </w:r>
    </w:p>
    <w:p w14:paraId="0D112A4F" w14:textId="77777777" w:rsidR="00702963" w:rsidRDefault="00A04196">
      <w:pPr>
        <w:pStyle w:val="NoList1"/>
        <w:framePr w:w="6184" w:wrap="auto" w:hAnchor="text" w:x="2799" w:y="12263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Research and Development</w:t>
      </w:r>
    </w:p>
    <w:p w14:paraId="6690C641" w14:textId="77777777" w:rsidR="00702963" w:rsidRDefault="00A04196">
      <w:pPr>
        <w:pStyle w:val="NoList1"/>
        <w:framePr w:w="2660" w:wrap="auto" w:hAnchor="text" w:x="2799" w:y="1308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Know</w:t>
      </w:r>
      <w:r>
        <w:rPr>
          <w:rFonts w:ascii="Times New Roman"/>
          <w:color w:val="000000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Your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</w:p>
    <w:p w14:paraId="5B12963C" w14:textId="77777777" w:rsidR="00702963" w:rsidRDefault="00A04196">
      <w:pPr>
        <w:pStyle w:val="NoList1"/>
        <w:framePr w:w="2903" w:wrap="auto" w:hAnchor="text" w:x="2799" w:y="13498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Anti-Money Laundering</w:t>
      </w:r>
    </w:p>
    <w:p w14:paraId="731A67D7" w14:textId="77777777" w:rsidR="00702963" w:rsidRDefault="00A04196">
      <w:pPr>
        <w:pStyle w:val="NoList1"/>
        <w:framePr w:w="3972" w:wrap="auto" w:hAnchor="text" w:x="2799" w:y="1391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 Programming Interface</w:t>
      </w:r>
    </w:p>
    <w:p w14:paraId="570EA076" w14:textId="77777777" w:rsidR="00702963" w:rsidRDefault="00A04196">
      <w:pPr>
        <w:pStyle w:val="NoList1"/>
        <w:framePr w:w="3972" w:wrap="auto" w:hAnchor="text" w:x="2799" w:y="1391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Banking-as-a-Service</w:t>
      </w:r>
    </w:p>
    <w:p w14:paraId="672EA45C" w14:textId="77777777" w:rsidR="00702963" w:rsidRDefault="00A04196">
      <w:pPr>
        <w:pStyle w:val="NoList1"/>
        <w:framePr w:w="772" w:wrap="auto" w:hAnchor="text" w:x="1437" w:y="143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BaaS</w:t>
      </w:r>
    </w:p>
    <w:p w14:paraId="036440EE" w14:textId="77777777" w:rsidR="00702963" w:rsidRDefault="00A04196">
      <w:pPr>
        <w:pStyle w:val="NoList1"/>
        <w:framePr w:w="772" w:wrap="auto" w:hAnchor="text" w:x="1437" w:y="143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BaaP</w:t>
      </w:r>
    </w:p>
    <w:p w14:paraId="381BA654" w14:textId="77777777" w:rsidR="00702963" w:rsidRDefault="00A04196">
      <w:pPr>
        <w:pStyle w:val="NoList1"/>
        <w:framePr w:w="772" w:wrap="auto" w:hAnchor="text" w:x="1437" w:y="143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CRM</w:t>
      </w:r>
    </w:p>
    <w:p w14:paraId="17C8C361" w14:textId="77777777" w:rsidR="00702963" w:rsidRDefault="00A04196">
      <w:pPr>
        <w:pStyle w:val="NoList1"/>
        <w:framePr w:w="2750" w:wrap="auto" w:hAnchor="text" w:x="2799" w:y="14733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Banking-as-a-Platform</w:t>
      </w:r>
    </w:p>
    <w:p w14:paraId="0BFC1212" w14:textId="77777777" w:rsidR="00702963" w:rsidRDefault="00A04196">
      <w:pPr>
        <w:pStyle w:val="NoList1"/>
        <w:framePr w:w="4065" w:wrap="auto" w:hAnchor="text" w:x="2799" w:y="151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-</w:t>
      </w:r>
      <w:r>
        <w:rPr>
          <w:rFonts w:ascii="Times New Roman"/>
          <w:color w:val="000000"/>
          <w:spacing w:val="179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 Relationship Management</w:t>
      </w:r>
    </w:p>
    <w:p w14:paraId="604DE7F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78</w:t>
      </w:r>
    </w:p>
    <w:p w14:paraId="27CA08F7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CC6B1B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D9C85FC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40" w:name="br79"/>
      <w:bookmarkEnd w:id="440"/>
      <w:r>
        <w:rPr>
          <w:rFonts w:ascii="Arial"/>
          <w:color w:val="FF0000"/>
          <w:sz w:val="2"/>
        </w:rPr>
        <w:lastRenderedPageBreak/>
        <w:t xml:space="preserve"> </w:t>
      </w:r>
    </w:p>
    <w:p w14:paraId="38CCD97B" w14:textId="77777777" w:rsidR="00702963" w:rsidRDefault="00A04196">
      <w:pPr>
        <w:pStyle w:val="NoList1"/>
        <w:framePr w:w="1555" w:wrap="auto" w:hAnchor="text" w:x="1417" w:y="147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List of tables</w:t>
      </w:r>
    </w:p>
    <w:p w14:paraId="25C021B8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10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10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1.</w:t>
        </w:r>
      </w:hyperlink>
    </w:p>
    <w:p w14:paraId="56DA681C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18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18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>2.</w:t>
        </w:r>
      </w:hyperlink>
    </w:p>
    <w:p w14:paraId="13D8D2F7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38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38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>3.</w:t>
        </w:r>
      </w:hyperlink>
    </w:p>
    <w:p w14:paraId="00220A94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1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41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4.</w:t>
        </w:r>
      </w:hyperlink>
    </w:p>
    <w:p w14:paraId="34FC6FC3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2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42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42" w:history="1">
        <w:r w:rsidR="00A04196">
          <w:rPr>
            <w:rFonts w:ascii="Times New Roman"/>
            <w:color w:val="000000"/>
            <w:sz w:val="24"/>
          </w:rPr>
          <w:t>5.</w:t>
        </w:r>
      </w:hyperlink>
    </w:p>
    <w:p w14:paraId="535854D2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8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48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>6.</w:t>
        </w:r>
      </w:hyperlink>
    </w:p>
    <w:p w14:paraId="7EBAE15D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0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0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7.</w:t>
        </w:r>
      </w:hyperlink>
    </w:p>
    <w:p w14:paraId="6264AE42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4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4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8.</w:t>
        </w:r>
      </w:hyperlink>
    </w:p>
    <w:p w14:paraId="4B7E1562" w14:textId="77777777" w:rsidR="00702963" w:rsidRDefault="008119D9">
      <w:pPr>
        <w:pStyle w:val="NoList1"/>
        <w:framePr w:w="1007" w:wrap="auto" w:hAnchor="text" w:x="1417" w:y="2245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5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5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>9.</w:t>
        </w:r>
      </w:hyperlink>
    </w:p>
    <w:p w14:paraId="3F0730A9" w14:textId="77777777" w:rsidR="00702963" w:rsidRDefault="008119D9">
      <w:pPr>
        <w:pStyle w:val="NoList1"/>
        <w:framePr w:w="8115" w:wrap="auto" w:hAnchor="text" w:x="2613" w:y="2245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10" w:history="1">
        <w:r w:rsidR="00A04196">
          <w:rPr>
            <w:rFonts w:ascii="Times New Roman"/>
            <w:color w:val="000000"/>
            <w:sz w:val="24"/>
          </w:rPr>
          <w:t>Structure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human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interaction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on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0" w:history="1">
        <w:r w:rsidR="00A04196">
          <w:rPr>
            <w:rFonts w:ascii="Times New Roman"/>
            <w:color w:val="000000"/>
            <w:sz w:val="24"/>
          </w:rPr>
          <w:t>layers</w:t>
        </w:r>
      </w:hyperlink>
      <w:hyperlink w:anchor="br10" w:history="1">
        <w:r w:rsidR="00A04196">
          <w:rPr>
            <w:rFonts w:ascii="Times New Roman"/>
            <w:color w:val="000000"/>
            <w:spacing w:val="34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10</w:t>
      </w:r>
    </w:p>
    <w:p w14:paraId="11E297FE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18" w:history="1">
        <w:r w:rsidR="00A04196">
          <w:rPr>
            <w:rFonts w:ascii="Times New Roman"/>
            <w:color w:val="000000"/>
            <w:sz w:val="24"/>
          </w:rPr>
          <w:t>Scheme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>interconnection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>between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pacing w:val="-1"/>
            <w:sz w:val="24"/>
          </w:rPr>
          <w:t>PSD2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18" w:history="1">
        <w:r w:rsidR="00A04196">
          <w:rPr>
            <w:rFonts w:ascii="Times New Roman"/>
            <w:color w:val="000000"/>
            <w:sz w:val="24"/>
          </w:rPr>
          <w:t>agents</w:t>
        </w:r>
      </w:hyperlink>
      <w:hyperlink w:anchor="br18" w:history="1">
        <w:r w:rsidR="00A04196">
          <w:rPr>
            <w:rFonts w:ascii="Times New Roman"/>
            <w:color w:val="000000"/>
            <w:spacing w:val="14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18</w:t>
      </w:r>
    </w:p>
    <w:p w14:paraId="3CEDA186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38" w:history="1">
        <w:r w:rsidR="00A04196">
          <w:rPr>
            <w:rFonts w:ascii="Times New Roman"/>
            <w:color w:val="000000"/>
            <w:sz w:val="24"/>
          </w:rPr>
          <w:t>Consumer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>preferences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>for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>addressing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8" w:history="1">
        <w:r w:rsidR="00A04196">
          <w:rPr>
            <w:rFonts w:ascii="Times New Roman"/>
            <w:color w:val="000000"/>
            <w:sz w:val="24"/>
          </w:rPr>
          <w:t>issues</w:t>
        </w:r>
      </w:hyperlink>
      <w:hyperlink w:anchor="br38" w:history="1">
        <w:r w:rsidR="00A04196">
          <w:rPr>
            <w:rFonts w:ascii="Times New Roman"/>
            <w:color w:val="000000"/>
            <w:spacing w:val="16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38</w:t>
      </w:r>
    </w:p>
    <w:p w14:paraId="035A58A4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1" w:history="1">
        <w:r w:rsidR="00A04196">
          <w:rPr>
            <w:rFonts w:ascii="Times New Roman"/>
            <w:color w:val="000000"/>
            <w:sz w:val="24"/>
          </w:rPr>
          <w:t>Customer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Satisfaction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Rate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by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form</w:t>
        </w:r>
      </w:hyperlink>
      <w:hyperlink w:anchor="br41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Live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1" w:history="1">
        <w:r w:rsidR="00A04196">
          <w:rPr>
            <w:rFonts w:ascii="Times New Roman"/>
            <w:color w:val="000000"/>
            <w:sz w:val="24"/>
          </w:rPr>
          <w:t>Chat</w:t>
        </w:r>
      </w:hyperlink>
      <w:hyperlink w:anchor="br41" w:history="1">
        <w:r w:rsidR="00A04196">
          <w:rPr>
            <w:rFonts w:ascii="Times New Roman"/>
            <w:color w:val="000000"/>
            <w:spacing w:val="14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41</w:t>
      </w:r>
    </w:p>
    <w:p w14:paraId="3C073F94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2" w:history="1">
        <w:r w:rsidR="00A04196">
          <w:rPr>
            <w:rFonts w:ascii="Times New Roman"/>
            <w:color w:val="000000"/>
            <w:spacing w:val="-3"/>
            <w:sz w:val="24"/>
          </w:rPr>
          <w:t>FinTech</w:t>
        </w:r>
      </w:hyperlink>
      <w:hyperlink w:anchor="br42" w:history="1">
        <w:r w:rsidR="00A04196">
          <w:rPr>
            <w:rFonts w:ascii="Times New Roman"/>
            <w:color w:val="000000"/>
            <w:spacing w:val="2"/>
            <w:sz w:val="24"/>
          </w:rPr>
          <w:t xml:space="preserve"> </w:t>
        </w:r>
      </w:hyperlink>
      <w:hyperlink w:anchor="br42" w:history="1">
        <w:r w:rsidR="00A04196">
          <w:rPr>
            <w:rFonts w:ascii="Times New Roman"/>
            <w:color w:val="000000"/>
            <w:spacing w:val="-1"/>
            <w:sz w:val="24"/>
          </w:rPr>
          <w:t>AI</w:t>
        </w:r>
      </w:hyperlink>
      <w:hyperlink w:anchor="br4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2" w:history="1">
        <w:r w:rsidR="00A04196">
          <w:rPr>
            <w:rFonts w:ascii="Times New Roman"/>
            <w:color w:val="000000"/>
            <w:sz w:val="24"/>
          </w:rPr>
          <w:t>Use-cases</w:t>
        </w:r>
      </w:hyperlink>
      <w:hyperlink w:anchor="br42" w:history="1">
        <w:r w:rsidR="00A04196">
          <w:rPr>
            <w:rFonts w:ascii="Times New Roman"/>
            <w:color w:val="000000"/>
            <w:spacing w:val="104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42</w:t>
      </w:r>
    </w:p>
    <w:p w14:paraId="7D1EECD9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48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>solutions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8" w:history="1">
        <w:r w:rsidR="00A04196">
          <w:rPr>
            <w:rFonts w:ascii="Times New Roman"/>
            <w:color w:val="000000"/>
            <w:spacing w:val="-1"/>
            <w:sz w:val="24"/>
          </w:rPr>
          <w:t>NLP</w:t>
        </w:r>
      </w:hyperlink>
      <w:hyperlink w:anchor="br4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48" w:history="1">
        <w:r w:rsidR="00A04196">
          <w:rPr>
            <w:rFonts w:ascii="Times New Roman"/>
            <w:color w:val="000000"/>
            <w:spacing w:val="-1"/>
            <w:sz w:val="24"/>
          </w:rPr>
          <w:t>AI</w:t>
        </w:r>
      </w:hyperlink>
      <w:hyperlink w:anchor="br48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48</w:t>
      </w:r>
    </w:p>
    <w:p w14:paraId="26714A1A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0" w:history="1">
        <w:r w:rsidR="00A04196">
          <w:rPr>
            <w:rFonts w:ascii="Times New Roman"/>
            <w:color w:val="000000"/>
            <w:sz w:val="24"/>
          </w:rPr>
          <w:t>Forms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interaction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by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0" w:history="1">
        <w:r w:rsidR="00A04196">
          <w:rPr>
            <w:rFonts w:ascii="Times New Roman"/>
            <w:color w:val="000000"/>
            <w:sz w:val="24"/>
          </w:rPr>
          <w:t>type</w:t>
        </w:r>
      </w:hyperlink>
      <w:hyperlink w:anchor="br50" w:history="1">
        <w:r w:rsidR="00A04196">
          <w:rPr>
            <w:rFonts w:ascii="Times New Roman"/>
            <w:color w:val="000000"/>
            <w:spacing w:val="106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50</w:t>
      </w:r>
    </w:p>
    <w:p w14:paraId="6334984B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4" w:history="1">
        <w:r w:rsidR="00A04196">
          <w:rPr>
            <w:rFonts w:ascii="Times New Roman"/>
            <w:color w:val="000000"/>
            <w:sz w:val="24"/>
          </w:rPr>
          <w:t>Current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route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request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to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4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4" w:history="1">
        <w:r w:rsidR="00A04196">
          <w:rPr>
            <w:rFonts w:ascii="Times New Roman"/>
            <w:color w:val="000000"/>
            <w:sz w:val="24"/>
          </w:rPr>
          <w:t>bank</w:t>
        </w:r>
      </w:hyperlink>
      <w:hyperlink w:anchor="br54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54</w:t>
      </w:r>
    </w:p>
    <w:p w14:paraId="73C34EB5" w14:textId="77777777" w:rsidR="00702963" w:rsidRDefault="008119D9">
      <w:pPr>
        <w:pStyle w:val="NoList1"/>
        <w:framePr w:w="8115" w:wrap="auto" w:hAnchor="text" w:x="2613" w:y="2657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5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>Request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5" w:history="1">
        <w:r w:rsidR="00A04196">
          <w:rPr>
            <w:rFonts w:ascii="Times New Roman"/>
            <w:color w:val="000000"/>
            <w:sz w:val="24"/>
          </w:rPr>
          <w:t>Route</w:t>
        </w:r>
      </w:hyperlink>
      <w:hyperlink w:anchor="br55" w:history="1">
        <w:r w:rsidR="00A04196">
          <w:rPr>
            <w:rFonts w:ascii="Times New Roman"/>
            <w:color w:val="000000"/>
            <w:spacing w:val="106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55</w:t>
      </w:r>
    </w:p>
    <w:p w14:paraId="26AF7150" w14:textId="77777777" w:rsidR="00702963" w:rsidRDefault="008119D9">
      <w:pPr>
        <w:pStyle w:val="NoList1"/>
        <w:framePr w:w="9311" w:wrap="auto" w:hAnchor="text" w:x="1417" w:y="5950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56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6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10.</w:t>
        </w:r>
      </w:hyperlink>
      <w:hyperlink w:anchor="br56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Request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Route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Conversational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6" w:history="1">
        <w:r w:rsidR="00A04196">
          <w:rPr>
            <w:rFonts w:ascii="Times New Roman"/>
            <w:color w:val="000000"/>
            <w:spacing w:val="1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56</w:t>
      </w:r>
    </w:p>
    <w:p w14:paraId="339AD1C5" w14:textId="77777777" w:rsidR="00702963" w:rsidRDefault="008119D9">
      <w:pPr>
        <w:pStyle w:val="NoList1"/>
        <w:framePr w:w="9311" w:wrap="auto" w:hAnchor="text" w:x="1417" w:y="595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6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6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pacing w:val="-5"/>
            <w:sz w:val="24"/>
          </w:rPr>
          <w:t>11.</w:t>
        </w:r>
      </w:hyperlink>
      <w:hyperlink w:anchor="br56" w:history="1">
        <w:r w:rsidR="00A04196">
          <w:rPr>
            <w:rFonts w:ascii="Times New Roman"/>
            <w:color w:val="000000"/>
            <w:spacing w:val="262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Request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Route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Rule-based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5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56</w:t>
      </w:r>
    </w:p>
    <w:p w14:paraId="556E45E3" w14:textId="77777777" w:rsidR="00702963" w:rsidRDefault="008119D9">
      <w:pPr>
        <w:pStyle w:val="NoList1"/>
        <w:framePr w:w="9311" w:wrap="auto" w:hAnchor="text" w:x="1417" w:y="595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7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7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12.</w:t>
        </w:r>
      </w:hyperlink>
      <w:hyperlink w:anchor="br57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User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Request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Route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pacing w:val="-1"/>
            <w:sz w:val="24"/>
          </w:rPr>
          <w:t>ML&amp;AI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Conversational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7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57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57</w:t>
      </w:r>
    </w:p>
    <w:p w14:paraId="027BEEB5" w14:textId="77777777" w:rsidR="00702963" w:rsidRDefault="008119D9">
      <w:pPr>
        <w:pStyle w:val="NoList1"/>
        <w:framePr w:w="9311" w:wrap="auto" w:hAnchor="text" w:x="1417" w:y="595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8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8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13.</w:t>
        </w:r>
      </w:hyperlink>
      <w:hyperlink w:anchor="br58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Structure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an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integrated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8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58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58</w:t>
      </w:r>
    </w:p>
    <w:p w14:paraId="6781560A" w14:textId="77777777" w:rsidR="00702963" w:rsidRDefault="008119D9">
      <w:pPr>
        <w:pStyle w:val="NoList1"/>
        <w:framePr w:w="9311" w:wrap="auto" w:hAnchor="text" w:x="1417" w:y="5950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9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59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14.</w:t>
        </w:r>
      </w:hyperlink>
      <w:hyperlink w:anchor="br59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Structure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9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pacing w:val="-1"/>
            <w:sz w:val="24"/>
          </w:rPr>
          <w:t>ML&amp;AI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Natural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Language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9" w:history="1">
        <w:r w:rsidR="00A04196">
          <w:rPr>
            <w:rFonts w:ascii="Times New Roman"/>
            <w:color w:val="000000"/>
            <w:sz w:val="24"/>
          </w:rPr>
          <w:t>Processing</w:t>
        </w:r>
      </w:hyperlink>
      <w:hyperlink w:anchor="br59" w:history="1">
        <w:r w:rsidR="00A04196">
          <w:rPr>
            <w:rFonts w:ascii="Times New Roman"/>
            <w:color w:val="000000"/>
            <w:spacing w:val="12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59</w:t>
      </w:r>
    </w:p>
    <w:p w14:paraId="67CEB7FE" w14:textId="77777777" w:rsidR="00702963" w:rsidRDefault="008119D9">
      <w:pPr>
        <w:pStyle w:val="NoList1"/>
        <w:framePr w:w="8681" w:wrap="auto" w:hAnchor="text" w:x="1417" w:y="800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60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0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15.</w:t>
        </w:r>
      </w:hyperlink>
      <w:hyperlink w:anchor="br60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Plan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integration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60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pacing w:val="-1"/>
            <w:sz w:val="24"/>
          </w:rPr>
          <w:t>ML&amp;AI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Recommendation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Notification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0" w:history="1">
        <w:r w:rsidR="00A04196">
          <w:rPr>
            <w:rFonts w:ascii="Times New Roman"/>
            <w:color w:val="000000"/>
            <w:sz w:val="24"/>
          </w:rPr>
          <w:t>systems</w:t>
        </w:r>
      </w:hyperlink>
    </w:p>
    <w:p w14:paraId="00756D82" w14:textId="77777777" w:rsidR="00702963" w:rsidRDefault="00A04196">
      <w:pPr>
        <w:pStyle w:val="NoList1"/>
        <w:framePr w:w="479" w:wrap="auto" w:hAnchor="text" w:x="10249" w:y="800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60</w:t>
      </w:r>
    </w:p>
    <w:p w14:paraId="33F6CCB9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61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1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16.</w:t>
        </w:r>
      </w:hyperlink>
      <w:hyperlink w:anchor="br61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pacing w:val="-3"/>
            <w:sz w:val="24"/>
          </w:rPr>
          <w:t>Average</w:t>
        </w:r>
      </w:hyperlink>
      <w:hyperlink w:anchor="br61" w:history="1">
        <w:r w:rsidR="00A04196">
          <w:rPr>
            <w:rFonts w:ascii="Times New Roman"/>
            <w:color w:val="000000"/>
            <w:spacing w:val="3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pacing w:val="-1"/>
            <w:sz w:val="24"/>
          </w:rPr>
          <w:t>PSD2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implementation</w:t>
        </w:r>
      </w:hyperlink>
      <w:hyperlink w:anchor="br61" w:history="1">
        <w:r w:rsidR="00A04196">
          <w:rPr>
            <w:rFonts w:ascii="Times New Roman"/>
            <w:color w:val="000000"/>
            <w:spacing w:val="5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61</w:t>
      </w:r>
    </w:p>
    <w:p w14:paraId="1E18AD67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1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1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17.</w:t>
        </w:r>
      </w:hyperlink>
      <w:hyperlink w:anchor="br61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Expected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an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Open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pacing w:val="-1"/>
            <w:sz w:val="24"/>
          </w:rPr>
          <w:t>API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implementation</w:t>
        </w:r>
      </w:hyperlink>
      <w:hyperlink w:anchor="br61" w:history="1">
        <w:r w:rsidR="00A04196">
          <w:rPr>
            <w:rFonts w:ascii="Times New Roman"/>
            <w:color w:val="000000"/>
            <w:spacing w:val="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61</w:t>
      </w:r>
    </w:p>
    <w:p w14:paraId="33C0FF61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1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1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18.</w:t>
        </w:r>
      </w:hyperlink>
      <w:hyperlink w:anchor="br61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Expected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61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Rule-based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1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61" w:history="1">
        <w:r w:rsidR="00A04196">
          <w:rPr>
            <w:rFonts w:ascii="Times New Roman"/>
            <w:color w:val="000000"/>
            <w:spacing w:val="7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61</w:t>
      </w:r>
    </w:p>
    <w:p w14:paraId="0E11FBDA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2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2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19.</w:t>
        </w:r>
      </w:hyperlink>
      <w:hyperlink w:anchor="br62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Expected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62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pacing w:val="-1"/>
            <w:sz w:val="24"/>
          </w:rPr>
          <w:t>ML&amp;AI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middleware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62" w:history="1">
        <w:r w:rsidR="00A04196">
          <w:rPr>
            <w:rFonts w:ascii="Times New Roman"/>
            <w:color w:val="000000"/>
            <w:spacing w:val="17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62</w:t>
      </w:r>
    </w:p>
    <w:p w14:paraId="62F7A097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2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2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20.</w:t>
        </w:r>
      </w:hyperlink>
      <w:hyperlink w:anchor="br62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Expected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ML&amp;AI-based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Recommendation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Notification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2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62" w:history="1">
        <w:r w:rsidR="00A04196">
          <w:rPr>
            <w:rFonts w:ascii="Times New Roman"/>
            <w:color w:val="000000"/>
            <w:spacing w:val="211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62</w:t>
      </w:r>
    </w:p>
    <w:p w14:paraId="50D8A080" w14:textId="77777777" w:rsidR="00702963" w:rsidRDefault="008119D9">
      <w:pPr>
        <w:pStyle w:val="NoList1"/>
        <w:framePr w:w="9311" w:wrap="auto" w:hAnchor="text" w:x="1417" w:y="8421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3" w:history="1">
        <w:r w:rsidR="00A04196">
          <w:rPr>
            <w:rFonts w:ascii="Times New Roman"/>
            <w:color w:val="000000"/>
            <w:spacing w:val="-5"/>
            <w:sz w:val="24"/>
          </w:rPr>
          <w:t>Table</w:t>
        </w:r>
      </w:hyperlink>
      <w:hyperlink w:anchor="br63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21.</w:t>
        </w:r>
      </w:hyperlink>
      <w:hyperlink w:anchor="br63" w:history="1">
        <w:r w:rsidR="00A04196">
          <w:rPr>
            <w:rFonts w:ascii="Times New Roman"/>
            <w:color w:val="000000"/>
            <w:spacing w:val="249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Expected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costs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an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pacing w:val="-1"/>
            <w:sz w:val="24"/>
          </w:rPr>
          <w:t>AI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pacing w:val="-1"/>
            <w:sz w:val="24"/>
          </w:rPr>
          <w:t>NLP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solution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3" w:history="1">
        <w:r w:rsidR="00A04196">
          <w:rPr>
            <w:rFonts w:ascii="Times New Roman"/>
            <w:color w:val="000000"/>
            <w:sz w:val="24"/>
          </w:rPr>
          <w:t>Recommendations</w:t>
        </w:r>
      </w:hyperlink>
      <w:hyperlink w:anchor="br63" w:history="1">
        <w:r w:rsidR="00A04196">
          <w:rPr>
            <w:rFonts w:ascii="Times New Roman"/>
            <w:color w:val="000000"/>
            <w:spacing w:val="16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63</w:t>
      </w:r>
    </w:p>
    <w:p w14:paraId="2192365A" w14:textId="77777777" w:rsidR="00702963" w:rsidRDefault="00A04196">
      <w:pPr>
        <w:pStyle w:val="NoList1"/>
        <w:framePr w:w="1657" w:wrap="auto" w:hAnchor="text" w:x="1417" w:y="1144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List of </w:t>
      </w:r>
      <w:r>
        <w:rPr>
          <w:rFonts w:ascii="Times New Roman"/>
          <w:b/>
          <w:color w:val="000000"/>
          <w:spacing w:val="-1"/>
          <w:sz w:val="24"/>
        </w:rPr>
        <w:t>figures</w:t>
      </w:r>
    </w:p>
    <w:p w14:paraId="013BEB19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35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1.</w:t>
        </w:r>
      </w:hyperlink>
      <w:hyperlink w:anchor="br35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%</w:t>
        </w:r>
      </w:hyperlink>
      <w:hyperlink w:anchor="br35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individuals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pacing w:val="-1"/>
            <w:sz w:val="24"/>
          </w:rPr>
          <w:t>who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used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internet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5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35" w:history="1">
        <w:r w:rsidR="00A04196">
          <w:rPr>
            <w:rFonts w:ascii="Times New Roman"/>
            <w:color w:val="000000"/>
            <w:spacing w:val="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35</w:t>
      </w:r>
    </w:p>
    <w:p w14:paraId="72B6CDBC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36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>2.</w:t>
        </w:r>
      </w:hyperlink>
      <w:hyperlink w:anchor="br36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>Distribution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>worldwide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>search</w:t>
        </w:r>
      </w:hyperlink>
      <w:hyperlink w:anchor="br3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6" w:history="1">
        <w:r w:rsidR="00A04196">
          <w:rPr>
            <w:rFonts w:ascii="Times New Roman"/>
            <w:color w:val="000000"/>
            <w:spacing w:val="-1"/>
            <w:sz w:val="24"/>
          </w:rPr>
          <w:t>traffic</w:t>
        </w:r>
      </w:hyperlink>
      <w:hyperlink w:anchor="br36" w:history="1">
        <w:r w:rsidR="00A04196">
          <w:rPr>
            <w:rFonts w:ascii="Times New Roman"/>
            <w:color w:val="000000"/>
            <w:spacing w:val="18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36</w:t>
      </w:r>
    </w:p>
    <w:p w14:paraId="69FF9337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37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>3.</w:t>
        </w:r>
      </w:hyperlink>
      <w:hyperlink w:anchor="br37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pacing w:val="-1"/>
            <w:sz w:val="24"/>
          </w:rPr>
          <w:t>Number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>parameters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>in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pacing w:val="-1"/>
            <w:sz w:val="24"/>
          </w:rPr>
          <w:t>NLP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pacing w:val="-1"/>
            <w:sz w:val="24"/>
          </w:rPr>
          <w:t>AI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37" w:history="1">
        <w:r w:rsidR="00A04196">
          <w:rPr>
            <w:rFonts w:ascii="Times New Roman"/>
            <w:color w:val="000000"/>
            <w:sz w:val="24"/>
          </w:rPr>
          <w:t>algorithms</w:t>
        </w:r>
      </w:hyperlink>
      <w:hyperlink w:anchor="br37" w:history="1">
        <w:r w:rsidR="00A04196">
          <w:rPr>
            <w:rFonts w:ascii="Times New Roman"/>
            <w:color w:val="000000"/>
            <w:spacing w:val="6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37</w:t>
      </w:r>
    </w:p>
    <w:p w14:paraId="0CBF9C58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51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4.</w:t>
        </w:r>
      </w:hyperlink>
      <w:hyperlink w:anchor="br51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Front-end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1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Bank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Assistant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by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pacing w:val="-5"/>
            <w:sz w:val="24"/>
          </w:rPr>
          <w:t>Wells</w:t>
        </w:r>
      </w:hyperlink>
      <w:hyperlink w:anchor="br51" w:history="1">
        <w:r w:rsidR="00A04196">
          <w:rPr>
            <w:rFonts w:ascii="Times New Roman"/>
            <w:color w:val="000000"/>
            <w:spacing w:val="4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pacing w:val="-1"/>
            <w:sz w:val="24"/>
          </w:rPr>
          <w:t>Fargo</w:t>
        </w:r>
      </w:hyperlink>
      <w:hyperlink w:anchor="br51" w:history="1">
        <w:r w:rsidR="00A04196">
          <w:rPr>
            <w:rFonts w:ascii="Times New Roman"/>
            <w:color w:val="000000"/>
            <w:spacing w:val="1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on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a</w:t>
        </w:r>
      </w:hyperlink>
      <w:hyperlink w:anchor="br51" w:history="1">
        <w:r w:rsidR="00A04196">
          <w:rPr>
            <w:rFonts w:ascii="Times New Roman"/>
            <w:color w:val="000000"/>
            <w:spacing w:val="-1"/>
            <w:sz w:val="24"/>
          </w:rPr>
          <w:t xml:space="preserve"> </w:t>
        </w:r>
      </w:hyperlink>
      <w:hyperlink w:anchor="br51" w:history="1">
        <w:r w:rsidR="00A04196">
          <w:rPr>
            <w:rFonts w:ascii="Times New Roman"/>
            <w:color w:val="000000"/>
            <w:sz w:val="24"/>
          </w:rPr>
          <w:t>Facebook</w:t>
        </w:r>
      </w:hyperlink>
      <w:hyperlink w:anchor="br51" w:history="1">
        <w:r w:rsidR="00A04196">
          <w:rPr>
            <w:rFonts w:ascii="Times New Roman"/>
            <w:color w:val="000000"/>
            <w:spacing w:val="97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51</w:t>
      </w:r>
    </w:p>
    <w:p w14:paraId="2DDD9D02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5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5.</w:t>
        </w:r>
      </w:hyperlink>
      <w:hyperlink w:anchor="br65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Ages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respondents</w:t>
        </w:r>
      </w:hyperlink>
      <w:hyperlink w:anchor="br65" w:history="1">
        <w:r w:rsidR="00A04196">
          <w:rPr>
            <w:rFonts w:ascii="Times New Roman"/>
            <w:color w:val="000000"/>
            <w:spacing w:val="80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65</w:t>
      </w:r>
    </w:p>
    <w:p w14:paraId="29DD22AE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5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6.</w:t>
        </w:r>
      </w:hyperlink>
      <w:hyperlink w:anchor="br65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pacing w:val="-1"/>
            <w:sz w:val="24"/>
          </w:rPr>
          <w:t>Number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of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banks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per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5" w:history="1">
        <w:r w:rsidR="00A04196">
          <w:rPr>
            <w:rFonts w:ascii="Times New Roman"/>
            <w:color w:val="000000"/>
            <w:sz w:val="24"/>
          </w:rPr>
          <w:t>respondent</w:t>
        </w:r>
      </w:hyperlink>
      <w:hyperlink w:anchor="br65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65</w:t>
      </w:r>
    </w:p>
    <w:p w14:paraId="23883598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6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7.</w:t>
        </w:r>
      </w:hyperlink>
      <w:hyperlink w:anchor="br66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Satisfaction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banking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interaction</w:t>
        </w:r>
      </w:hyperlink>
      <w:hyperlink w:anchor="br66" w:history="1">
        <w:r w:rsidR="00A04196">
          <w:rPr>
            <w:rFonts w:ascii="Times New Roman"/>
            <w:color w:val="000000"/>
            <w:spacing w:val="119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66</w:t>
      </w:r>
    </w:p>
    <w:p w14:paraId="3B7CCD87" w14:textId="77777777" w:rsidR="00702963" w:rsidRDefault="008119D9">
      <w:pPr>
        <w:pStyle w:val="NoList1"/>
        <w:framePr w:w="9311" w:wrap="auto" w:hAnchor="text" w:x="1417" w:y="12219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6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8.</w:t>
        </w:r>
      </w:hyperlink>
      <w:hyperlink w:anchor="br66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Satisfaction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6" w:history="1">
        <w:r w:rsidR="00A04196">
          <w:rPr>
            <w:rFonts w:ascii="Times New Roman"/>
            <w:color w:val="000000"/>
            <w:sz w:val="24"/>
          </w:rPr>
          <w:t>problem-solving</w:t>
        </w:r>
      </w:hyperlink>
      <w:hyperlink w:anchor="br66" w:history="1">
        <w:r w:rsidR="00A04196">
          <w:rPr>
            <w:rFonts w:ascii="Times New Roman"/>
            <w:color w:val="000000"/>
            <w:spacing w:val="3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66</w:t>
      </w:r>
    </w:p>
    <w:p w14:paraId="3DE58E8F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79</w:t>
      </w:r>
    </w:p>
    <w:p w14:paraId="2A9AC79C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0EE88657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097662D8" w14:textId="77777777" w:rsidR="00702963" w:rsidRDefault="00A04196">
      <w:pPr>
        <w:pStyle w:val="NoList1"/>
        <w:spacing w:after="0" w:line="0" w:lineRule="atLeast"/>
        <w:rPr>
          <w:rFonts w:ascii="Arial"/>
          <w:color w:val="FF0000"/>
          <w:sz w:val="2"/>
        </w:rPr>
      </w:pPr>
      <w:bookmarkStart w:id="441" w:name="br80"/>
      <w:bookmarkEnd w:id="441"/>
      <w:r>
        <w:rPr>
          <w:rFonts w:ascii="Arial"/>
          <w:color w:val="FF0000"/>
          <w:sz w:val="2"/>
        </w:rPr>
        <w:lastRenderedPageBreak/>
        <w:t xml:space="preserve"> </w:t>
      </w:r>
    </w:p>
    <w:p w14:paraId="1DBAA487" w14:textId="77777777" w:rsidR="00702963" w:rsidRDefault="008119D9">
      <w:pPr>
        <w:pStyle w:val="NoList1"/>
        <w:framePr w:w="9311" w:wrap="auto" w:hAnchor="text" w:x="1417" w:y="1426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hyperlink w:anchor="br67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9.</w:t>
        </w:r>
      </w:hyperlink>
      <w:hyperlink w:anchor="br67" w:history="1">
        <w:r w:rsidR="00A04196">
          <w:rPr>
            <w:rFonts w:ascii="Times New Roman"/>
            <w:color w:val="000000"/>
            <w:spacing w:val="272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Satisfaction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response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time</w:t>
        </w:r>
      </w:hyperlink>
      <w:hyperlink w:anchor="br67" w:history="1">
        <w:r w:rsidR="00A04196">
          <w:rPr>
            <w:rFonts w:ascii="Times New Roman"/>
            <w:color w:val="000000"/>
            <w:spacing w:val="1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67</w:t>
      </w:r>
    </w:p>
    <w:p w14:paraId="1C46A164" w14:textId="77777777" w:rsidR="00702963" w:rsidRDefault="008119D9">
      <w:pPr>
        <w:pStyle w:val="NoList1"/>
        <w:framePr w:w="9311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7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10.</w:t>
        </w:r>
      </w:hyperlink>
      <w:hyperlink w:anchor="br67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Preferences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between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dialog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and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7" w:history="1">
        <w:r w:rsidR="00A04196">
          <w:rPr>
            <w:rFonts w:ascii="Times New Roman"/>
            <w:color w:val="000000"/>
            <w:sz w:val="24"/>
          </w:rPr>
          <w:t>calls</w:t>
        </w:r>
      </w:hyperlink>
      <w:hyperlink w:anchor="br67" w:history="1">
        <w:r w:rsidR="00A04196">
          <w:rPr>
            <w:rFonts w:ascii="Times New Roman"/>
            <w:color w:val="000000"/>
            <w:spacing w:val="114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67</w:t>
      </w:r>
    </w:p>
    <w:p w14:paraId="5CAA44B4" w14:textId="77777777" w:rsidR="00702963" w:rsidRDefault="008119D9">
      <w:pPr>
        <w:pStyle w:val="NoList1"/>
        <w:framePr w:w="9311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8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pacing w:val="-5"/>
            <w:sz w:val="24"/>
          </w:rPr>
          <w:t>11.</w:t>
        </w:r>
      </w:hyperlink>
      <w:hyperlink w:anchor="br68" w:history="1">
        <w:r w:rsidR="00A04196">
          <w:rPr>
            <w:rFonts w:ascii="Times New Roman"/>
            <w:color w:val="000000"/>
            <w:spacing w:val="166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awareness</w:t>
        </w:r>
      </w:hyperlink>
      <w:hyperlink w:anchor="br68" w:history="1">
        <w:r w:rsidR="00A04196">
          <w:rPr>
            <w:rFonts w:ascii="Times New Roman"/>
            <w:color w:val="000000"/>
            <w:spacing w:val="5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68</w:t>
      </w:r>
    </w:p>
    <w:p w14:paraId="0B1AA342" w14:textId="77777777" w:rsidR="00702963" w:rsidRDefault="008119D9">
      <w:pPr>
        <w:pStyle w:val="NoList1"/>
        <w:framePr w:w="9311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8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12.</w:t>
        </w:r>
      </w:hyperlink>
      <w:hyperlink w:anchor="br68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Satisfaction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with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8" w:history="1">
        <w:r w:rsidR="00A04196">
          <w:rPr>
            <w:rFonts w:ascii="Times New Roman"/>
            <w:color w:val="000000"/>
            <w:sz w:val="24"/>
          </w:rPr>
          <w:t>chatbot</w:t>
        </w:r>
      </w:hyperlink>
      <w:hyperlink w:anchor="br68" w:history="1">
        <w:r w:rsidR="00A04196">
          <w:rPr>
            <w:rFonts w:ascii="Times New Roman"/>
            <w:color w:val="000000"/>
            <w:spacing w:val="13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68</w:t>
      </w:r>
    </w:p>
    <w:p w14:paraId="17F5C3BE" w14:textId="77777777" w:rsidR="00702963" w:rsidRDefault="008119D9">
      <w:pPr>
        <w:pStyle w:val="NoList1"/>
        <w:framePr w:w="9311" w:wrap="auto" w:hAnchor="text" w:x="1417" w:y="1426"/>
        <w:widowControl w:val="0"/>
        <w:autoSpaceDE w:val="0"/>
        <w:autoSpaceDN w:val="0"/>
        <w:spacing w:before="147" w:after="0" w:line="265" w:lineRule="exact"/>
        <w:rPr>
          <w:rFonts w:ascii="Times New Roman"/>
          <w:color w:val="000000"/>
          <w:sz w:val="24"/>
        </w:rPr>
      </w:pPr>
      <w:hyperlink w:anchor="br69" w:history="1">
        <w:r w:rsidR="00A04196">
          <w:rPr>
            <w:rFonts w:ascii="Times New Roman"/>
            <w:color w:val="000000"/>
            <w:sz w:val="24"/>
          </w:rPr>
          <w:t>Figure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>13.</w:t>
        </w:r>
      </w:hyperlink>
      <w:hyperlink w:anchor="br69" w:history="1">
        <w:r w:rsidR="00A04196">
          <w:rPr>
            <w:rFonts w:ascii="Times New Roman"/>
            <w:color w:val="000000"/>
            <w:spacing w:val="153"/>
            <w:sz w:val="24"/>
          </w:rPr>
          <w:t xml:space="preserve"> 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>Client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>trust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>towards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 xml:space="preserve"> </w:t>
        </w:r>
      </w:hyperlink>
      <w:hyperlink w:anchor="br69" w:history="1">
        <w:r w:rsidR="00A04196">
          <w:rPr>
            <w:rFonts w:ascii="Times New Roman"/>
            <w:color w:val="000000"/>
            <w:sz w:val="24"/>
          </w:rPr>
          <w:t>interlocutor</w:t>
        </w:r>
      </w:hyperlink>
      <w:hyperlink w:anchor="br69" w:history="1">
        <w:r w:rsidR="00A04196">
          <w:rPr>
            <w:rFonts w:ascii="Times New Roman"/>
            <w:color w:val="000000"/>
            <w:spacing w:val="46"/>
            <w:sz w:val="24"/>
          </w:rPr>
          <w:t xml:space="preserve"> </w:t>
        </w:r>
      </w:hyperlink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59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.</w:t>
      </w:r>
      <w:r w:rsidR="00A04196">
        <w:rPr>
          <w:rFonts w:ascii="Times New Roman"/>
          <w:color w:val="000000"/>
          <w:spacing w:val="224"/>
          <w:sz w:val="24"/>
        </w:rPr>
        <w:t xml:space="preserve"> </w:t>
      </w:r>
      <w:r w:rsidR="00A04196">
        <w:rPr>
          <w:rFonts w:ascii="Times New Roman"/>
          <w:color w:val="000000"/>
          <w:sz w:val="24"/>
        </w:rPr>
        <w:t>69</w:t>
      </w:r>
    </w:p>
    <w:p w14:paraId="4A62FC4E" w14:textId="77777777" w:rsidR="00702963" w:rsidRDefault="00A04196">
      <w:pPr>
        <w:pStyle w:val="NoList1"/>
        <w:framePr w:w="479" w:wrap="auto" w:hAnchor="text" w:x="5833" w:y="15787"/>
        <w:widowControl w:val="0"/>
        <w:autoSpaceDE w:val="0"/>
        <w:autoSpaceDN w:val="0"/>
        <w:spacing w:after="0" w:line="265" w:lineRule="exac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80</w:t>
      </w:r>
    </w:p>
    <w:p w14:paraId="52762396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p w14:paraId="194016DF" w14:textId="77777777" w:rsidR="00702963" w:rsidRDefault="00702963">
      <w:pPr>
        <w:pStyle w:val="NoList1"/>
        <w:spacing w:after="0" w:line="0" w:lineRule="atLeast"/>
        <w:rPr>
          <w:rFonts w:ascii="Arial"/>
          <w:color w:val="FF0000"/>
          <w:sz w:val="2"/>
        </w:rPr>
      </w:pPr>
    </w:p>
    <w:sectPr w:rsidR="00702963">
      <w:pgSz w:w="11906" w:h="16838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ICPMWW+CMMI12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LFUFE+CMR12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F2DC1"/>
    <w:multiLevelType w:val="hybridMultilevel"/>
    <w:tmpl w:val="0C7AF0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14B80"/>
    <w:multiLevelType w:val="hybridMultilevel"/>
    <w:tmpl w:val="448E4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zysztof SPIRZEWSKI">
    <w15:presenceInfo w15:providerId="AD" w15:userId="S::kspirzewski@wne.uw.edu.pl::71732581-76fa-421d-94bd-106c87f405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702963"/>
    <w:rsid w:val="00766456"/>
    <w:rsid w:val="008119D9"/>
    <w:rsid w:val="00A04196"/>
    <w:rsid w:val="00B06B85"/>
    <w:rsid w:val="00BA5B2D"/>
    <w:rsid w:val="00BB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/>
    <o:shapelayout v:ext="edit">
      <o:idmap v:ext="edit" data="1"/>
    </o:shapelayout>
  </w:shapeDefaults>
  <w:decimalSymbol w:val="."/>
  <w:listSeparator w:val=","/>
  <w14:docId w14:val="739DDB9C"/>
  <w15:docId w15:val="{870F8CF7-F712-4413-A00A-05C2AA9F5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semiHidden="1" w:unhideWhenUsed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table" w:customStyle="1" w:styleId="TableNormal1">
    <w:name w:val="Table Normal1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ccenture.com/t00010101t000000z__w__/gb-en/_acnmedia/pdf-71/accenture-banking-aw-jf-web.pdf" TargetMode="External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hyperlink" Target="https://www2.deloitte.com/content/dam/Deloitte/nl/Documents/financial-services/deloitte-nl-fsi-psd2-survey-results-highlights.pdf" TargetMode="External"/><Relationship Id="rId84" Type="http://schemas.openxmlformats.org/officeDocument/2006/relationships/hyperlink" Target="https://eur-lex.europa.eu/legal-content/EN/TXT/PDF/?uri=CELEX:32015L2366&amp;" TargetMode="External"/><Relationship Id="rId16" Type="http://schemas.openxmlformats.org/officeDocument/2006/relationships/image" Target="media/image12.jpeg"/><Relationship Id="rId107" Type="http://schemas.openxmlformats.org/officeDocument/2006/relationships/hyperlink" Target="https://www.reuters.com/article/us-banks-hiring-ai-idUSKCN0YT163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hyperlink" Target="https://www2.deloitte.com/content/dam/Deloitte/lu/Documents/financial-services/Banking/lu-digital-banking-maturity-2020.pdf" TargetMode="External"/><Relationship Id="rId79" Type="http://schemas.openxmlformats.org/officeDocument/2006/relationships/hyperlink" Target="https://www.eba.europa.eu/regulation-and-policy/consumer-protection-and-financial-innovation/guidelines-on-internet-payments-security" TargetMode="External"/><Relationship Id="rId102" Type="http://schemas.openxmlformats.org/officeDocument/2006/relationships/hyperlink" Target="https://www.mckinsey.com/business-functions/mckinsey-analytics/our-insights/an-executives-guide-to-ai" TargetMode="External"/><Relationship Id="rId123" Type="http://schemas.openxmlformats.org/officeDocument/2006/relationships/hyperlink" Target="https://www.accenture.com/_acnmedia/pdf-102/accenture-ready-for-conversational-banking.pdf" TargetMode="External"/><Relationship Id="rId128" Type="http://schemas.openxmlformats.org/officeDocument/2006/relationships/hyperlink" Target="https://www.mckinsey.com/business-functions/mckinsey-digital/our-insights/the-rise-of-the-digital-bank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s://gallery.mailchimp.com/6876a5198dfef32603ce8474d/files/aa26e0e2-dc8e-47d5-8952-6766332cef53/Online_Banking_Report_v2.pdf" TargetMode="External"/><Relationship Id="rId95" Type="http://schemas.openxmlformats.org/officeDocument/2006/relationships/hyperlink" Target="https://thefinancialbrand.com/74626/ai-transform-disrupt-banking-financial-wef-trends-analysis/" TargetMode="External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hyperlink" Target="https://assets.publishing.service.gov.uk/media/57ac9667e5274a0f6c00007a/retail-banking-market-investigation-full-final-report.pdf" TargetMode="External"/><Relationship Id="rId69" Type="http://schemas.openxmlformats.org/officeDocument/2006/relationships/hyperlink" Target="https://www2.deloitte.com/content/dam/Deloitte/cn/Documents/about-deloitte/deloitte-cn-dtt-thriving-in-the-era-of-persuasive-ai-en-200819.pdf" TargetMode="External"/><Relationship Id="rId113" Type="http://schemas.openxmlformats.org/officeDocument/2006/relationships/hyperlink" Target="https://www.europarl.europa.eu/RegData/etudes/STUD/2021/662928/IPOL_STU(2021)662928_EN.pdf" TargetMode="External"/><Relationship Id="rId118" Type="http://schemas.openxmlformats.org/officeDocument/2006/relationships/hyperlink" Target="https://techhq.com/2018/07/bank-of-america-to-use-ai-for-currency-research/" TargetMode="External"/><Relationship Id="rId80" Type="http://schemas.openxmlformats.org/officeDocument/2006/relationships/hyperlink" Target="https://www.eba.europa.eu/regulation-and-policy/consumer-protection-and-financial-innovation/guidelines-on-internet-payments-security" TargetMode="External"/><Relationship Id="rId85" Type="http://schemas.openxmlformats.org/officeDocument/2006/relationships/hyperlink" Target="https://www.ventureskies.com/blog/digital-banking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s://www.mckinsey.com/business-functions/mckinsey-analytics/our-insights/an-executives-guide-to-ai" TargetMode="External"/><Relationship Id="rId108" Type="http://schemas.openxmlformats.org/officeDocument/2006/relationships/hyperlink" Target="https://www.businesslive.co.za/bt/business-and-economy/2018-08-25-banking-on-the-artificial-intelligence-revolution/" TargetMode="External"/><Relationship Id="rId124" Type="http://schemas.openxmlformats.org/officeDocument/2006/relationships/hyperlink" Target="https://www.statista.com/statistics/264810/number-of-monthly-active-facebook-users-worldwide/" TargetMode="External"/><Relationship Id="rId129" Type="http://schemas.openxmlformats.org/officeDocument/2006/relationships/hyperlink" Target="https://www.wellsfargo.com/biz/wells-fargo-works/planning-operations/planning-marketing/engaging-tech-for-your-business/" TargetMode="External"/><Relationship Id="rId54" Type="http://schemas.openxmlformats.org/officeDocument/2006/relationships/image" Target="media/image50.jpeg"/><Relationship Id="rId70" Type="http://schemas.openxmlformats.org/officeDocument/2006/relationships/hyperlink" Target="https://www2.deloitte.com/content/dam/Deloitte/cn/Documents/about-deloitte/deloitte-cn-dtt-thriving-in-the-era-of-persuasive-ai-en-200819.pdf" TargetMode="External"/><Relationship Id="rId75" Type="http://schemas.openxmlformats.org/officeDocument/2006/relationships/hyperlink" Target="https://www2.deloitte.com/content/dam/Deloitte/cz/Documents/financial-services/cz-open-banking-and-psd2.pdf" TargetMode="External"/><Relationship Id="rId91" Type="http://schemas.openxmlformats.org/officeDocument/2006/relationships/hyperlink" Target="http://www.dialogtech.com/wp-content/uploads/2012/05/Ifbyphone-Consumer-Response-survey-May-2012.pdf" TargetMode="External"/><Relationship Id="rId96" Type="http://schemas.openxmlformats.org/officeDocument/2006/relationships/hyperlink" Target="https://thefinancialbrand.com/74626/ai-transform-disrupt-banking-financial-wef-trends-analysi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s://www.refinitiv.com/content/dam/marketing/en_us/documents/reports/future-of-trading-technology-in-2024.pdf" TargetMode="External"/><Relationship Id="rId119" Type="http://schemas.openxmlformats.org/officeDocument/2006/relationships/hyperlink" Target="https://www.saltedge.com/report_api_integration.pdf" TargetMode="External"/><Relationship Id="rId44" Type="http://schemas.openxmlformats.org/officeDocument/2006/relationships/image" Target="media/image40.jpeg"/><Relationship Id="rId60" Type="http://schemas.openxmlformats.org/officeDocument/2006/relationships/hyperlink" Target="https://www.accenture.com/_acnmedia/pdf-77/accenture-research-conversational-ai-platforms.pdf" TargetMode="External"/><Relationship Id="rId65" Type="http://schemas.openxmlformats.org/officeDocument/2006/relationships/hyperlink" Target="https://assets.publishing.service.gov.uk/media/57ac9667e5274a0f6c00007a/retail-banking-market-investigation-full-final-report.pdf" TargetMode="External"/><Relationship Id="rId81" Type="http://schemas.openxmlformats.org/officeDocument/2006/relationships/hyperlink" Target="https://eur-lex.europa.eu/legal-content/PL/TXT/PDF/?uri=CELEX:32007L0064&amp;" TargetMode="External"/><Relationship Id="rId86" Type="http://schemas.openxmlformats.org/officeDocument/2006/relationships/hyperlink" Target="https://www.forbes.com/sites/gilpress/2013/05/09/a-very-short-history-of-big-data/" TargetMode="External"/><Relationship Id="rId130" Type="http://schemas.openxmlformats.org/officeDocument/2006/relationships/hyperlink" Target="https://www.wellsfargo.com/biz/wells-fargo-works/planning-operations/planning-marketing/engaging-tech-for-your-business/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hyperlink" Target="https://www.businesslive.co.za/bt/business-and-economy/2018-08-25-banking-on-the-artificial-intelligence-revolution/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hyperlink" Target="https://www2.deloitte.com/content/dam/Deloitte/cz/Documents/financial-services/cz-open-banking-and-psd2.pdf" TargetMode="External"/><Relationship Id="rId97" Type="http://schemas.openxmlformats.org/officeDocument/2006/relationships/hyperlink" Target="https://www.statista.com/statistics/551501/worldwide-big-data-business-analytics-revenue/" TargetMode="External"/><Relationship Id="rId104" Type="http://schemas.openxmlformats.org/officeDocument/2006/relationships/hyperlink" Target="https://www.mufg.jp/dam/ir/presentation/2018/pdf/slides190219_en.pdf" TargetMode="External"/><Relationship Id="rId120" Type="http://schemas.openxmlformats.org/officeDocument/2006/relationships/hyperlink" Target="https://www.wavestone.com/app/uploads/2018/12/Virtual-banking.pdf" TargetMode="External"/><Relationship Id="rId125" Type="http://schemas.openxmlformats.org/officeDocument/2006/relationships/hyperlink" Target="https://www.statista.com/statistics/264810/number-of-monthly-active-facebook-users-worldwide/" TargetMode="External"/><Relationship Id="rId7" Type="http://schemas.openxmlformats.org/officeDocument/2006/relationships/image" Target="media/image3.jpeg"/><Relationship Id="rId71" Type="http://schemas.openxmlformats.org/officeDocument/2006/relationships/hyperlink" Target="https://www.efcongress.com/wp-content/uploads/2020/10/Wyzwania-informatyki-bankowej.pdf" TargetMode="External"/><Relationship Id="rId92" Type="http://schemas.openxmlformats.org/officeDocument/2006/relationships/hyperlink" Target="http://www.dialogtech.com/wp-content/uploads/2012/05/Ifbyphone-Consumer-Response-survey-May-2012.pdf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hyperlink" Target="https://www.dhi.ac.uk/san/waysofbeing/data/data-crone-demauro-2015.pdf" TargetMode="External"/><Relationship Id="rId87" Type="http://schemas.openxmlformats.org/officeDocument/2006/relationships/hyperlink" Target="https://www.gartner.com/smarterwithgartner/gartner-predicts-a-virtual-world-of-exponential-change/" TargetMode="External"/><Relationship Id="rId110" Type="http://schemas.openxmlformats.org/officeDocument/2006/relationships/hyperlink" Target="https://www.europarl.europa.eu/RegData/etudes/STUD/2020/641547/EPRS_STU(2020)641547_EN.pdf" TargetMode="External"/><Relationship Id="rId115" Type="http://schemas.openxmlformats.org/officeDocument/2006/relationships/hyperlink" Target="https://www.refinitiv.com/content/dam/marketing/en_us/documents/reports/future-of-trading-technology-in-2024.pdf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www.accenture.com/_acnmedia/pdf-77/accenture-research-conversational-ai-platforms.pdf" TargetMode="External"/><Relationship Id="rId82" Type="http://schemas.openxmlformats.org/officeDocument/2006/relationships/hyperlink" Target="https://eur-lex.europa.eu/legal-content/PL/TXT/PDF/?uri=CELEX:32007L0064&amp;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hyperlink" Target="https://www.deluxe.com/blog/mid-sized-banks-behind-ai-curve/" TargetMode="External"/><Relationship Id="rId100" Type="http://schemas.openxmlformats.org/officeDocument/2006/relationships/hyperlink" Target="https://www.ft.com/content/b497a134-2d21-11e8-a34a-7e7563b0b0f4" TargetMode="External"/><Relationship Id="rId105" Type="http://schemas.openxmlformats.org/officeDocument/2006/relationships/hyperlink" Target="https://www.pwc.com/it/it/publications/assets/docs/pwc-ai-evolution-financial-services.pdf" TargetMode="External"/><Relationship Id="rId126" Type="http://schemas.openxmlformats.org/officeDocument/2006/relationships/hyperlink" Target="https://www.entrepreneur.com/article/319921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hyperlink" Target="https://www.efcongress.com/wp-content/uploads/2020/10/Wyzwania-informatyki-bankowej.pdf" TargetMode="External"/><Relationship Id="rId93" Type="http://schemas.openxmlformats.org/officeDocument/2006/relationships/hyperlink" Target="https://news.ihsmarkit.com/prviewer/release_only/slug/technology-global-business-value-artificial-intelligence-banking-reach-300-billion-203" TargetMode="External"/><Relationship Id="rId98" Type="http://schemas.openxmlformats.org/officeDocument/2006/relationships/hyperlink" Target="https://asia.nikkei.com/Economy/Japan-s-megabanks-to-automate-around-30-000-jobs-worth-of-work2" TargetMode="External"/><Relationship Id="rId121" Type="http://schemas.openxmlformats.org/officeDocument/2006/relationships/hyperlink" Target="https://www.efinancialcareers.com/news/2021/03/jpmorgan-artificial-intelligence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hyperlink" Target="http://www.smallake.kr/wp-content/uploads/2018/08/AutonomousNEXT_06_MachineIntelligenceAugmentedFinance.pdf" TargetMode="External"/><Relationship Id="rId116" Type="http://schemas.openxmlformats.org/officeDocument/2006/relationships/hyperlink" Target="https://www.accenture.com/t00010101t000000z__w__/gb-en/_acnmedia/pdf-71/accenture-banking-aw-jf-web.pdf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hyperlink" Target="https://www2.deloitte.com/content/dam/Deloitte/nl/Documents/financial-services/deloitte-nl-fsi-psd2-survey-results-highlights.pdf" TargetMode="External"/><Relationship Id="rId83" Type="http://schemas.openxmlformats.org/officeDocument/2006/relationships/hyperlink" Target="https://eur-lex.europa.eu/legal-content/EN/TXT/PDF/?uri=CELEX:32015L2366&amp;" TargetMode="External"/><Relationship Id="rId88" Type="http://schemas.openxmlformats.org/officeDocument/2006/relationships/hyperlink" Target="https://www.gartner.com/smarterwithgartner/gartner-predicts-a-virtual-world-of-exponential-change/" TargetMode="External"/><Relationship Id="rId111" Type="http://schemas.openxmlformats.org/officeDocument/2006/relationships/hyperlink" Target="https://www.europarl.europa.eu/RegData/etudes/STUD/2020/641547/EPRS_STU(2020)641547_EN.pdf" TargetMode="External"/><Relationship Id="rId132" Type="http://schemas.microsoft.com/office/2011/relationships/people" Target="people.xml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s://www.openbanking.org.uk/about-us/" TargetMode="External"/><Relationship Id="rId127" Type="http://schemas.openxmlformats.org/officeDocument/2006/relationships/hyperlink" Target="https://www.mckinsey.com/business-functions/mckinsey-digital/our-insights/the-rise-of-the-digital-bank" TargetMode="Externa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hyperlink" Target="https://www2.deloitte.com/content/dam/Deloitte/lu/Documents/financial-services/Banking/lu-digital-banking-maturity-2020.pdf" TargetMode="External"/><Relationship Id="rId78" Type="http://schemas.openxmlformats.org/officeDocument/2006/relationships/hyperlink" Target="https://www.deluxe.com/payments/receivables-management/remittance-intelligent-matching/" TargetMode="External"/><Relationship Id="rId94" Type="http://schemas.openxmlformats.org/officeDocument/2006/relationships/hyperlink" Target="https://news.ihsmarkit.com/prviewer/release_only/slug/technology-global-business-value-artificial-intelligence-banking-reach-300-billion-203" TargetMode="External"/><Relationship Id="rId99" Type="http://schemas.openxmlformats.org/officeDocument/2006/relationships/hyperlink" Target="https://asia.nikkei.com/Economy/Japan-s-megabanks-to-automate-around-30-000-jobs-worth-of-work2" TargetMode="External"/><Relationship Id="rId101" Type="http://schemas.openxmlformats.org/officeDocument/2006/relationships/hyperlink" Target="https://thefinancialbrand.com/72653/artificial-intelligence-trends-banking-industry/" TargetMode="External"/><Relationship Id="rId122" Type="http://schemas.openxmlformats.org/officeDocument/2006/relationships/hyperlink" Target="https://www.accenture.com/_acnmedia/pdf-102/accenture-ready-for-conversational-banking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hyperlink" Target="http://www.smallake.kr/wp-content/uploads/2018/08/AutonomousNEXT_06_MachineIntelligenceAugmentedFinance.pdf" TargetMode="External"/><Relationship Id="rId89" Type="http://schemas.openxmlformats.org/officeDocument/2006/relationships/hyperlink" Target="https://gallery.mailchimp.com/6876a5198dfef32603ce8474d/files/aa26e0e2-dc8e-47d5-8952-6766332cef53/Online_Banking_Report_v2.pdf" TargetMode="External"/><Relationship Id="rId112" Type="http://schemas.openxmlformats.org/officeDocument/2006/relationships/hyperlink" Target="https://www.europarl.europa.eu/RegData/etudes/STUD/2021/662928/IPOL_STU(2021)662928_EN.pdf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80</Pages>
  <Words>27650</Words>
  <Characters>165901</Characters>
  <Application>Microsoft Office Word</Application>
  <DocSecurity>0</DocSecurity>
  <Lines>1382</Lines>
  <Paragraphs>386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193165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Krzysztof SPIRZEWSKI</cp:lastModifiedBy>
  <cp:revision>3</cp:revision>
  <dcterms:created xsi:type="dcterms:W3CDTF">2021-10-22T14:47:00Z</dcterms:created>
  <dcterms:modified xsi:type="dcterms:W3CDTF">2021-11-03T18:20:00Z</dcterms:modified>
</cp:coreProperties>
</file>