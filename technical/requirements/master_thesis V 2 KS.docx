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9DD9" w14:textId="77777777" w:rsidR="00DE70B6" w:rsidRPr="00EF3440" w:rsidRDefault="00603B20">
      <w:pPr>
        <w:spacing w:before="61" w:line="268" w:lineRule="auto"/>
        <w:ind w:left="2563" w:right="2161" w:firstLine="582"/>
        <w:rPr>
          <w:sz w:val="36"/>
          <w:szCs w:val="24"/>
          <w:rPrChange w:id="0" w:author="Krzysztof SPIRZEWSKI" w:date="2021-10-09T18:16:00Z">
            <w:rPr>
              <w:sz w:val="34"/>
            </w:rPr>
          </w:rPrChange>
        </w:rPr>
      </w:pPr>
      <w:r w:rsidRPr="00EF3440">
        <w:rPr>
          <w:sz w:val="36"/>
          <w:szCs w:val="24"/>
          <w:rPrChange w:id="1" w:author="Krzysztof SPIRZEWSKI" w:date="2021-10-09T18:16:00Z">
            <w:rPr>
              <w:sz w:val="34"/>
            </w:rPr>
          </w:rPrChange>
        </w:rPr>
        <w:t>University of</w:t>
      </w:r>
      <w:r w:rsidRPr="00EF3440">
        <w:rPr>
          <w:spacing w:val="1"/>
          <w:sz w:val="36"/>
          <w:szCs w:val="24"/>
          <w:rPrChange w:id="2" w:author="Krzysztof SPIRZEWSKI" w:date="2021-10-09T18:16:00Z">
            <w:rPr>
              <w:spacing w:val="1"/>
              <w:sz w:val="34"/>
            </w:rPr>
          </w:rPrChange>
        </w:rPr>
        <w:t xml:space="preserve"> </w:t>
      </w:r>
      <w:r w:rsidRPr="00EF3440">
        <w:rPr>
          <w:sz w:val="36"/>
          <w:szCs w:val="24"/>
          <w:rPrChange w:id="3" w:author="Krzysztof SPIRZEWSKI" w:date="2021-10-09T18:16:00Z">
            <w:rPr>
              <w:sz w:val="34"/>
            </w:rPr>
          </w:rPrChange>
        </w:rPr>
        <w:t>Warsaw</w:t>
      </w:r>
      <w:r w:rsidRPr="00EF3440">
        <w:rPr>
          <w:spacing w:val="1"/>
          <w:sz w:val="36"/>
          <w:szCs w:val="24"/>
          <w:rPrChange w:id="4" w:author="Krzysztof SPIRZEWSKI" w:date="2021-10-09T18:16:00Z">
            <w:rPr>
              <w:spacing w:val="1"/>
              <w:sz w:val="34"/>
            </w:rPr>
          </w:rPrChange>
        </w:rPr>
        <w:t xml:space="preserve"> </w:t>
      </w:r>
      <w:r w:rsidRPr="00EF3440">
        <w:rPr>
          <w:sz w:val="36"/>
          <w:szCs w:val="24"/>
          <w:rPrChange w:id="5" w:author="Krzysztof SPIRZEWSKI" w:date="2021-10-09T18:16:00Z">
            <w:rPr>
              <w:sz w:val="34"/>
            </w:rPr>
          </w:rPrChange>
        </w:rPr>
        <w:t>Faculty</w:t>
      </w:r>
      <w:r w:rsidRPr="00EF3440">
        <w:rPr>
          <w:spacing w:val="10"/>
          <w:sz w:val="36"/>
          <w:szCs w:val="24"/>
          <w:rPrChange w:id="6" w:author="Krzysztof SPIRZEWSKI" w:date="2021-10-09T18:16:00Z">
            <w:rPr>
              <w:spacing w:val="10"/>
              <w:sz w:val="34"/>
            </w:rPr>
          </w:rPrChange>
        </w:rPr>
        <w:t xml:space="preserve"> </w:t>
      </w:r>
      <w:r w:rsidRPr="00EF3440">
        <w:rPr>
          <w:sz w:val="36"/>
          <w:szCs w:val="24"/>
          <w:rPrChange w:id="7" w:author="Krzysztof SPIRZEWSKI" w:date="2021-10-09T18:16:00Z">
            <w:rPr>
              <w:sz w:val="34"/>
            </w:rPr>
          </w:rPrChange>
        </w:rPr>
        <w:t>of</w:t>
      </w:r>
      <w:r w:rsidRPr="00EF3440">
        <w:rPr>
          <w:spacing w:val="12"/>
          <w:sz w:val="36"/>
          <w:szCs w:val="24"/>
          <w:rPrChange w:id="8" w:author="Krzysztof SPIRZEWSKI" w:date="2021-10-09T18:16:00Z">
            <w:rPr>
              <w:spacing w:val="12"/>
              <w:sz w:val="34"/>
            </w:rPr>
          </w:rPrChange>
        </w:rPr>
        <w:t xml:space="preserve"> </w:t>
      </w:r>
      <w:r w:rsidRPr="00EF3440">
        <w:rPr>
          <w:sz w:val="36"/>
          <w:szCs w:val="24"/>
          <w:rPrChange w:id="9" w:author="Krzysztof SPIRZEWSKI" w:date="2021-10-09T18:16:00Z">
            <w:rPr>
              <w:sz w:val="34"/>
            </w:rPr>
          </w:rPrChange>
        </w:rPr>
        <w:t>Economic</w:t>
      </w:r>
      <w:r w:rsidRPr="00EF3440">
        <w:rPr>
          <w:spacing w:val="12"/>
          <w:sz w:val="36"/>
          <w:szCs w:val="24"/>
          <w:rPrChange w:id="10" w:author="Krzysztof SPIRZEWSKI" w:date="2021-10-09T18:16:00Z">
            <w:rPr>
              <w:spacing w:val="12"/>
              <w:sz w:val="34"/>
            </w:rPr>
          </w:rPrChange>
        </w:rPr>
        <w:t xml:space="preserve"> </w:t>
      </w:r>
      <w:r w:rsidRPr="00EF3440">
        <w:rPr>
          <w:sz w:val="36"/>
          <w:szCs w:val="24"/>
          <w:rPrChange w:id="11" w:author="Krzysztof SPIRZEWSKI" w:date="2021-10-09T18:16:00Z">
            <w:rPr>
              <w:sz w:val="34"/>
            </w:rPr>
          </w:rPrChange>
        </w:rPr>
        <w:t>Sciences</w:t>
      </w:r>
    </w:p>
    <w:p w14:paraId="165A56D1" w14:textId="77777777" w:rsidR="00DE70B6" w:rsidRDefault="00DE70B6">
      <w:pPr>
        <w:pStyle w:val="BodyText"/>
        <w:ind w:left="0"/>
        <w:rPr>
          <w:sz w:val="38"/>
        </w:rPr>
      </w:pPr>
    </w:p>
    <w:p w14:paraId="22C14042" w14:textId="77777777" w:rsidR="00DE70B6" w:rsidRDefault="00DE70B6">
      <w:pPr>
        <w:pStyle w:val="BodyText"/>
        <w:ind w:left="0"/>
        <w:rPr>
          <w:sz w:val="38"/>
        </w:rPr>
      </w:pPr>
    </w:p>
    <w:p w14:paraId="6ACADD85" w14:textId="77777777" w:rsidR="00DE70B6" w:rsidRDefault="00DE70B6">
      <w:pPr>
        <w:pStyle w:val="BodyText"/>
        <w:ind w:left="0"/>
        <w:rPr>
          <w:sz w:val="38"/>
        </w:rPr>
      </w:pPr>
    </w:p>
    <w:p w14:paraId="03A12457" w14:textId="77777777" w:rsidR="00DE70B6" w:rsidRPr="00EF3440" w:rsidRDefault="00603B20">
      <w:pPr>
        <w:spacing w:before="335"/>
        <w:ind w:left="167" w:right="168"/>
        <w:jc w:val="center"/>
        <w:rPr>
          <w:sz w:val="28"/>
          <w:szCs w:val="18"/>
          <w:rPrChange w:id="12" w:author="Krzysztof SPIRZEWSKI" w:date="2021-10-09T18:15:00Z">
            <w:rPr>
              <w:sz w:val="34"/>
            </w:rPr>
          </w:rPrChange>
        </w:rPr>
      </w:pPr>
      <w:proofErr w:type="spellStart"/>
      <w:r w:rsidRPr="00EF3440">
        <w:rPr>
          <w:sz w:val="28"/>
          <w:szCs w:val="18"/>
          <w:rPrChange w:id="13" w:author="Krzysztof SPIRZEWSKI" w:date="2021-10-09T18:15:00Z">
            <w:rPr>
              <w:sz w:val="34"/>
            </w:rPr>
          </w:rPrChange>
        </w:rPr>
        <w:t>Mykyta</w:t>
      </w:r>
      <w:proofErr w:type="spellEnd"/>
      <w:r w:rsidRPr="00EF3440">
        <w:rPr>
          <w:spacing w:val="5"/>
          <w:sz w:val="28"/>
          <w:szCs w:val="18"/>
          <w:rPrChange w:id="14" w:author="Krzysztof SPIRZEWSKI" w:date="2021-10-09T18:15:00Z">
            <w:rPr>
              <w:spacing w:val="5"/>
              <w:sz w:val="34"/>
            </w:rPr>
          </w:rPrChange>
        </w:rPr>
        <w:t xml:space="preserve"> </w:t>
      </w:r>
      <w:proofErr w:type="spellStart"/>
      <w:r w:rsidRPr="00EF3440">
        <w:rPr>
          <w:sz w:val="28"/>
          <w:szCs w:val="18"/>
          <w:rPrChange w:id="15" w:author="Krzysztof SPIRZEWSKI" w:date="2021-10-09T18:15:00Z">
            <w:rPr>
              <w:sz w:val="34"/>
            </w:rPr>
          </w:rPrChange>
        </w:rPr>
        <w:t>Sikriier</w:t>
      </w:r>
      <w:proofErr w:type="spellEnd"/>
    </w:p>
    <w:p w14:paraId="57FBDC2B" w14:textId="099E8381" w:rsidR="00DE70B6" w:rsidRDefault="00603B20">
      <w:pPr>
        <w:pStyle w:val="BodyText"/>
        <w:spacing w:before="114"/>
        <w:ind w:left="168" w:right="168"/>
        <w:jc w:val="center"/>
      </w:pPr>
      <w:r>
        <w:t>Album</w:t>
      </w:r>
      <w:r>
        <w:rPr>
          <w:spacing w:val="-5"/>
        </w:rPr>
        <w:t xml:space="preserve"> </w:t>
      </w:r>
      <w:r>
        <w:t>N°:</w:t>
      </w:r>
      <w:r>
        <w:rPr>
          <w:spacing w:val="15"/>
        </w:rPr>
        <w:t xml:space="preserve"> </w:t>
      </w:r>
      <w:r>
        <w:t>381815</w:t>
      </w:r>
      <w:ins w:id="16" w:author="Krzysztof SPIRZEWSKI" w:date="2021-10-09T18:32:00Z">
        <w:r w:rsidR="00516D02">
          <w:t>ki</w:t>
        </w:r>
      </w:ins>
    </w:p>
    <w:p w14:paraId="743A5128" w14:textId="77777777" w:rsidR="00DE70B6" w:rsidRDefault="00DE70B6">
      <w:pPr>
        <w:pStyle w:val="BodyText"/>
        <w:ind w:left="0"/>
        <w:rPr>
          <w:sz w:val="26"/>
        </w:rPr>
      </w:pPr>
    </w:p>
    <w:p w14:paraId="7C486F2D" w14:textId="77777777" w:rsidR="00DE70B6" w:rsidRDefault="00DE70B6" w:rsidP="00EF3440">
      <w:pPr>
        <w:pStyle w:val="BodyText"/>
        <w:spacing w:before="5"/>
        <w:ind w:left="0"/>
        <w:jc w:val="center"/>
        <w:rPr>
          <w:sz w:val="30"/>
        </w:rPr>
        <w:pPrChange w:id="17" w:author="Krzysztof SPIRZEWSKI" w:date="2021-10-09T18:16:00Z">
          <w:pPr>
            <w:pStyle w:val="BodyText"/>
            <w:spacing w:before="5"/>
            <w:ind w:left="0"/>
          </w:pPr>
        </w:pPrChange>
      </w:pPr>
    </w:p>
    <w:p w14:paraId="01DE1719" w14:textId="54E89A92" w:rsidR="00DE70B6" w:rsidRPr="00EF3440" w:rsidRDefault="00603B20" w:rsidP="00EF3440">
      <w:pPr>
        <w:pStyle w:val="Title"/>
        <w:spacing w:line="254" w:lineRule="auto"/>
        <w:jc w:val="center"/>
        <w:rPr>
          <w:sz w:val="40"/>
          <w:szCs w:val="40"/>
          <w:rPrChange w:id="18" w:author="Krzysztof SPIRZEWSKI" w:date="2021-10-09T18:15:00Z">
            <w:rPr/>
          </w:rPrChange>
        </w:rPr>
        <w:pPrChange w:id="19" w:author="Krzysztof SPIRZEWSKI" w:date="2021-10-09T18:16:00Z">
          <w:pPr>
            <w:pStyle w:val="Title"/>
            <w:spacing w:line="254" w:lineRule="auto"/>
          </w:pPr>
        </w:pPrChange>
      </w:pPr>
      <w:del w:id="20" w:author="Krzysztof SPIRZEWSKI" w:date="2021-10-09T18:17:00Z">
        <w:r w:rsidRPr="00EF3440" w:rsidDel="00EF3440">
          <w:rPr>
            <w:sz w:val="40"/>
            <w:szCs w:val="40"/>
            <w:rPrChange w:id="21" w:author="Krzysztof SPIRZEWSKI" w:date="2021-10-09T18:15:00Z">
              <w:rPr/>
            </w:rPrChange>
          </w:rPr>
          <w:delText>Application</w:delText>
        </w:r>
        <w:r w:rsidRPr="00EF3440" w:rsidDel="00EF3440">
          <w:rPr>
            <w:spacing w:val="14"/>
            <w:sz w:val="40"/>
            <w:szCs w:val="40"/>
            <w:rPrChange w:id="22" w:author="Krzysztof SPIRZEWSKI" w:date="2021-10-09T18:15:00Z">
              <w:rPr>
                <w:spacing w:val="14"/>
              </w:rPr>
            </w:rPrChange>
          </w:rPr>
          <w:delText xml:space="preserve"> </w:delText>
        </w:r>
        <w:r w:rsidRPr="00EF3440" w:rsidDel="00EF3440">
          <w:rPr>
            <w:sz w:val="40"/>
            <w:szCs w:val="40"/>
            <w:rPrChange w:id="23" w:author="Krzysztof SPIRZEWSKI" w:date="2021-10-09T18:15:00Z">
              <w:rPr/>
            </w:rPrChange>
          </w:rPr>
          <w:delText>of</w:delText>
        </w:r>
        <w:r w:rsidRPr="00EF3440" w:rsidDel="00EF3440">
          <w:rPr>
            <w:spacing w:val="15"/>
            <w:sz w:val="40"/>
            <w:szCs w:val="40"/>
            <w:rPrChange w:id="24" w:author="Krzysztof SPIRZEWSKI" w:date="2021-10-09T18:15:00Z">
              <w:rPr>
                <w:spacing w:val="15"/>
              </w:rPr>
            </w:rPrChange>
          </w:rPr>
          <w:delText xml:space="preserve"> </w:delText>
        </w:r>
        <w:r w:rsidRPr="00EF3440" w:rsidDel="00EF3440">
          <w:rPr>
            <w:sz w:val="40"/>
            <w:szCs w:val="40"/>
            <w:rPrChange w:id="25" w:author="Krzysztof SPIRZEWSKI" w:date="2021-10-09T18:15:00Z">
              <w:rPr/>
            </w:rPrChange>
          </w:rPr>
          <w:delText>Artificial</w:delText>
        </w:r>
        <w:r w:rsidRPr="00EF3440" w:rsidDel="00EF3440">
          <w:rPr>
            <w:spacing w:val="15"/>
            <w:sz w:val="40"/>
            <w:szCs w:val="40"/>
            <w:rPrChange w:id="26" w:author="Krzysztof SPIRZEWSKI" w:date="2021-10-09T18:15:00Z">
              <w:rPr>
                <w:spacing w:val="15"/>
              </w:rPr>
            </w:rPrChange>
          </w:rPr>
          <w:delText xml:space="preserve"> </w:delText>
        </w:r>
        <w:r w:rsidRPr="00EF3440" w:rsidDel="00EF3440">
          <w:rPr>
            <w:sz w:val="40"/>
            <w:szCs w:val="40"/>
            <w:rPrChange w:id="27" w:author="Krzysztof SPIRZEWSKI" w:date="2021-10-09T18:15:00Z">
              <w:rPr/>
            </w:rPrChange>
          </w:rPr>
          <w:delText>Intelligence</w:delText>
        </w:r>
        <w:r w:rsidRPr="00EF3440" w:rsidDel="00EF3440">
          <w:rPr>
            <w:spacing w:val="14"/>
            <w:sz w:val="40"/>
            <w:szCs w:val="40"/>
            <w:rPrChange w:id="28" w:author="Krzysztof SPIRZEWSKI" w:date="2021-10-09T18:15:00Z">
              <w:rPr>
                <w:spacing w:val="14"/>
              </w:rPr>
            </w:rPrChange>
          </w:rPr>
          <w:delText xml:space="preserve"> </w:delText>
        </w:r>
        <w:r w:rsidRPr="00EF3440" w:rsidDel="00EF3440">
          <w:rPr>
            <w:sz w:val="40"/>
            <w:szCs w:val="40"/>
            <w:rPrChange w:id="29" w:author="Krzysztof SPIRZEWSKI" w:date="2021-10-09T18:15:00Z">
              <w:rPr/>
            </w:rPrChange>
          </w:rPr>
          <w:delText>in</w:delText>
        </w:r>
        <w:r w:rsidRPr="00EF3440" w:rsidDel="00EF3440">
          <w:rPr>
            <w:spacing w:val="-119"/>
            <w:sz w:val="40"/>
            <w:szCs w:val="40"/>
            <w:rPrChange w:id="30" w:author="Krzysztof SPIRZEWSKI" w:date="2021-10-09T18:15:00Z">
              <w:rPr>
                <w:spacing w:val="-119"/>
              </w:rPr>
            </w:rPrChange>
          </w:rPr>
          <w:delText xml:space="preserve"> </w:delText>
        </w:r>
      </w:del>
      <w:r w:rsidRPr="00EF3440">
        <w:rPr>
          <w:sz w:val="40"/>
          <w:szCs w:val="40"/>
          <w:rPrChange w:id="31" w:author="Krzysztof SPIRZEWSKI" w:date="2021-10-09T18:15:00Z">
            <w:rPr/>
          </w:rPrChange>
        </w:rPr>
        <w:t>Commercial</w:t>
      </w:r>
      <w:r w:rsidRPr="00EF3440">
        <w:rPr>
          <w:spacing w:val="8"/>
          <w:sz w:val="40"/>
          <w:szCs w:val="40"/>
          <w:rPrChange w:id="32" w:author="Krzysztof SPIRZEWSKI" w:date="2021-10-09T18:15:00Z">
            <w:rPr>
              <w:spacing w:val="8"/>
            </w:rPr>
          </w:rPrChange>
        </w:rPr>
        <w:t xml:space="preserve"> </w:t>
      </w:r>
      <w:r w:rsidRPr="00EF3440">
        <w:rPr>
          <w:sz w:val="40"/>
          <w:szCs w:val="40"/>
          <w:rPrChange w:id="33" w:author="Krzysztof SPIRZEWSKI" w:date="2021-10-09T18:15:00Z">
            <w:rPr/>
          </w:rPrChange>
        </w:rPr>
        <w:t>Banking</w:t>
      </w:r>
      <w:r w:rsidRPr="00EF3440">
        <w:rPr>
          <w:spacing w:val="8"/>
          <w:sz w:val="40"/>
          <w:szCs w:val="40"/>
          <w:rPrChange w:id="34" w:author="Krzysztof SPIRZEWSKI" w:date="2021-10-09T18:15:00Z">
            <w:rPr>
              <w:spacing w:val="8"/>
            </w:rPr>
          </w:rPrChange>
        </w:rPr>
        <w:t xml:space="preserve"> </w:t>
      </w:r>
      <w:r w:rsidRPr="00EF3440">
        <w:rPr>
          <w:sz w:val="40"/>
          <w:szCs w:val="40"/>
          <w:rPrChange w:id="35" w:author="Krzysztof SPIRZEWSKI" w:date="2021-10-09T18:15:00Z">
            <w:rPr/>
          </w:rPrChange>
        </w:rPr>
        <w:t>Front</w:t>
      </w:r>
      <w:r w:rsidRPr="00EF3440">
        <w:rPr>
          <w:spacing w:val="7"/>
          <w:sz w:val="40"/>
          <w:szCs w:val="40"/>
          <w:rPrChange w:id="36" w:author="Krzysztof SPIRZEWSKI" w:date="2021-10-09T18:15:00Z">
            <w:rPr>
              <w:spacing w:val="7"/>
            </w:rPr>
          </w:rPrChange>
        </w:rPr>
        <w:t xml:space="preserve"> </w:t>
      </w:r>
      <w:r w:rsidRPr="00EF3440">
        <w:rPr>
          <w:sz w:val="40"/>
          <w:szCs w:val="40"/>
          <w:rPrChange w:id="37" w:author="Krzysztof SPIRZEWSKI" w:date="2021-10-09T18:15:00Z">
            <w:rPr/>
          </w:rPrChange>
        </w:rPr>
        <w:t>Office</w:t>
      </w:r>
      <w:ins w:id="38" w:author="Krzysztof SPIRZEWSKI" w:date="2021-10-09T18:16:00Z">
        <w:r w:rsidR="00EF3440">
          <w:rPr>
            <w:sz w:val="40"/>
            <w:szCs w:val="40"/>
          </w:rPr>
          <w:t>: new approach t</w:t>
        </w:r>
      </w:ins>
      <w:ins w:id="39" w:author="Krzysztof SPIRZEWSKI" w:date="2021-10-09T18:17:00Z">
        <w:r w:rsidR="00EF3440">
          <w:rPr>
            <w:sz w:val="40"/>
            <w:szCs w:val="40"/>
          </w:rPr>
          <w:t>o serve customers</w:t>
        </w:r>
      </w:ins>
    </w:p>
    <w:p w14:paraId="4028D666" w14:textId="77777777" w:rsidR="00DE70B6" w:rsidRDefault="00DE70B6" w:rsidP="00EF3440">
      <w:pPr>
        <w:pStyle w:val="BodyText"/>
        <w:spacing w:before="1"/>
        <w:ind w:left="0"/>
        <w:jc w:val="center"/>
        <w:rPr>
          <w:b/>
          <w:sz w:val="45"/>
        </w:rPr>
        <w:pPrChange w:id="40" w:author="Krzysztof SPIRZEWSKI" w:date="2021-10-09T18:16:00Z">
          <w:pPr>
            <w:pStyle w:val="BodyText"/>
            <w:spacing w:before="1"/>
            <w:ind w:left="0"/>
          </w:pPr>
        </w:pPrChange>
      </w:pPr>
    </w:p>
    <w:p w14:paraId="79B5E95C" w14:textId="77777777" w:rsidR="00DE70B6" w:rsidRDefault="00603B20" w:rsidP="00EF3440">
      <w:pPr>
        <w:ind w:left="168" w:right="168"/>
        <w:jc w:val="center"/>
        <w:rPr>
          <w:sz w:val="28"/>
        </w:rPr>
        <w:pPrChange w:id="41" w:author="Krzysztof SPIRZEWSKI" w:date="2021-10-09T18:16:00Z">
          <w:pPr>
            <w:ind w:left="168" w:right="168"/>
            <w:jc w:val="center"/>
          </w:pPr>
        </w:pPrChange>
      </w:pPr>
      <w:r>
        <w:rPr>
          <w:sz w:val="28"/>
        </w:rPr>
        <w:t>Master</w:t>
      </w:r>
      <w:r>
        <w:rPr>
          <w:spacing w:val="15"/>
          <w:sz w:val="28"/>
        </w:rPr>
        <w:t xml:space="preserve"> </w:t>
      </w:r>
      <w:r>
        <w:rPr>
          <w:sz w:val="28"/>
        </w:rPr>
        <w:t>degree</w:t>
      </w:r>
      <w:r>
        <w:rPr>
          <w:spacing w:val="16"/>
          <w:sz w:val="28"/>
        </w:rPr>
        <w:t xml:space="preserve"> </w:t>
      </w:r>
      <w:r>
        <w:rPr>
          <w:sz w:val="28"/>
        </w:rPr>
        <w:t>thesis</w:t>
      </w:r>
    </w:p>
    <w:p w14:paraId="52C66B40" w14:textId="77777777" w:rsidR="00DE70B6" w:rsidRDefault="00603B20" w:rsidP="00EF3440">
      <w:pPr>
        <w:spacing w:before="90"/>
        <w:ind w:left="2544" w:right="2603"/>
        <w:jc w:val="center"/>
        <w:rPr>
          <w:sz w:val="28"/>
        </w:rPr>
        <w:pPrChange w:id="42" w:author="Krzysztof SPIRZEWSKI" w:date="2021-10-09T18:16:00Z">
          <w:pPr>
            <w:spacing w:before="90"/>
            <w:ind w:left="2544" w:right="2603"/>
            <w:jc w:val="center"/>
          </w:pPr>
        </w:pPrChange>
      </w:pPr>
      <w:r>
        <w:rPr>
          <w:sz w:val="28"/>
        </w:rPr>
        <w:t>Field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3"/>
          <w:sz w:val="28"/>
        </w:rPr>
        <w:t xml:space="preserve"> </w:t>
      </w:r>
      <w:r>
        <w:rPr>
          <w:sz w:val="28"/>
        </w:rPr>
        <w:t>study:</w:t>
      </w:r>
      <w:r>
        <w:rPr>
          <w:spacing w:val="41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12"/>
          <w:sz w:val="28"/>
        </w:rPr>
        <w:t xml:space="preserve"> </w:t>
      </w:r>
      <w:r>
        <w:rPr>
          <w:sz w:val="28"/>
        </w:rPr>
        <w:t>Finance</w:t>
      </w:r>
    </w:p>
    <w:p w14:paraId="210D67C5" w14:textId="77777777" w:rsidR="00DE70B6" w:rsidRDefault="00DE70B6">
      <w:pPr>
        <w:pStyle w:val="BodyText"/>
        <w:ind w:left="0"/>
        <w:rPr>
          <w:sz w:val="32"/>
        </w:rPr>
      </w:pPr>
    </w:p>
    <w:p w14:paraId="1A52AB2A" w14:textId="77777777" w:rsidR="00DE70B6" w:rsidRDefault="00DE70B6">
      <w:pPr>
        <w:pStyle w:val="BodyText"/>
        <w:ind w:left="0"/>
        <w:rPr>
          <w:sz w:val="32"/>
        </w:rPr>
      </w:pPr>
    </w:p>
    <w:p w14:paraId="707D1F61" w14:textId="77777777" w:rsidR="00DE70B6" w:rsidRDefault="00DE70B6">
      <w:pPr>
        <w:pStyle w:val="BodyText"/>
        <w:ind w:left="0"/>
        <w:rPr>
          <w:sz w:val="32"/>
        </w:rPr>
      </w:pPr>
    </w:p>
    <w:p w14:paraId="0B29C421" w14:textId="77777777" w:rsidR="00DE70B6" w:rsidRDefault="00DE70B6">
      <w:pPr>
        <w:pStyle w:val="BodyText"/>
        <w:ind w:left="0"/>
        <w:rPr>
          <w:sz w:val="32"/>
        </w:rPr>
      </w:pPr>
    </w:p>
    <w:p w14:paraId="5C55CB14" w14:textId="77777777" w:rsidR="00DE70B6" w:rsidRDefault="00DE70B6">
      <w:pPr>
        <w:pStyle w:val="BodyText"/>
        <w:ind w:left="0"/>
        <w:rPr>
          <w:sz w:val="32"/>
        </w:rPr>
      </w:pPr>
    </w:p>
    <w:p w14:paraId="625C94BB" w14:textId="77777777" w:rsidR="00DE70B6" w:rsidRDefault="00DE70B6">
      <w:pPr>
        <w:pStyle w:val="BodyText"/>
        <w:ind w:left="0"/>
        <w:rPr>
          <w:sz w:val="32"/>
        </w:rPr>
      </w:pPr>
    </w:p>
    <w:p w14:paraId="14C2BB4E" w14:textId="77777777" w:rsidR="00DE70B6" w:rsidRDefault="00DE70B6">
      <w:pPr>
        <w:pStyle w:val="BodyText"/>
        <w:ind w:left="0"/>
        <w:rPr>
          <w:sz w:val="32"/>
        </w:rPr>
      </w:pPr>
    </w:p>
    <w:p w14:paraId="0D984BFF" w14:textId="77777777" w:rsidR="00DE70B6" w:rsidRDefault="00DE70B6" w:rsidP="0024290E">
      <w:pPr>
        <w:pStyle w:val="BodyText"/>
        <w:ind w:left="0"/>
        <w:rPr>
          <w:sz w:val="39"/>
        </w:rPr>
        <w:pPrChange w:id="43" w:author="Krzysztof SPIRZEWSKI" w:date="2021-10-09T18:14:00Z">
          <w:pPr>
            <w:pStyle w:val="BodyText"/>
            <w:spacing w:before="11"/>
            <w:ind w:left="0"/>
          </w:pPr>
        </w:pPrChange>
      </w:pPr>
    </w:p>
    <w:p w14:paraId="26A83301" w14:textId="77777777" w:rsidR="00DE70B6" w:rsidRPr="00EF3440" w:rsidRDefault="00603B20" w:rsidP="0024290E">
      <w:pPr>
        <w:pStyle w:val="BodyText"/>
        <w:ind w:left="79" w:right="235"/>
        <w:jc w:val="right"/>
        <w:rPr>
          <w:rPrChange w:id="44" w:author="Krzysztof SPIRZEWSKI" w:date="2021-10-09T18:16:00Z">
            <w:rPr/>
          </w:rPrChange>
        </w:rPr>
        <w:pPrChange w:id="45" w:author="Krzysztof SPIRZEWSKI" w:date="2021-10-09T18:14:00Z">
          <w:pPr>
            <w:pStyle w:val="BodyText"/>
            <w:ind w:left="79" w:right="235"/>
            <w:jc w:val="right"/>
          </w:pPr>
        </w:pPrChange>
      </w:pPr>
      <w:r w:rsidRPr="00EF3440">
        <w:rPr>
          <w:rPrChange w:id="46" w:author="Krzysztof SPIRZEWSKI" w:date="2021-10-09T18:16:00Z">
            <w:rPr/>
          </w:rPrChange>
        </w:rPr>
        <w:t>The</w:t>
      </w:r>
      <w:r w:rsidRPr="00EF3440">
        <w:rPr>
          <w:spacing w:val="-6"/>
          <w:rPrChange w:id="47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48" w:author="Krzysztof SPIRZEWSKI" w:date="2021-10-09T18:16:00Z">
            <w:rPr/>
          </w:rPrChange>
        </w:rPr>
        <w:t>thesis</w:t>
      </w:r>
      <w:r w:rsidRPr="00EF3440">
        <w:rPr>
          <w:spacing w:val="-6"/>
          <w:rPrChange w:id="49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50" w:author="Krzysztof SPIRZEWSKI" w:date="2021-10-09T18:16:00Z">
            <w:rPr/>
          </w:rPrChange>
        </w:rPr>
        <w:t>written</w:t>
      </w:r>
      <w:r w:rsidRPr="00EF3440">
        <w:rPr>
          <w:spacing w:val="-6"/>
          <w:rPrChange w:id="51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52" w:author="Krzysztof SPIRZEWSKI" w:date="2021-10-09T18:16:00Z">
            <w:rPr/>
          </w:rPrChange>
        </w:rPr>
        <w:t>under</w:t>
      </w:r>
      <w:r w:rsidRPr="00EF3440">
        <w:rPr>
          <w:spacing w:val="-6"/>
          <w:rPrChange w:id="53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54" w:author="Krzysztof SPIRZEWSKI" w:date="2021-10-09T18:16:00Z">
            <w:rPr/>
          </w:rPrChange>
        </w:rPr>
        <w:t>the</w:t>
      </w:r>
      <w:r w:rsidRPr="00EF3440">
        <w:rPr>
          <w:spacing w:val="-6"/>
          <w:rPrChange w:id="55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56" w:author="Krzysztof SPIRZEWSKI" w:date="2021-10-09T18:16:00Z">
            <w:rPr/>
          </w:rPrChange>
        </w:rPr>
        <w:t>supervision</w:t>
      </w:r>
      <w:r w:rsidRPr="00EF3440">
        <w:rPr>
          <w:spacing w:val="-6"/>
          <w:rPrChange w:id="57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58" w:author="Krzysztof SPIRZEWSKI" w:date="2021-10-09T18:16:00Z">
            <w:rPr/>
          </w:rPrChange>
        </w:rPr>
        <w:t>of</w:t>
      </w:r>
    </w:p>
    <w:p w14:paraId="284341CD" w14:textId="77777777" w:rsidR="0024290E" w:rsidRPr="00EF3440" w:rsidRDefault="00603B20" w:rsidP="0024290E">
      <w:pPr>
        <w:pStyle w:val="BodyText"/>
        <w:ind w:left="6076" w:right="235" w:firstLine="404"/>
        <w:rPr>
          <w:ins w:id="59" w:author="Krzysztof SPIRZEWSKI" w:date="2021-10-09T18:14:00Z"/>
          <w:spacing w:val="-57"/>
          <w:rPrChange w:id="60" w:author="Krzysztof SPIRZEWSKI" w:date="2021-10-09T18:16:00Z">
            <w:rPr>
              <w:ins w:id="61" w:author="Krzysztof SPIRZEWSKI" w:date="2021-10-09T18:14:00Z"/>
              <w:spacing w:val="-57"/>
            </w:rPr>
          </w:rPrChange>
        </w:rPr>
        <w:pPrChange w:id="62" w:author="Krzysztof SPIRZEWSKI" w:date="2021-10-09T18:14:00Z">
          <w:pPr>
            <w:pStyle w:val="BodyText"/>
            <w:spacing w:before="136" w:line="357" w:lineRule="auto"/>
            <w:ind w:left="5356" w:right="235" w:firstLine="1165"/>
            <w:jc w:val="right"/>
          </w:pPr>
        </w:pPrChange>
      </w:pPr>
      <w:del w:id="63" w:author="Krzysztof SPIRZEWSKI" w:date="2021-10-09T18:13:00Z">
        <w:r w:rsidRPr="00EF3440" w:rsidDel="0024290E">
          <w:rPr>
            <w:rPrChange w:id="64" w:author="Krzysztof SPIRZEWSKI" w:date="2021-10-09T18:16:00Z">
              <w:rPr/>
            </w:rPrChange>
          </w:rPr>
          <w:delText>dr</w:delText>
        </w:r>
        <w:r w:rsidRPr="00EF3440" w:rsidDel="0024290E">
          <w:rPr>
            <w:rPrChange w:id="65" w:author="Krzysztof SPIRZEWSKI" w:date="2021-10-09T18:16:00Z">
              <w:rPr/>
            </w:rPrChange>
          </w:rPr>
          <w:delText>.</w:delText>
        </w:r>
      </w:del>
      <w:ins w:id="66" w:author="Krzysztof SPIRZEWSKI" w:date="2021-10-09T18:13:00Z">
        <w:r w:rsidR="0024290E" w:rsidRPr="00EF3440">
          <w:rPr>
            <w:rPrChange w:id="67" w:author="Krzysztof SPIRZEWSKI" w:date="2021-10-09T18:16:00Z">
              <w:rPr/>
            </w:rPrChange>
          </w:rPr>
          <w:t>PhD</w:t>
        </w:r>
      </w:ins>
      <w:r w:rsidRPr="00EF3440">
        <w:rPr>
          <w:rPrChange w:id="68" w:author="Krzysztof SPIRZEWSKI" w:date="2021-10-09T18:16:00Z">
            <w:rPr/>
          </w:rPrChange>
        </w:rPr>
        <w:t xml:space="preserve"> Krzys</w:t>
      </w:r>
      <w:ins w:id="69" w:author="Krzysztof SPIRZEWSKI" w:date="2021-10-09T18:13:00Z">
        <w:r w:rsidR="0024290E" w:rsidRPr="00EF3440">
          <w:rPr>
            <w:rPrChange w:id="70" w:author="Krzysztof SPIRZEWSKI" w:date="2021-10-09T18:16:00Z">
              <w:rPr/>
            </w:rPrChange>
          </w:rPr>
          <w:t>z</w:t>
        </w:r>
      </w:ins>
      <w:r w:rsidRPr="00EF3440">
        <w:rPr>
          <w:rPrChange w:id="71" w:author="Krzysztof SPIRZEWSKI" w:date="2021-10-09T18:16:00Z">
            <w:rPr/>
          </w:rPrChange>
        </w:rPr>
        <w:t xml:space="preserve">tof </w:t>
      </w:r>
      <w:proofErr w:type="spellStart"/>
      <w:r w:rsidRPr="00EF3440">
        <w:rPr>
          <w:rPrChange w:id="72" w:author="Krzysztof SPIRZEWSKI" w:date="2021-10-09T18:16:00Z">
            <w:rPr/>
          </w:rPrChange>
        </w:rPr>
        <w:t>Spirzewski</w:t>
      </w:r>
      <w:proofErr w:type="spellEnd"/>
      <w:r w:rsidRPr="00EF3440">
        <w:rPr>
          <w:spacing w:val="-57"/>
          <w:rPrChange w:id="73" w:author="Krzysztof SPIRZEWSKI" w:date="2021-10-09T18:16:00Z">
            <w:rPr>
              <w:spacing w:val="-57"/>
            </w:rPr>
          </w:rPrChange>
        </w:rPr>
        <w:t xml:space="preserve"> </w:t>
      </w:r>
      <w:ins w:id="74" w:author="Krzysztof SPIRZEWSKI" w:date="2021-10-09T18:14:00Z">
        <w:r w:rsidR="0024290E" w:rsidRPr="00EF3440">
          <w:rPr>
            <w:spacing w:val="-57"/>
            <w:rPrChange w:id="75" w:author="Krzysztof SPIRZEWSKI" w:date="2021-10-09T18:16:00Z">
              <w:rPr>
                <w:spacing w:val="-57"/>
              </w:rPr>
            </w:rPrChange>
          </w:rPr>
          <w:t xml:space="preserve"> </w:t>
        </w:r>
      </w:ins>
    </w:p>
    <w:p w14:paraId="1DB97E23" w14:textId="12DD526A" w:rsidR="00DE70B6" w:rsidRPr="00EF3440" w:rsidRDefault="00603B20" w:rsidP="0024290E">
      <w:pPr>
        <w:pStyle w:val="BodyText"/>
        <w:ind w:left="5356" w:right="235" w:firstLine="1165"/>
        <w:jc w:val="right"/>
        <w:rPr>
          <w:rPrChange w:id="76" w:author="Krzysztof SPIRZEWSKI" w:date="2021-10-09T18:16:00Z">
            <w:rPr/>
          </w:rPrChange>
        </w:rPr>
        <w:pPrChange w:id="77" w:author="Krzysztof SPIRZEWSKI" w:date="2021-10-09T18:14:00Z">
          <w:pPr>
            <w:pStyle w:val="BodyText"/>
            <w:spacing w:before="136" w:line="357" w:lineRule="auto"/>
            <w:ind w:left="5356" w:right="235" w:firstLine="1427"/>
            <w:jc w:val="right"/>
          </w:pPr>
        </w:pPrChange>
      </w:pPr>
      <w:del w:id="78" w:author="Krzysztof SPIRZEWSKI" w:date="2021-10-09T18:14:00Z">
        <w:r w:rsidRPr="00EF3440" w:rsidDel="0024290E">
          <w:rPr>
            <w:rPrChange w:id="79" w:author="Krzysztof SPIRZEWSKI" w:date="2021-10-09T18:16:00Z">
              <w:rPr/>
            </w:rPrChange>
          </w:rPr>
          <w:delText>from</w:delText>
        </w:r>
        <w:r w:rsidRPr="00EF3440" w:rsidDel="0024290E">
          <w:rPr>
            <w:spacing w:val="-7"/>
            <w:rPrChange w:id="80" w:author="Krzysztof SPIRZEWSKI" w:date="2021-10-09T18:16:00Z">
              <w:rPr>
                <w:spacing w:val="-7"/>
              </w:rPr>
            </w:rPrChange>
          </w:rPr>
          <w:delText xml:space="preserve"> </w:delText>
        </w:r>
        <w:r w:rsidRPr="00EF3440" w:rsidDel="0024290E">
          <w:rPr>
            <w:rPrChange w:id="81" w:author="Krzysztof SPIRZEWSKI" w:date="2021-10-09T18:16:00Z">
              <w:rPr/>
            </w:rPrChange>
          </w:rPr>
          <w:delText>Chair</w:delText>
        </w:r>
        <w:r w:rsidRPr="00EF3440" w:rsidDel="0024290E">
          <w:rPr>
            <w:spacing w:val="-7"/>
            <w:rPrChange w:id="82" w:author="Krzysztof SPIRZEWSKI" w:date="2021-10-09T18:16:00Z">
              <w:rPr>
                <w:spacing w:val="-7"/>
              </w:rPr>
            </w:rPrChange>
          </w:rPr>
          <w:delText xml:space="preserve"> </w:delText>
        </w:r>
        <w:r w:rsidRPr="00EF3440" w:rsidDel="0024290E">
          <w:rPr>
            <w:rPrChange w:id="83" w:author="Krzysztof SPIRZEWSKI" w:date="2021-10-09T18:16:00Z">
              <w:rPr/>
            </w:rPrChange>
          </w:rPr>
          <w:delText>of</w:delText>
        </w:r>
        <w:r w:rsidRPr="00EF3440" w:rsidDel="0024290E">
          <w:rPr>
            <w:spacing w:val="-7"/>
            <w:rPrChange w:id="84" w:author="Krzysztof SPIRZEWSKI" w:date="2021-10-09T18:16:00Z">
              <w:rPr>
                <w:spacing w:val="-7"/>
              </w:rPr>
            </w:rPrChange>
          </w:rPr>
          <w:delText xml:space="preserve"> </w:delText>
        </w:r>
      </w:del>
      <w:r w:rsidRPr="00EF3440">
        <w:rPr>
          <w:rPrChange w:id="85" w:author="Krzysztof SPIRZEWSKI" w:date="2021-10-09T18:16:00Z">
            <w:rPr/>
          </w:rPrChange>
        </w:rPr>
        <w:t>Finance</w:t>
      </w:r>
      <w:r w:rsidRPr="00EF3440">
        <w:rPr>
          <w:spacing w:val="-6"/>
          <w:rPrChange w:id="86" w:author="Krzysztof SPIRZEWSKI" w:date="2021-10-09T18:16:00Z">
            <w:rPr>
              <w:spacing w:val="-6"/>
            </w:rPr>
          </w:rPrChange>
        </w:rPr>
        <w:t xml:space="preserve"> </w:t>
      </w:r>
      <w:r w:rsidRPr="00EF3440">
        <w:rPr>
          <w:rPrChange w:id="87" w:author="Krzysztof SPIRZEWSKI" w:date="2021-10-09T18:16:00Z">
            <w:rPr/>
          </w:rPrChange>
        </w:rPr>
        <w:t>and</w:t>
      </w:r>
      <w:r w:rsidRPr="00EF3440">
        <w:rPr>
          <w:spacing w:val="-7"/>
          <w:rPrChange w:id="88" w:author="Krzysztof SPIRZEWSKI" w:date="2021-10-09T18:16:00Z">
            <w:rPr>
              <w:spacing w:val="-7"/>
            </w:rPr>
          </w:rPrChange>
        </w:rPr>
        <w:t xml:space="preserve"> </w:t>
      </w:r>
      <w:r w:rsidRPr="00EF3440">
        <w:rPr>
          <w:rPrChange w:id="89" w:author="Krzysztof SPIRZEWSKI" w:date="2021-10-09T18:16:00Z">
            <w:rPr/>
          </w:rPrChange>
        </w:rPr>
        <w:t>Accounting</w:t>
      </w:r>
    </w:p>
    <w:p w14:paraId="7028D735" w14:textId="77777777" w:rsidR="00DE70B6" w:rsidRPr="00EF3440" w:rsidRDefault="00603B20" w:rsidP="0024290E">
      <w:pPr>
        <w:pStyle w:val="BodyText"/>
        <w:ind w:left="0" w:right="234"/>
        <w:jc w:val="right"/>
        <w:rPr>
          <w:rPrChange w:id="90" w:author="Krzysztof SPIRZEWSKI" w:date="2021-10-09T18:16:00Z">
            <w:rPr/>
          </w:rPrChange>
        </w:rPr>
        <w:pPrChange w:id="91" w:author="Krzysztof SPIRZEWSKI" w:date="2021-10-09T18:14:00Z">
          <w:pPr>
            <w:pStyle w:val="BodyText"/>
            <w:spacing w:before="1"/>
            <w:ind w:left="0" w:right="234"/>
            <w:jc w:val="right"/>
          </w:pPr>
        </w:pPrChange>
      </w:pPr>
      <w:r w:rsidRPr="00EF3440">
        <w:rPr>
          <w:rPrChange w:id="92" w:author="Krzysztof SPIRZEWSKI" w:date="2021-10-09T18:16:00Z">
            <w:rPr/>
          </w:rPrChange>
        </w:rPr>
        <w:t>WNE</w:t>
      </w:r>
      <w:r w:rsidRPr="00EF3440">
        <w:rPr>
          <w:spacing w:val="-7"/>
          <w:rPrChange w:id="93" w:author="Krzysztof SPIRZEWSKI" w:date="2021-10-09T18:16:00Z">
            <w:rPr>
              <w:spacing w:val="-7"/>
            </w:rPr>
          </w:rPrChange>
        </w:rPr>
        <w:t xml:space="preserve"> </w:t>
      </w:r>
      <w:r w:rsidRPr="00EF3440">
        <w:rPr>
          <w:rPrChange w:id="94" w:author="Krzysztof SPIRZEWSKI" w:date="2021-10-09T18:16:00Z">
            <w:rPr/>
          </w:rPrChange>
        </w:rPr>
        <w:t>UW</w:t>
      </w:r>
    </w:p>
    <w:p w14:paraId="69D50BEE" w14:textId="77777777" w:rsidR="00DE70B6" w:rsidRPr="00EF3440" w:rsidRDefault="00DE70B6">
      <w:pPr>
        <w:pStyle w:val="BodyText"/>
        <w:ind w:left="0"/>
        <w:rPr>
          <w:rPrChange w:id="95" w:author="Krzysztof SPIRZEWSKI" w:date="2021-10-09T18:16:00Z">
            <w:rPr>
              <w:sz w:val="26"/>
            </w:rPr>
          </w:rPrChange>
        </w:rPr>
      </w:pPr>
    </w:p>
    <w:p w14:paraId="2D379715" w14:textId="77777777" w:rsidR="00DE70B6" w:rsidRPr="00EF3440" w:rsidRDefault="00DE70B6">
      <w:pPr>
        <w:pStyle w:val="BodyText"/>
        <w:ind w:left="0"/>
        <w:rPr>
          <w:rPrChange w:id="96" w:author="Krzysztof SPIRZEWSKI" w:date="2021-10-09T18:16:00Z">
            <w:rPr>
              <w:sz w:val="26"/>
            </w:rPr>
          </w:rPrChange>
        </w:rPr>
      </w:pPr>
    </w:p>
    <w:p w14:paraId="48ABD081" w14:textId="77777777" w:rsidR="00DE70B6" w:rsidRPr="00EF3440" w:rsidRDefault="00DE70B6">
      <w:pPr>
        <w:pStyle w:val="BodyText"/>
        <w:ind w:left="0"/>
        <w:rPr>
          <w:rPrChange w:id="97" w:author="Krzysztof SPIRZEWSKI" w:date="2021-10-09T18:16:00Z">
            <w:rPr>
              <w:sz w:val="26"/>
            </w:rPr>
          </w:rPrChange>
        </w:rPr>
      </w:pPr>
    </w:p>
    <w:p w14:paraId="026AB078" w14:textId="77777777" w:rsidR="00DE70B6" w:rsidRPr="00EF3440" w:rsidRDefault="00DE70B6">
      <w:pPr>
        <w:pStyle w:val="BodyText"/>
        <w:ind w:left="0"/>
        <w:rPr>
          <w:rPrChange w:id="98" w:author="Krzysztof SPIRZEWSKI" w:date="2021-10-09T18:16:00Z">
            <w:rPr>
              <w:sz w:val="26"/>
            </w:rPr>
          </w:rPrChange>
        </w:rPr>
      </w:pPr>
    </w:p>
    <w:p w14:paraId="5200A9A2" w14:textId="77777777" w:rsidR="00DE70B6" w:rsidRPr="00EF3440" w:rsidRDefault="00DE70B6">
      <w:pPr>
        <w:pStyle w:val="BodyText"/>
        <w:ind w:left="0"/>
        <w:rPr>
          <w:rPrChange w:id="99" w:author="Krzysztof SPIRZEWSKI" w:date="2021-10-09T18:16:00Z">
            <w:rPr>
              <w:sz w:val="26"/>
            </w:rPr>
          </w:rPrChange>
        </w:rPr>
      </w:pPr>
    </w:p>
    <w:p w14:paraId="7E7894FA" w14:textId="77777777" w:rsidR="00DE70B6" w:rsidRPr="00EF3440" w:rsidRDefault="00DE70B6">
      <w:pPr>
        <w:pStyle w:val="BodyText"/>
        <w:spacing w:before="10"/>
        <w:ind w:left="0"/>
        <w:rPr>
          <w:rPrChange w:id="100" w:author="Krzysztof SPIRZEWSKI" w:date="2021-10-09T18:16:00Z">
            <w:rPr>
              <w:sz w:val="32"/>
            </w:rPr>
          </w:rPrChange>
        </w:rPr>
      </w:pPr>
    </w:p>
    <w:p w14:paraId="72F82597" w14:textId="77777777" w:rsidR="00DE70B6" w:rsidRPr="00EF3440" w:rsidRDefault="00603B20">
      <w:pPr>
        <w:ind w:left="168" w:right="168"/>
        <w:jc w:val="center"/>
        <w:rPr>
          <w:sz w:val="24"/>
          <w:szCs w:val="24"/>
          <w:rPrChange w:id="101" w:author="Krzysztof SPIRZEWSKI" w:date="2021-10-09T18:16:00Z">
            <w:rPr>
              <w:sz w:val="28"/>
            </w:rPr>
          </w:rPrChange>
        </w:rPr>
      </w:pPr>
      <w:r w:rsidRPr="00EF3440">
        <w:rPr>
          <w:sz w:val="24"/>
          <w:szCs w:val="24"/>
          <w:rPrChange w:id="102" w:author="Krzysztof SPIRZEWSKI" w:date="2021-10-09T18:16:00Z">
            <w:rPr>
              <w:sz w:val="28"/>
            </w:rPr>
          </w:rPrChange>
        </w:rPr>
        <w:t>Warsaw,</w:t>
      </w:r>
      <w:r w:rsidRPr="00EF3440">
        <w:rPr>
          <w:spacing w:val="6"/>
          <w:sz w:val="24"/>
          <w:szCs w:val="24"/>
          <w:rPrChange w:id="103" w:author="Krzysztof SPIRZEWSKI" w:date="2021-10-09T18:16:00Z">
            <w:rPr>
              <w:spacing w:val="6"/>
              <w:sz w:val="28"/>
            </w:rPr>
          </w:rPrChange>
        </w:rPr>
        <w:t xml:space="preserve"> </w:t>
      </w:r>
      <w:r w:rsidRPr="00EF3440">
        <w:rPr>
          <w:sz w:val="24"/>
          <w:szCs w:val="24"/>
          <w:rPrChange w:id="104" w:author="Krzysztof SPIRZEWSKI" w:date="2021-10-09T18:16:00Z">
            <w:rPr>
              <w:sz w:val="28"/>
            </w:rPr>
          </w:rPrChange>
        </w:rPr>
        <w:t>September</w:t>
      </w:r>
      <w:r w:rsidRPr="00EF3440">
        <w:rPr>
          <w:spacing w:val="6"/>
          <w:sz w:val="24"/>
          <w:szCs w:val="24"/>
          <w:rPrChange w:id="105" w:author="Krzysztof SPIRZEWSKI" w:date="2021-10-09T18:16:00Z">
            <w:rPr>
              <w:spacing w:val="6"/>
              <w:sz w:val="28"/>
            </w:rPr>
          </w:rPrChange>
        </w:rPr>
        <w:t xml:space="preserve"> </w:t>
      </w:r>
      <w:r w:rsidRPr="00EF3440">
        <w:rPr>
          <w:sz w:val="24"/>
          <w:szCs w:val="24"/>
          <w:rPrChange w:id="106" w:author="Krzysztof SPIRZEWSKI" w:date="2021-10-09T18:16:00Z">
            <w:rPr>
              <w:sz w:val="28"/>
            </w:rPr>
          </w:rPrChange>
        </w:rPr>
        <w:t>2021</w:t>
      </w:r>
    </w:p>
    <w:p w14:paraId="34C70BEA" w14:textId="77777777" w:rsidR="00DE70B6" w:rsidRDefault="00DE70B6">
      <w:pPr>
        <w:jc w:val="center"/>
        <w:rPr>
          <w:sz w:val="28"/>
        </w:rPr>
        <w:sectPr w:rsidR="00DE70B6">
          <w:footerReference w:type="default" r:id="rId7"/>
          <w:type w:val="continuous"/>
          <w:pgSz w:w="11910" w:h="16840"/>
          <w:pgMar w:top="1260" w:right="1300" w:bottom="1020" w:left="1300" w:header="0" w:footer="833" w:gutter="0"/>
          <w:pgNumType w:start="1"/>
          <w:cols w:space="708"/>
        </w:sectPr>
      </w:pPr>
    </w:p>
    <w:p w14:paraId="5320E5CD" w14:textId="77777777" w:rsidR="00DE70B6" w:rsidRDefault="00DE70B6">
      <w:pPr>
        <w:pStyle w:val="BodyText"/>
        <w:ind w:left="0"/>
        <w:rPr>
          <w:sz w:val="20"/>
        </w:rPr>
      </w:pPr>
    </w:p>
    <w:p w14:paraId="301CC27D" w14:textId="77777777" w:rsidR="00DE70B6" w:rsidRDefault="00DE70B6">
      <w:pPr>
        <w:pStyle w:val="BodyText"/>
        <w:ind w:left="0"/>
        <w:rPr>
          <w:sz w:val="20"/>
        </w:rPr>
      </w:pPr>
    </w:p>
    <w:p w14:paraId="5A5E0728" w14:textId="77777777" w:rsidR="00DE70B6" w:rsidRDefault="00DE70B6">
      <w:pPr>
        <w:pStyle w:val="BodyText"/>
        <w:spacing w:before="7"/>
        <w:ind w:left="0"/>
        <w:rPr>
          <w:sz w:val="17"/>
        </w:rPr>
      </w:pPr>
    </w:p>
    <w:p w14:paraId="644569E3" w14:textId="77777777" w:rsidR="00DE70B6" w:rsidRDefault="00603B20">
      <w:pPr>
        <w:spacing w:before="89"/>
        <w:ind w:left="117"/>
        <w:rPr>
          <w:i/>
          <w:sz w:val="24"/>
        </w:rPr>
      </w:pPr>
      <w:r>
        <w:rPr>
          <w:i/>
          <w:sz w:val="24"/>
        </w:rPr>
        <w:t>Declaration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supervisor</w:t>
      </w:r>
    </w:p>
    <w:p w14:paraId="55FC19EE" w14:textId="77777777" w:rsidR="00DE70B6" w:rsidRDefault="00DE70B6">
      <w:pPr>
        <w:pStyle w:val="BodyText"/>
        <w:spacing w:before="7"/>
        <w:ind w:left="0"/>
        <w:rPr>
          <w:i/>
          <w:sz w:val="32"/>
        </w:rPr>
      </w:pPr>
    </w:p>
    <w:p w14:paraId="437BB1F4" w14:textId="77777777" w:rsidR="00DE70B6" w:rsidRDefault="00603B20">
      <w:pPr>
        <w:pStyle w:val="BodyText"/>
        <w:spacing w:line="357" w:lineRule="auto"/>
        <w:ind w:right="115"/>
        <w:jc w:val="both"/>
      </w:pPr>
      <w:r>
        <w:t>I</w:t>
      </w:r>
      <w:r>
        <w:rPr>
          <w:spacing w:val="-3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thesis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supervision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all</w:t>
      </w:r>
      <w:r>
        <w:rPr>
          <w:spacing w:val="-58"/>
        </w:rPr>
        <w:t xml:space="preserve"> </w:t>
      </w:r>
      <w:proofErr w:type="spellStart"/>
      <w:r>
        <w:t>criterias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award.</w:t>
      </w:r>
    </w:p>
    <w:p w14:paraId="7B66A618" w14:textId="77777777" w:rsidR="00DE70B6" w:rsidRDefault="00DE70B6">
      <w:pPr>
        <w:pStyle w:val="BodyText"/>
        <w:ind w:left="0"/>
        <w:rPr>
          <w:sz w:val="26"/>
        </w:rPr>
      </w:pPr>
    </w:p>
    <w:p w14:paraId="2BFED95C" w14:textId="77777777" w:rsidR="00DE70B6" w:rsidRDefault="00DE70B6">
      <w:pPr>
        <w:pStyle w:val="BodyText"/>
        <w:ind w:left="0"/>
        <w:rPr>
          <w:sz w:val="26"/>
        </w:rPr>
      </w:pPr>
    </w:p>
    <w:p w14:paraId="6AE574F6" w14:textId="77777777" w:rsidR="00DE70B6" w:rsidRDefault="00DE70B6">
      <w:pPr>
        <w:pStyle w:val="BodyText"/>
        <w:ind w:left="0"/>
        <w:rPr>
          <w:sz w:val="22"/>
        </w:rPr>
      </w:pPr>
    </w:p>
    <w:p w14:paraId="7FC4F9B3" w14:textId="77777777" w:rsidR="00DE70B6" w:rsidRDefault="00603B20">
      <w:pPr>
        <w:pStyle w:val="BodyText"/>
        <w:tabs>
          <w:tab w:val="left" w:pos="4237"/>
        </w:tabs>
      </w:pPr>
      <w:r>
        <w:t>Date</w:t>
      </w:r>
      <w:r>
        <w:tab/>
        <w:t>Signature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Supervisor</w:t>
      </w:r>
    </w:p>
    <w:p w14:paraId="42AC3D71" w14:textId="77777777" w:rsidR="00DE70B6" w:rsidRDefault="00DE70B6">
      <w:pPr>
        <w:pStyle w:val="BodyText"/>
        <w:ind w:left="0"/>
        <w:rPr>
          <w:sz w:val="26"/>
        </w:rPr>
      </w:pPr>
    </w:p>
    <w:p w14:paraId="64BDE3CD" w14:textId="77777777" w:rsidR="00DE70B6" w:rsidRDefault="00DE70B6">
      <w:pPr>
        <w:pStyle w:val="BodyText"/>
        <w:ind w:left="0"/>
        <w:rPr>
          <w:sz w:val="26"/>
        </w:rPr>
      </w:pPr>
    </w:p>
    <w:p w14:paraId="63D921D0" w14:textId="77777777" w:rsidR="00DE70B6" w:rsidRDefault="00DE70B6">
      <w:pPr>
        <w:pStyle w:val="BodyText"/>
        <w:ind w:left="0"/>
        <w:rPr>
          <w:sz w:val="26"/>
        </w:rPr>
      </w:pPr>
    </w:p>
    <w:p w14:paraId="1BF30973" w14:textId="77777777" w:rsidR="00DE70B6" w:rsidRDefault="00DE70B6">
      <w:pPr>
        <w:pStyle w:val="BodyText"/>
        <w:ind w:left="0"/>
        <w:rPr>
          <w:sz w:val="26"/>
        </w:rPr>
      </w:pPr>
    </w:p>
    <w:p w14:paraId="55BE2EEF" w14:textId="77777777" w:rsidR="00DE70B6" w:rsidRDefault="00DE70B6">
      <w:pPr>
        <w:pStyle w:val="BodyText"/>
        <w:ind w:left="0"/>
        <w:rPr>
          <w:sz w:val="26"/>
        </w:rPr>
      </w:pPr>
    </w:p>
    <w:p w14:paraId="7C1B5C77" w14:textId="77777777" w:rsidR="00DE70B6" w:rsidRDefault="00DE70B6">
      <w:pPr>
        <w:pStyle w:val="BodyText"/>
        <w:spacing w:before="8"/>
        <w:ind w:left="0"/>
        <w:rPr>
          <w:sz w:val="29"/>
        </w:rPr>
      </w:pPr>
    </w:p>
    <w:p w14:paraId="40B732AC" w14:textId="77777777" w:rsidR="00DE70B6" w:rsidRDefault="00603B20">
      <w:pPr>
        <w:spacing w:before="1"/>
        <w:ind w:left="117"/>
        <w:rPr>
          <w:i/>
          <w:sz w:val="24"/>
        </w:rPr>
      </w:pPr>
      <w:r>
        <w:rPr>
          <w:i/>
          <w:sz w:val="24"/>
        </w:rPr>
        <w:t>Declaration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author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thesis</w:t>
      </w:r>
    </w:p>
    <w:p w14:paraId="4F1FCA9F" w14:textId="77777777" w:rsidR="00DE70B6" w:rsidRDefault="00DE70B6">
      <w:pPr>
        <w:pStyle w:val="BodyText"/>
        <w:spacing w:before="6"/>
        <w:ind w:left="0"/>
        <w:rPr>
          <w:i/>
          <w:sz w:val="32"/>
        </w:rPr>
      </w:pPr>
    </w:p>
    <w:p w14:paraId="11AD234F" w14:textId="77777777" w:rsidR="00DE70B6" w:rsidRDefault="00603B20">
      <w:pPr>
        <w:pStyle w:val="BodyText"/>
        <w:spacing w:line="357" w:lineRule="auto"/>
        <w:ind w:right="113"/>
        <w:jc w:val="both"/>
      </w:pPr>
      <w:r>
        <w:t>Aware of the legal responsibility,</w:t>
      </w:r>
      <w:r>
        <w:rPr>
          <w:spacing w:val="60"/>
        </w:rPr>
        <w:t xml:space="preserve"> </w:t>
      </w:r>
      <w:r>
        <w:t>I declare that I am the sole author of the following thesis</w:t>
      </w:r>
      <w:r>
        <w:rPr>
          <w:spacing w:val="1"/>
        </w:rPr>
        <w:t xml:space="preserve"> </w:t>
      </w:r>
      <w:r>
        <w:t>and that the thesis is free from any content that constitutes copyright infringement or has been</w:t>
      </w:r>
      <w:r>
        <w:rPr>
          <w:spacing w:val="1"/>
        </w:rPr>
        <w:t xml:space="preserve"> </w:t>
      </w:r>
      <w:r>
        <w:t>acquired</w:t>
      </w:r>
      <w:r>
        <w:rPr>
          <w:spacing w:val="-2"/>
        </w:rPr>
        <w:t xml:space="preserve"> </w:t>
      </w:r>
      <w:r>
        <w:t>contrary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laws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regulations.</w:t>
      </w:r>
    </w:p>
    <w:p w14:paraId="3A30569B" w14:textId="77777777" w:rsidR="00DE70B6" w:rsidRDefault="00603B20">
      <w:pPr>
        <w:pStyle w:val="BodyText"/>
        <w:spacing w:before="2" w:line="357" w:lineRule="auto"/>
        <w:ind w:right="114"/>
        <w:jc w:val="both"/>
      </w:pPr>
      <w:r>
        <w:t>I also dec</w:t>
      </w:r>
      <w:r>
        <w:t>lare that the thesis has never been a subject of degree-awarding procedures in any</w:t>
      </w:r>
      <w:r>
        <w:rPr>
          <w:spacing w:val="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institution.</w:t>
      </w:r>
    </w:p>
    <w:p w14:paraId="6B774808" w14:textId="77777777" w:rsidR="00DE70B6" w:rsidRDefault="00603B20">
      <w:pPr>
        <w:pStyle w:val="BodyText"/>
        <w:spacing w:before="1" w:line="357" w:lineRule="auto"/>
        <w:ind w:right="113"/>
        <w:jc w:val="both"/>
      </w:pPr>
      <w:r>
        <w:rPr>
          <w:w w:val="95"/>
        </w:rPr>
        <w:t>Moreover I declare that the attached version of the thesis is identical with the enclosed electronic</w:t>
      </w:r>
      <w:r>
        <w:rPr>
          <w:spacing w:val="1"/>
          <w:w w:val="95"/>
        </w:rPr>
        <w:t xml:space="preserve"> </w:t>
      </w:r>
      <w:r>
        <w:t>version.</w:t>
      </w:r>
    </w:p>
    <w:p w14:paraId="5A133EEF" w14:textId="77777777" w:rsidR="00DE70B6" w:rsidRDefault="00DE70B6">
      <w:pPr>
        <w:pStyle w:val="BodyText"/>
        <w:ind w:left="0"/>
        <w:rPr>
          <w:sz w:val="26"/>
        </w:rPr>
      </w:pPr>
    </w:p>
    <w:p w14:paraId="2F62438C" w14:textId="77777777" w:rsidR="00DE70B6" w:rsidRDefault="00DE70B6">
      <w:pPr>
        <w:pStyle w:val="BodyText"/>
        <w:ind w:left="0"/>
        <w:rPr>
          <w:sz w:val="26"/>
        </w:rPr>
      </w:pPr>
    </w:p>
    <w:p w14:paraId="67C61AD6" w14:textId="77777777" w:rsidR="00DE70B6" w:rsidRDefault="00DE70B6">
      <w:pPr>
        <w:pStyle w:val="BodyText"/>
        <w:ind w:left="0"/>
        <w:rPr>
          <w:sz w:val="22"/>
        </w:rPr>
      </w:pPr>
    </w:p>
    <w:p w14:paraId="360080CC" w14:textId="77777777" w:rsidR="00DE70B6" w:rsidRDefault="00603B20">
      <w:pPr>
        <w:pStyle w:val="BodyText"/>
        <w:tabs>
          <w:tab w:val="left" w:pos="4596"/>
        </w:tabs>
      </w:pPr>
      <w:r>
        <w:t>Date</w:t>
      </w:r>
      <w:r>
        <w:tab/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Author</w:t>
      </w:r>
    </w:p>
    <w:p w14:paraId="4C59F204" w14:textId="77777777" w:rsidR="00DE70B6" w:rsidRDefault="00DE70B6">
      <w:pPr>
        <w:sectPr w:rsidR="00DE70B6">
          <w:pgSz w:w="11910" w:h="16840"/>
          <w:pgMar w:top="1580" w:right="1300" w:bottom="1020" w:left="1300" w:header="0" w:footer="833" w:gutter="0"/>
          <w:cols w:space="708"/>
        </w:sectPr>
      </w:pPr>
    </w:p>
    <w:p w14:paraId="31A6707A" w14:textId="1C3B90B1" w:rsidR="00DE70B6" w:rsidDel="0024290E" w:rsidRDefault="00DE70B6">
      <w:pPr>
        <w:pStyle w:val="BodyText"/>
        <w:ind w:left="0"/>
        <w:rPr>
          <w:del w:id="107" w:author="Krzysztof SPIRZEWSKI" w:date="2021-10-09T18:13:00Z"/>
          <w:sz w:val="20"/>
        </w:rPr>
      </w:pPr>
    </w:p>
    <w:p w14:paraId="5935B6CF" w14:textId="342AA14E" w:rsidR="00DE70B6" w:rsidDel="0024290E" w:rsidRDefault="00DE70B6">
      <w:pPr>
        <w:pStyle w:val="BodyText"/>
        <w:spacing w:before="2"/>
        <w:ind w:left="0"/>
        <w:rPr>
          <w:del w:id="108" w:author="Krzysztof SPIRZEWSKI" w:date="2021-10-09T18:13:00Z"/>
        </w:rPr>
      </w:pPr>
    </w:p>
    <w:p w14:paraId="7CB30FC4" w14:textId="77777777" w:rsidR="00DE70B6" w:rsidRPr="0024290E" w:rsidRDefault="00603B20" w:rsidP="0024290E">
      <w:pPr>
        <w:ind w:left="168" w:right="168"/>
        <w:jc w:val="center"/>
        <w:rPr>
          <w:b/>
          <w:sz w:val="24"/>
          <w:szCs w:val="24"/>
          <w:rPrChange w:id="109" w:author="Krzysztof SPIRZEWSKI" w:date="2021-10-09T18:12:00Z">
            <w:rPr>
              <w:b/>
              <w:sz w:val="28"/>
            </w:rPr>
          </w:rPrChange>
        </w:rPr>
        <w:pPrChange w:id="110" w:author="Krzysztof SPIRZEWSKI" w:date="2021-10-09T18:12:00Z">
          <w:pPr>
            <w:spacing w:before="94"/>
            <w:ind w:left="168" w:right="168"/>
            <w:jc w:val="center"/>
          </w:pPr>
        </w:pPrChange>
      </w:pPr>
      <w:r w:rsidRPr="0024290E">
        <w:rPr>
          <w:b/>
          <w:sz w:val="24"/>
          <w:szCs w:val="24"/>
          <w:rPrChange w:id="111" w:author="Krzysztof SPIRZEWSKI" w:date="2021-10-09T18:12:00Z">
            <w:rPr>
              <w:b/>
              <w:sz w:val="28"/>
            </w:rPr>
          </w:rPrChange>
        </w:rPr>
        <w:t>Summary</w:t>
      </w:r>
    </w:p>
    <w:p w14:paraId="7C70D9F8" w14:textId="77777777" w:rsidR="00DE70B6" w:rsidRPr="0024290E" w:rsidRDefault="00DE70B6" w:rsidP="0024290E">
      <w:pPr>
        <w:pStyle w:val="BodyText"/>
        <w:ind w:left="0"/>
        <w:rPr>
          <w:b/>
          <w:rPrChange w:id="112" w:author="Krzysztof SPIRZEWSKI" w:date="2021-10-09T18:12:00Z">
            <w:rPr>
              <w:b/>
              <w:sz w:val="33"/>
            </w:rPr>
          </w:rPrChange>
        </w:rPr>
        <w:pPrChange w:id="113" w:author="Krzysztof SPIRZEWSKI" w:date="2021-10-09T18:12:00Z">
          <w:pPr>
            <w:pStyle w:val="BodyText"/>
            <w:spacing w:before="7"/>
            <w:ind w:left="0"/>
          </w:pPr>
        </w:pPrChange>
      </w:pPr>
    </w:p>
    <w:p w14:paraId="10670465" w14:textId="77777777" w:rsidR="00DE70B6" w:rsidRPr="0024290E" w:rsidRDefault="00603B20" w:rsidP="0024290E">
      <w:pPr>
        <w:pStyle w:val="BodyText"/>
        <w:ind w:right="113"/>
        <w:jc w:val="both"/>
        <w:rPr>
          <w:rPrChange w:id="114" w:author="Krzysztof SPIRZEWSKI" w:date="2021-10-09T18:12:00Z">
            <w:rPr/>
          </w:rPrChange>
        </w:rPr>
        <w:pPrChange w:id="115" w:author="Krzysztof SPIRZEWSKI" w:date="2021-10-09T18:12:00Z">
          <w:pPr>
            <w:pStyle w:val="BodyText"/>
            <w:spacing w:line="357" w:lineRule="auto"/>
            <w:ind w:right="113"/>
            <w:jc w:val="both"/>
          </w:pPr>
        </w:pPrChange>
      </w:pPr>
      <w:r w:rsidRPr="0024290E">
        <w:rPr>
          <w:rPrChange w:id="116" w:author="Krzysztof SPIRZEWSKI" w:date="2021-10-09T18:12:00Z">
            <w:rPr/>
          </w:rPrChange>
        </w:rPr>
        <w:t>In</w:t>
      </w:r>
      <w:r w:rsidRPr="0024290E">
        <w:rPr>
          <w:spacing w:val="-12"/>
          <w:rPrChange w:id="117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18" w:author="Krzysztof SPIRZEWSKI" w:date="2021-10-09T18:12:00Z">
            <w:rPr/>
          </w:rPrChange>
        </w:rPr>
        <w:t>2007</w:t>
      </w:r>
      <w:r w:rsidRPr="0024290E">
        <w:rPr>
          <w:spacing w:val="-12"/>
          <w:rPrChange w:id="119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20" w:author="Krzysztof SPIRZEWSKI" w:date="2021-10-09T18:12:00Z">
            <w:rPr/>
          </w:rPrChange>
        </w:rPr>
        <w:t>PSD</w:t>
      </w:r>
      <w:r w:rsidRPr="0024290E">
        <w:rPr>
          <w:spacing w:val="-11"/>
          <w:rPrChange w:id="121" w:author="Krzysztof SPIRZEWSKI" w:date="2021-10-09T18:12:00Z">
            <w:rPr>
              <w:spacing w:val="-11"/>
            </w:rPr>
          </w:rPrChange>
        </w:rPr>
        <w:t xml:space="preserve"> </w:t>
      </w:r>
      <w:r w:rsidRPr="0024290E">
        <w:rPr>
          <w:rPrChange w:id="122" w:author="Krzysztof SPIRZEWSKI" w:date="2021-10-09T18:12:00Z">
            <w:rPr/>
          </w:rPrChange>
        </w:rPr>
        <w:t>had</w:t>
      </w:r>
      <w:r w:rsidRPr="0024290E">
        <w:rPr>
          <w:spacing w:val="-12"/>
          <w:rPrChange w:id="123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24" w:author="Krzysztof SPIRZEWSKI" w:date="2021-10-09T18:12:00Z">
            <w:rPr/>
          </w:rPrChange>
        </w:rPr>
        <w:t>shown</w:t>
      </w:r>
      <w:r w:rsidRPr="0024290E">
        <w:rPr>
          <w:spacing w:val="-11"/>
          <w:rPrChange w:id="125" w:author="Krzysztof SPIRZEWSKI" w:date="2021-10-09T18:12:00Z">
            <w:rPr>
              <w:spacing w:val="-11"/>
            </w:rPr>
          </w:rPrChange>
        </w:rPr>
        <w:t xml:space="preserve"> </w:t>
      </w:r>
      <w:r w:rsidRPr="0024290E">
        <w:rPr>
          <w:rPrChange w:id="126" w:author="Krzysztof SPIRZEWSKI" w:date="2021-10-09T18:12:00Z">
            <w:rPr/>
          </w:rPrChange>
        </w:rPr>
        <w:t>an</w:t>
      </w:r>
      <w:r w:rsidRPr="0024290E">
        <w:rPr>
          <w:spacing w:val="-12"/>
          <w:rPrChange w:id="127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28" w:author="Krzysztof SPIRZEWSKI" w:date="2021-10-09T18:12:00Z">
            <w:rPr/>
          </w:rPrChange>
        </w:rPr>
        <w:t>interest</w:t>
      </w:r>
      <w:r w:rsidRPr="0024290E">
        <w:rPr>
          <w:spacing w:val="-12"/>
          <w:rPrChange w:id="129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30" w:author="Krzysztof SPIRZEWSKI" w:date="2021-10-09T18:12:00Z">
            <w:rPr/>
          </w:rPrChange>
        </w:rPr>
        <w:t>of</w:t>
      </w:r>
      <w:r w:rsidRPr="0024290E">
        <w:rPr>
          <w:spacing w:val="-11"/>
          <w:rPrChange w:id="131" w:author="Krzysztof SPIRZEWSKI" w:date="2021-10-09T18:12:00Z">
            <w:rPr>
              <w:spacing w:val="-11"/>
            </w:rPr>
          </w:rPrChange>
        </w:rPr>
        <w:t xml:space="preserve"> </w:t>
      </w:r>
      <w:r w:rsidRPr="0024290E">
        <w:rPr>
          <w:rPrChange w:id="132" w:author="Krzysztof SPIRZEWSKI" w:date="2021-10-09T18:12:00Z">
            <w:rPr/>
          </w:rPrChange>
        </w:rPr>
        <w:t>financial</w:t>
      </w:r>
      <w:r w:rsidRPr="0024290E">
        <w:rPr>
          <w:spacing w:val="-12"/>
          <w:rPrChange w:id="133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34" w:author="Krzysztof SPIRZEWSKI" w:date="2021-10-09T18:12:00Z">
            <w:rPr/>
          </w:rPrChange>
        </w:rPr>
        <w:t>regulators</w:t>
      </w:r>
      <w:r w:rsidRPr="0024290E">
        <w:rPr>
          <w:spacing w:val="-11"/>
          <w:rPrChange w:id="135" w:author="Krzysztof SPIRZEWSKI" w:date="2021-10-09T18:12:00Z">
            <w:rPr>
              <w:spacing w:val="-11"/>
            </w:rPr>
          </w:rPrChange>
        </w:rPr>
        <w:t xml:space="preserve"> </w:t>
      </w:r>
      <w:r w:rsidRPr="0024290E">
        <w:rPr>
          <w:rPrChange w:id="136" w:author="Krzysztof SPIRZEWSKI" w:date="2021-10-09T18:12:00Z">
            <w:rPr/>
          </w:rPrChange>
        </w:rPr>
        <w:t>in</w:t>
      </w:r>
      <w:r w:rsidRPr="0024290E">
        <w:rPr>
          <w:spacing w:val="-12"/>
          <w:rPrChange w:id="137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38" w:author="Krzysztof SPIRZEWSKI" w:date="2021-10-09T18:12:00Z">
            <w:rPr/>
          </w:rPrChange>
        </w:rPr>
        <w:t>banking</w:t>
      </w:r>
      <w:r w:rsidRPr="0024290E">
        <w:rPr>
          <w:spacing w:val="-12"/>
          <w:rPrChange w:id="139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40" w:author="Krzysztof SPIRZEWSKI" w:date="2021-10-09T18:12:00Z">
            <w:rPr/>
          </w:rPrChange>
        </w:rPr>
        <w:t>competitiveness</w:t>
      </w:r>
      <w:r w:rsidRPr="0024290E">
        <w:rPr>
          <w:spacing w:val="-11"/>
          <w:rPrChange w:id="141" w:author="Krzysztof SPIRZEWSKI" w:date="2021-10-09T18:12:00Z">
            <w:rPr>
              <w:spacing w:val="-11"/>
            </w:rPr>
          </w:rPrChange>
        </w:rPr>
        <w:t xml:space="preserve"> </w:t>
      </w:r>
      <w:r w:rsidRPr="0024290E">
        <w:rPr>
          <w:rPrChange w:id="142" w:author="Krzysztof SPIRZEWSKI" w:date="2021-10-09T18:12:00Z">
            <w:rPr/>
          </w:rPrChange>
        </w:rPr>
        <w:t>by</w:t>
      </w:r>
      <w:r w:rsidRPr="0024290E">
        <w:rPr>
          <w:spacing w:val="-12"/>
          <w:rPrChange w:id="143" w:author="Krzysztof SPIRZEWSKI" w:date="2021-10-09T18:12:00Z">
            <w:rPr>
              <w:spacing w:val="-12"/>
            </w:rPr>
          </w:rPrChange>
        </w:rPr>
        <w:t xml:space="preserve"> </w:t>
      </w:r>
      <w:r w:rsidRPr="0024290E">
        <w:rPr>
          <w:rPrChange w:id="144" w:author="Krzysztof SPIRZEWSKI" w:date="2021-10-09T18:12:00Z">
            <w:rPr/>
          </w:rPrChange>
        </w:rPr>
        <w:t>digital</w:t>
      </w:r>
      <w:r w:rsidRPr="0024290E">
        <w:rPr>
          <w:spacing w:val="-57"/>
          <w:rPrChange w:id="145" w:author="Krzysztof SPIRZEWSKI" w:date="2021-10-09T18:12:00Z">
            <w:rPr>
              <w:spacing w:val="-57"/>
            </w:rPr>
          </w:rPrChange>
        </w:rPr>
        <w:t xml:space="preserve"> </w:t>
      </w:r>
      <w:r w:rsidRPr="0024290E">
        <w:rPr>
          <w:rPrChange w:id="146" w:author="Krzysztof SPIRZEWSKI" w:date="2021-10-09T18:12:00Z">
            <w:rPr/>
          </w:rPrChange>
        </w:rPr>
        <w:t>instruments.</w:t>
      </w:r>
      <w:r w:rsidRPr="0024290E">
        <w:rPr>
          <w:spacing w:val="1"/>
          <w:rPrChange w:id="147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148" w:author="Krzysztof SPIRZEWSKI" w:date="2021-10-09T18:12:00Z">
            <w:rPr/>
          </w:rPrChange>
        </w:rPr>
        <w:t>Later, PSD2 triggered a new wave of banking digitalization, openness, big data</w:t>
      </w:r>
      <w:r w:rsidRPr="0024290E">
        <w:rPr>
          <w:spacing w:val="1"/>
          <w:rPrChange w:id="149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150" w:author="Krzysztof SPIRZEWSKI" w:date="2021-10-09T18:12:00Z">
            <w:rPr/>
          </w:rPrChange>
        </w:rPr>
        <w:t>usage and third-party integrations.</w:t>
      </w:r>
      <w:r w:rsidRPr="0024290E">
        <w:rPr>
          <w:spacing w:val="1"/>
          <w:rPrChange w:id="151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152" w:author="Krzysztof SPIRZEWSKI" w:date="2021-10-09T18:12:00Z">
            <w:rPr/>
          </w:rPrChange>
        </w:rPr>
        <w:t>This thesis seeks to analyze the ways of development of</w:t>
      </w:r>
      <w:r w:rsidRPr="0024290E">
        <w:rPr>
          <w:spacing w:val="1"/>
          <w:rPrChange w:id="153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154" w:author="Krzysztof SPIRZEWSKI" w:date="2021-10-09T18:12:00Z">
            <w:rPr/>
          </w:rPrChange>
        </w:rPr>
        <w:t>commercial banks Front Offices using ML &amp; AI technologies.</w:t>
      </w:r>
      <w:r w:rsidRPr="0024290E">
        <w:rPr>
          <w:spacing w:val="1"/>
          <w:rPrChange w:id="155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156" w:author="Krzysztof SPIRZEWSKI" w:date="2021-10-09T18:12:00Z">
            <w:rPr/>
          </w:rPrChange>
        </w:rPr>
        <w:t>The research focuses on th</w:t>
      </w:r>
      <w:r w:rsidRPr="0024290E">
        <w:rPr>
          <w:rPrChange w:id="157" w:author="Krzysztof SPIRZEWSKI" w:date="2021-10-09T18:12:00Z">
            <w:rPr/>
          </w:rPrChange>
        </w:rPr>
        <w:t>e</w:t>
      </w:r>
      <w:r w:rsidRPr="0024290E">
        <w:rPr>
          <w:spacing w:val="1"/>
          <w:rPrChange w:id="158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159" w:author="Krzysztof SPIRZEWSKI" w:date="2021-10-09T18:12:00Z">
            <w:rPr/>
          </w:rPrChange>
        </w:rPr>
        <w:t>importance</w:t>
      </w:r>
      <w:r w:rsidRPr="0024290E">
        <w:rPr>
          <w:spacing w:val="-15"/>
          <w:rPrChange w:id="160" w:author="Krzysztof SPIRZEWSKI" w:date="2021-10-09T18:12:00Z">
            <w:rPr>
              <w:spacing w:val="-15"/>
            </w:rPr>
          </w:rPrChange>
        </w:rPr>
        <w:t xml:space="preserve"> </w:t>
      </w:r>
      <w:r w:rsidRPr="0024290E">
        <w:rPr>
          <w:rPrChange w:id="161" w:author="Krzysztof SPIRZEWSKI" w:date="2021-10-09T18:12:00Z">
            <w:rPr/>
          </w:rPrChange>
        </w:rPr>
        <w:t>of</w:t>
      </w:r>
      <w:r w:rsidRPr="0024290E">
        <w:rPr>
          <w:spacing w:val="-14"/>
          <w:rPrChange w:id="162" w:author="Krzysztof SPIRZEWSKI" w:date="2021-10-09T18:12:00Z">
            <w:rPr>
              <w:spacing w:val="-14"/>
            </w:rPr>
          </w:rPrChange>
        </w:rPr>
        <w:t xml:space="preserve"> </w:t>
      </w:r>
      <w:r w:rsidRPr="0024290E">
        <w:rPr>
          <w:rPrChange w:id="163" w:author="Krzysztof SPIRZEWSKI" w:date="2021-10-09T18:12:00Z">
            <w:rPr/>
          </w:rPrChange>
        </w:rPr>
        <w:t>openness</w:t>
      </w:r>
      <w:r w:rsidRPr="0024290E">
        <w:rPr>
          <w:spacing w:val="-15"/>
          <w:rPrChange w:id="164" w:author="Krzysztof SPIRZEWSKI" w:date="2021-10-09T18:12:00Z">
            <w:rPr>
              <w:spacing w:val="-15"/>
            </w:rPr>
          </w:rPrChange>
        </w:rPr>
        <w:t xml:space="preserve"> </w:t>
      </w:r>
      <w:r w:rsidRPr="0024290E">
        <w:rPr>
          <w:rPrChange w:id="165" w:author="Krzysztof SPIRZEWSKI" w:date="2021-10-09T18:12:00Z">
            <w:rPr/>
          </w:rPrChange>
        </w:rPr>
        <w:t>brought</w:t>
      </w:r>
      <w:r w:rsidRPr="0024290E">
        <w:rPr>
          <w:spacing w:val="-14"/>
          <w:rPrChange w:id="166" w:author="Krzysztof SPIRZEWSKI" w:date="2021-10-09T18:12:00Z">
            <w:rPr>
              <w:spacing w:val="-14"/>
            </w:rPr>
          </w:rPrChange>
        </w:rPr>
        <w:t xml:space="preserve"> </w:t>
      </w:r>
      <w:r w:rsidRPr="0024290E">
        <w:rPr>
          <w:rPrChange w:id="167" w:author="Krzysztof SPIRZEWSKI" w:date="2021-10-09T18:12:00Z">
            <w:rPr/>
          </w:rPrChange>
        </w:rPr>
        <w:t>by</w:t>
      </w:r>
      <w:r w:rsidRPr="0024290E">
        <w:rPr>
          <w:spacing w:val="-15"/>
          <w:rPrChange w:id="168" w:author="Krzysztof SPIRZEWSKI" w:date="2021-10-09T18:12:00Z">
            <w:rPr>
              <w:spacing w:val="-15"/>
            </w:rPr>
          </w:rPrChange>
        </w:rPr>
        <w:t xml:space="preserve"> </w:t>
      </w:r>
      <w:r w:rsidRPr="0024290E">
        <w:rPr>
          <w:rPrChange w:id="169" w:author="Krzysztof SPIRZEWSKI" w:date="2021-10-09T18:12:00Z">
            <w:rPr/>
          </w:rPrChange>
        </w:rPr>
        <w:t>PSD2</w:t>
      </w:r>
      <w:r w:rsidRPr="0024290E">
        <w:rPr>
          <w:spacing w:val="-14"/>
          <w:rPrChange w:id="170" w:author="Krzysztof SPIRZEWSKI" w:date="2021-10-09T18:12:00Z">
            <w:rPr>
              <w:spacing w:val="-14"/>
            </w:rPr>
          </w:rPrChange>
        </w:rPr>
        <w:t xml:space="preserve"> </w:t>
      </w:r>
      <w:r w:rsidRPr="0024290E">
        <w:rPr>
          <w:rPrChange w:id="171" w:author="Krzysztof SPIRZEWSKI" w:date="2021-10-09T18:12:00Z">
            <w:rPr/>
          </w:rPrChange>
        </w:rPr>
        <w:t>and</w:t>
      </w:r>
      <w:r w:rsidRPr="0024290E">
        <w:rPr>
          <w:spacing w:val="-15"/>
          <w:rPrChange w:id="172" w:author="Krzysztof SPIRZEWSKI" w:date="2021-10-09T18:12:00Z">
            <w:rPr>
              <w:spacing w:val="-15"/>
            </w:rPr>
          </w:rPrChange>
        </w:rPr>
        <w:t xml:space="preserve"> </w:t>
      </w:r>
      <w:r w:rsidRPr="0024290E">
        <w:rPr>
          <w:rPrChange w:id="173" w:author="Krzysztof SPIRZEWSKI" w:date="2021-10-09T18:12:00Z">
            <w:rPr/>
          </w:rPrChange>
        </w:rPr>
        <w:t>Open</w:t>
      </w:r>
      <w:r w:rsidRPr="0024290E">
        <w:rPr>
          <w:spacing w:val="-14"/>
          <w:rPrChange w:id="174" w:author="Krzysztof SPIRZEWSKI" w:date="2021-10-09T18:12:00Z">
            <w:rPr>
              <w:spacing w:val="-14"/>
            </w:rPr>
          </w:rPrChange>
        </w:rPr>
        <w:t xml:space="preserve"> </w:t>
      </w:r>
      <w:r w:rsidRPr="0024290E">
        <w:rPr>
          <w:rPrChange w:id="175" w:author="Krzysztof SPIRZEWSKI" w:date="2021-10-09T18:12:00Z">
            <w:rPr/>
          </w:rPrChange>
        </w:rPr>
        <w:t>Banking</w:t>
      </w:r>
      <w:r w:rsidRPr="0024290E">
        <w:rPr>
          <w:spacing w:val="-15"/>
          <w:rPrChange w:id="176" w:author="Krzysztof SPIRZEWSKI" w:date="2021-10-09T18:12:00Z">
            <w:rPr>
              <w:spacing w:val="-15"/>
            </w:rPr>
          </w:rPrChange>
        </w:rPr>
        <w:t xml:space="preserve"> </w:t>
      </w:r>
      <w:r w:rsidRPr="0024290E">
        <w:rPr>
          <w:rPrChange w:id="177" w:author="Krzysztof SPIRZEWSKI" w:date="2021-10-09T18:12:00Z">
            <w:rPr/>
          </w:rPrChange>
        </w:rPr>
        <w:t>initiative.</w:t>
      </w:r>
      <w:r w:rsidRPr="0024290E">
        <w:rPr>
          <w:spacing w:val="11"/>
          <w:rPrChange w:id="178" w:author="Krzysztof SPIRZEWSKI" w:date="2021-10-09T18:12:00Z">
            <w:rPr>
              <w:spacing w:val="11"/>
            </w:rPr>
          </w:rPrChange>
        </w:rPr>
        <w:t xml:space="preserve"> </w:t>
      </w:r>
      <w:r w:rsidRPr="0024290E">
        <w:rPr>
          <w:rPrChange w:id="179" w:author="Krzysztof SPIRZEWSKI" w:date="2021-10-09T18:12:00Z">
            <w:rPr/>
          </w:rPrChange>
        </w:rPr>
        <w:t>Study</w:t>
      </w:r>
      <w:r w:rsidRPr="0024290E">
        <w:rPr>
          <w:spacing w:val="-15"/>
          <w:rPrChange w:id="180" w:author="Krzysztof SPIRZEWSKI" w:date="2021-10-09T18:12:00Z">
            <w:rPr>
              <w:spacing w:val="-15"/>
            </w:rPr>
          </w:rPrChange>
        </w:rPr>
        <w:t xml:space="preserve"> </w:t>
      </w:r>
      <w:r w:rsidRPr="0024290E">
        <w:rPr>
          <w:rPrChange w:id="181" w:author="Krzysztof SPIRZEWSKI" w:date="2021-10-09T18:12:00Z">
            <w:rPr/>
          </w:rPrChange>
        </w:rPr>
        <w:t>investigates</w:t>
      </w:r>
      <w:r w:rsidRPr="0024290E">
        <w:rPr>
          <w:spacing w:val="-14"/>
          <w:rPrChange w:id="182" w:author="Krzysztof SPIRZEWSKI" w:date="2021-10-09T18:12:00Z">
            <w:rPr>
              <w:spacing w:val="-14"/>
            </w:rPr>
          </w:rPrChange>
        </w:rPr>
        <w:t xml:space="preserve"> </w:t>
      </w:r>
      <w:r w:rsidRPr="0024290E">
        <w:rPr>
          <w:rPrChange w:id="183" w:author="Krzysztof SPIRZEWSKI" w:date="2021-10-09T18:12:00Z">
            <w:rPr/>
          </w:rPrChange>
        </w:rPr>
        <w:t>ways</w:t>
      </w:r>
      <w:r w:rsidRPr="0024290E">
        <w:rPr>
          <w:spacing w:val="-58"/>
          <w:rPrChange w:id="184" w:author="Krzysztof SPIRZEWSKI" w:date="2021-10-09T18:12:00Z">
            <w:rPr>
              <w:spacing w:val="-58"/>
            </w:rPr>
          </w:rPrChange>
        </w:rPr>
        <w:t xml:space="preserve"> </w:t>
      </w:r>
      <w:r w:rsidRPr="0024290E">
        <w:rPr>
          <w:rPrChange w:id="185" w:author="Krzysztof SPIRZEWSKI" w:date="2021-10-09T18:12:00Z">
            <w:rPr/>
          </w:rPrChange>
        </w:rPr>
        <w:t>of</w:t>
      </w:r>
      <w:r w:rsidRPr="0024290E">
        <w:rPr>
          <w:spacing w:val="-3"/>
          <w:rPrChange w:id="186" w:author="Krzysztof SPIRZEWSKI" w:date="2021-10-09T18:12:00Z">
            <w:rPr>
              <w:spacing w:val="-3"/>
            </w:rPr>
          </w:rPrChange>
        </w:rPr>
        <w:t xml:space="preserve"> </w:t>
      </w:r>
      <w:r w:rsidRPr="0024290E">
        <w:rPr>
          <w:rPrChange w:id="187" w:author="Krzysztof SPIRZEWSKI" w:date="2021-10-09T18:12:00Z">
            <w:rPr/>
          </w:rPrChange>
        </w:rPr>
        <w:t>application</w:t>
      </w:r>
      <w:r w:rsidRPr="0024290E">
        <w:rPr>
          <w:spacing w:val="-1"/>
          <w:rPrChange w:id="188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189" w:author="Krzysztof SPIRZEWSKI" w:date="2021-10-09T18:12:00Z">
            <w:rPr/>
          </w:rPrChange>
        </w:rPr>
        <w:t>of</w:t>
      </w:r>
      <w:r w:rsidRPr="0024290E">
        <w:rPr>
          <w:spacing w:val="-2"/>
          <w:rPrChange w:id="190" w:author="Krzysztof SPIRZEWSKI" w:date="2021-10-09T18:12:00Z">
            <w:rPr>
              <w:spacing w:val="-2"/>
            </w:rPr>
          </w:rPrChange>
        </w:rPr>
        <w:t xml:space="preserve"> </w:t>
      </w:r>
      <w:r w:rsidRPr="0024290E">
        <w:rPr>
          <w:rPrChange w:id="191" w:author="Krzysztof SPIRZEWSKI" w:date="2021-10-09T18:12:00Z">
            <w:rPr/>
          </w:rPrChange>
        </w:rPr>
        <w:t>ML</w:t>
      </w:r>
      <w:r w:rsidRPr="0024290E">
        <w:rPr>
          <w:spacing w:val="-3"/>
          <w:rPrChange w:id="192" w:author="Krzysztof SPIRZEWSKI" w:date="2021-10-09T18:12:00Z">
            <w:rPr>
              <w:spacing w:val="-3"/>
            </w:rPr>
          </w:rPrChange>
        </w:rPr>
        <w:t xml:space="preserve"> </w:t>
      </w:r>
      <w:r w:rsidRPr="0024290E">
        <w:rPr>
          <w:rPrChange w:id="193" w:author="Krzysztof SPIRZEWSKI" w:date="2021-10-09T18:12:00Z">
            <w:rPr/>
          </w:rPrChange>
        </w:rPr>
        <w:t>&amp;</w:t>
      </w:r>
      <w:r w:rsidRPr="0024290E">
        <w:rPr>
          <w:spacing w:val="-1"/>
          <w:rPrChange w:id="194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195" w:author="Krzysztof SPIRZEWSKI" w:date="2021-10-09T18:12:00Z">
            <w:rPr/>
          </w:rPrChange>
        </w:rPr>
        <w:t>AI</w:t>
      </w:r>
      <w:r w:rsidRPr="0024290E">
        <w:rPr>
          <w:spacing w:val="-2"/>
          <w:rPrChange w:id="196" w:author="Krzysztof SPIRZEWSKI" w:date="2021-10-09T18:12:00Z">
            <w:rPr>
              <w:spacing w:val="-2"/>
            </w:rPr>
          </w:rPrChange>
        </w:rPr>
        <w:t xml:space="preserve"> </w:t>
      </w:r>
      <w:r w:rsidRPr="0024290E">
        <w:rPr>
          <w:rPrChange w:id="197" w:author="Krzysztof SPIRZEWSKI" w:date="2021-10-09T18:12:00Z">
            <w:rPr/>
          </w:rPrChange>
        </w:rPr>
        <w:t>technologies</w:t>
      </w:r>
      <w:r w:rsidRPr="0024290E">
        <w:rPr>
          <w:spacing w:val="-2"/>
          <w:rPrChange w:id="198" w:author="Krzysztof SPIRZEWSKI" w:date="2021-10-09T18:12:00Z">
            <w:rPr>
              <w:spacing w:val="-2"/>
            </w:rPr>
          </w:rPrChange>
        </w:rPr>
        <w:t xml:space="preserve"> </w:t>
      </w:r>
      <w:r w:rsidRPr="0024290E">
        <w:rPr>
          <w:rPrChange w:id="199" w:author="Krzysztof SPIRZEWSKI" w:date="2021-10-09T18:12:00Z">
            <w:rPr/>
          </w:rPrChange>
        </w:rPr>
        <w:t>on</w:t>
      </w:r>
      <w:r w:rsidRPr="0024290E">
        <w:rPr>
          <w:spacing w:val="-3"/>
          <w:rPrChange w:id="200" w:author="Krzysztof SPIRZEWSKI" w:date="2021-10-09T18:12:00Z">
            <w:rPr>
              <w:spacing w:val="-3"/>
            </w:rPr>
          </w:rPrChange>
        </w:rPr>
        <w:t xml:space="preserve"> </w:t>
      </w:r>
      <w:r w:rsidRPr="0024290E">
        <w:rPr>
          <w:rPrChange w:id="201" w:author="Krzysztof SPIRZEWSKI" w:date="2021-10-09T18:12:00Z">
            <w:rPr/>
          </w:rPrChange>
        </w:rPr>
        <w:t>various</w:t>
      </w:r>
      <w:r w:rsidRPr="0024290E">
        <w:rPr>
          <w:spacing w:val="-2"/>
          <w:rPrChange w:id="202" w:author="Krzysztof SPIRZEWSKI" w:date="2021-10-09T18:12:00Z">
            <w:rPr>
              <w:spacing w:val="-2"/>
            </w:rPr>
          </w:rPrChange>
        </w:rPr>
        <w:t xml:space="preserve"> </w:t>
      </w:r>
      <w:r w:rsidRPr="0024290E">
        <w:rPr>
          <w:rPrChange w:id="203" w:author="Krzysztof SPIRZEWSKI" w:date="2021-10-09T18:12:00Z">
            <w:rPr/>
          </w:rPrChange>
        </w:rPr>
        <w:t>layers</w:t>
      </w:r>
      <w:r w:rsidRPr="0024290E">
        <w:rPr>
          <w:spacing w:val="-1"/>
          <w:rPrChange w:id="204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205" w:author="Krzysztof SPIRZEWSKI" w:date="2021-10-09T18:12:00Z">
            <w:rPr/>
          </w:rPrChange>
        </w:rPr>
        <w:t>of</w:t>
      </w:r>
      <w:r w:rsidRPr="0024290E">
        <w:rPr>
          <w:spacing w:val="-3"/>
          <w:rPrChange w:id="206" w:author="Krzysztof SPIRZEWSKI" w:date="2021-10-09T18:12:00Z">
            <w:rPr>
              <w:spacing w:val="-3"/>
            </w:rPr>
          </w:rPrChange>
        </w:rPr>
        <w:t xml:space="preserve"> </w:t>
      </w:r>
      <w:r w:rsidRPr="0024290E">
        <w:rPr>
          <w:rPrChange w:id="207" w:author="Krzysztof SPIRZEWSKI" w:date="2021-10-09T18:12:00Z">
            <w:rPr/>
          </w:rPrChange>
        </w:rPr>
        <w:t>a</w:t>
      </w:r>
      <w:r w:rsidRPr="0024290E">
        <w:rPr>
          <w:spacing w:val="-1"/>
          <w:rPrChange w:id="208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209" w:author="Krzysztof SPIRZEWSKI" w:date="2021-10-09T18:12:00Z">
            <w:rPr/>
          </w:rPrChange>
        </w:rPr>
        <w:t>bank</w:t>
      </w:r>
      <w:r w:rsidRPr="0024290E">
        <w:rPr>
          <w:spacing w:val="-2"/>
          <w:rPrChange w:id="210" w:author="Krzysztof SPIRZEWSKI" w:date="2021-10-09T18:12:00Z">
            <w:rPr>
              <w:spacing w:val="-2"/>
            </w:rPr>
          </w:rPrChange>
        </w:rPr>
        <w:t xml:space="preserve"> </w:t>
      </w:r>
      <w:r w:rsidRPr="0024290E">
        <w:rPr>
          <w:rPrChange w:id="211" w:author="Krzysztof SPIRZEWSKI" w:date="2021-10-09T18:12:00Z">
            <w:rPr/>
          </w:rPrChange>
        </w:rPr>
        <w:t>and</w:t>
      </w:r>
      <w:r w:rsidRPr="0024290E">
        <w:rPr>
          <w:spacing w:val="-2"/>
          <w:rPrChange w:id="212" w:author="Krzysztof SPIRZEWSKI" w:date="2021-10-09T18:12:00Z">
            <w:rPr>
              <w:spacing w:val="-2"/>
            </w:rPr>
          </w:rPrChange>
        </w:rPr>
        <w:t xml:space="preserve"> </w:t>
      </w:r>
      <w:r w:rsidRPr="0024290E">
        <w:rPr>
          <w:rPrChange w:id="213" w:author="Krzysztof SPIRZEWSKI" w:date="2021-10-09T18:12:00Z">
            <w:rPr/>
          </w:rPrChange>
        </w:rPr>
        <w:t>targets</w:t>
      </w:r>
      <w:r w:rsidRPr="0024290E">
        <w:rPr>
          <w:spacing w:val="-3"/>
          <w:rPrChange w:id="214" w:author="Krzysztof SPIRZEWSKI" w:date="2021-10-09T18:12:00Z">
            <w:rPr>
              <w:spacing w:val="-3"/>
            </w:rPr>
          </w:rPrChange>
        </w:rPr>
        <w:t xml:space="preserve"> </w:t>
      </w:r>
      <w:r w:rsidRPr="0024290E">
        <w:rPr>
          <w:rPrChange w:id="215" w:author="Krzysztof SPIRZEWSKI" w:date="2021-10-09T18:12:00Z">
            <w:rPr/>
          </w:rPrChange>
        </w:rPr>
        <w:t>the</w:t>
      </w:r>
      <w:r w:rsidRPr="0024290E">
        <w:rPr>
          <w:spacing w:val="-1"/>
          <w:rPrChange w:id="216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217" w:author="Krzysztof SPIRZEWSKI" w:date="2021-10-09T18:12:00Z">
            <w:rPr/>
          </w:rPrChange>
        </w:rPr>
        <w:t>importance</w:t>
      </w:r>
      <w:r w:rsidRPr="0024290E">
        <w:rPr>
          <w:spacing w:val="-58"/>
          <w:rPrChange w:id="218" w:author="Krzysztof SPIRZEWSKI" w:date="2021-10-09T18:12:00Z">
            <w:rPr>
              <w:spacing w:val="-58"/>
            </w:rPr>
          </w:rPrChange>
        </w:rPr>
        <w:t xml:space="preserve"> </w:t>
      </w:r>
      <w:r w:rsidRPr="0024290E">
        <w:rPr>
          <w:rPrChange w:id="219" w:author="Krzysztof SPIRZEWSKI" w:date="2021-10-09T18:12:00Z">
            <w:rPr/>
          </w:rPrChange>
        </w:rPr>
        <w:t>of usage of available customer data in order to achieve market efficiency. The thesis proposes</w:t>
      </w:r>
      <w:r w:rsidRPr="0024290E">
        <w:rPr>
          <w:spacing w:val="1"/>
          <w:rPrChange w:id="220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221" w:author="Krzysztof SPIRZEWSKI" w:date="2021-10-09T18:12:00Z">
            <w:rPr/>
          </w:rPrChange>
        </w:rPr>
        <w:t>possible</w:t>
      </w:r>
      <w:r w:rsidRPr="0024290E">
        <w:rPr>
          <w:spacing w:val="-5"/>
          <w:rPrChange w:id="222" w:author="Krzysztof SPIRZEWSKI" w:date="2021-10-09T18:12:00Z">
            <w:rPr>
              <w:spacing w:val="-5"/>
            </w:rPr>
          </w:rPrChange>
        </w:rPr>
        <w:t xml:space="preserve"> </w:t>
      </w:r>
      <w:r w:rsidRPr="0024290E">
        <w:rPr>
          <w:rPrChange w:id="223" w:author="Krzysztof SPIRZEWSKI" w:date="2021-10-09T18:12:00Z">
            <w:rPr/>
          </w:rPrChange>
        </w:rPr>
        <w:t>Chat-Bot</w:t>
      </w:r>
      <w:r w:rsidRPr="0024290E">
        <w:rPr>
          <w:spacing w:val="-4"/>
          <w:rPrChange w:id="224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25" w:author="Krzysztof SPIRZEWSKI" w:date="2021-10-09T18:12:00Z">
            <w:rPr/>
          </w:rPrChange>
        </w:rPr>
        <w:t>solutions</w:t>
      </w:r>
      <w:r w:rsidRPr="0024290E">
        <w:rPr>
          <w:spacing w:val="-4"/>
          <w:rPrChange w:id="226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27" w:author="Krzysztof SPIRZEWSKI" w:date="2021-10-09T18:12:00Z">
            <w:rPr/>
          </w:rPrChange>
        </w:rPr>
        <w:t>as</w:t>
      </w:r>
      <w:r w:rsidRPr="0024290E">
        <w:rPr>
          <w:spacing w:val="-4"/>
          <w:rPrChange w:id="228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29" w:author="Krzysztof SPIRZEWSKI" w:date="2021-10-09T18:12:00Z">
            <w:rPr/>
          </w:rPrChange>
        </w:rPr>
        <w:t>a</w:t>
      </w:r>
      <w:r w:rsidRPr="0024290E">
        <w:rPr>
          <w:spacing w:val="-4"/>
          <w:rPrChange w:id="230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31" w:author="Krzysztof SPIRZEWSKI" w:date="2021-10-09T18:12:00Z">
            <w:rPr/>
          </w:rPrChange>
        </w:rPr>
        <w:t>front-office,</w:t>
      </w:r>
      <w:r w:rsidRPr="0024290E">
        <w:rPr>
          <w:spacing w:val="-4"/>
          <w:rPrChange w:id="232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33" w:author="Krzysztof SPIRZEWSKI" w:date="2021-10-09T18:12:00Z">
            <w:rPr/>
          </w:rPrChange>
        </w:rPr>
        <w:t>as</w:t>
      </w:r>
      <w:r w:rsidRPr="0024290E">
        <w:rPr>
          <w:spacing w:val="-5"/>
          <w:rPrChange w:id="234" w:author="Krzysztof SPIRZEWSKI" w:date="2021-10-09T18:12:00Z">
            <w:rPr>
              <w:spacing w:val="-5"/>
            </w:rPr>
          </w:rPrChange>
        </w:rPr>
        <w:t xml:space="preserve"> </w:t>
      </w:r>
      <w:r w:rsidRPr="0024290E">
        <w:rPr>
          <w:rPrChange w:id="235" w:author="Krzysztof SPIRZEWSKI" w:date="2021-10-09T18:12:00Z">
            <w:rPr/>
          </w:rPrChange>
        </w:rPr>
        <w:t>a</w:t>
      </w:r>
      <w:r w:rsidRPr="0024290E">
        <w:rPr>
          <w:spacing w:val="-4"/>
          <w:rPrChange w:id="236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37" w:author="Krzysztof SPIRZEWSKI" w:date="2021-10-09T18:12:00Z">
            <w:rPr/>
          </w:rPrChange>
        </w:rPr>
        <w:t>middle-office</w:t>
      </w:r>
      <w:r w:rsidRPr="0024290E">
        <w:rPr>
          <w:spacing w:val="-4"/>
          <w:rPrChange w:id="238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39" w:author="Krzysztof SPIRZEWSKI" w:date="2021-10-09T18:12:00Z">
            <w:rPr/>
          </w:rPrChange>
        </w:rPr>
        <w:t>kit</w:t>
      </w:r>
      <w:r w:rsidRPr="0024290E">
        <w:rPr>
          <w:spacing w:val="-4"/>
          <w:rPrChange w:id="240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41" w:author="Krzysztof SPIRZEWSKI" w:date="2021-10-09T18:12:00Z">
            <w:rPr/>
          </w:rPrChange>
        </w:rPr>
        <w:t>for</w:t>
      </w:r>
      <w:r w:rsidRPr="0024290E">
        <w:rPr>
          <w:spacing w:val="-4"/>
          <w:rPrChange w:id="242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43" w:author="Krzysztof SPIRZEWSKI" w:date="2021-10-09T18:12:00Z">
            <w:rPr/>
          </w:rPrChange>
        </w:rPr>
        <w:t>front-end</w:t>
      </w:r>
      <w:r w:rsidRPr="0024290E">
        <w:rPr>
          <w:spacing w:val="-3"/>
          <w:rPrChange w:id="244" w:author="Krzysztof SPIRZEWSKI" w:date="2021-10-09T18:12:00Z">
            <w:rPr>
              <w:spacing w:val="-3"/>
            </w:rPr>
          </w:rPrChange>
        </w:rPr>
        <w:t xml:space="preserve"> </w:t>
      </w:r>
      <w:r w:rsidRPr="0024290E">
        <w:rPr>
          <w:rPrChange w:id="245" w:author="Krzysztof SPIRZEWSKI" w:date="2021-10-09T18:12:00Z">
            <w:rPr/>
          </w:rPrChange>
        </w:rPr>
        <w:t>employees,</w:t>
      </w:r>
      <w:r w:rsidRPr="0024290E">
        <w:rPr>
          <w:spacing w:val="-4"/>
          <w:rPrChange w:id="246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47" w:author="Krzysztof SPIRZEWSKI" w:date="2021-10-09T18:12:00Z">
            <w:rPr/>
          </w:rPrChange>
        </w:rPr>
        <w:t>as</w:t>
      </w:r>
      <w:r w:rsidRPr="0024290E">
        <w:rPr>
          <w:spacing w:val="-58"/>
          <w:rPrChange w:id="248" w:author="Krzysztof SPIRZEWSKI" w:date="2021-10-09T18:12:00Z">
            <w:rPr>
              <w:spacing w:val="-58"/>
            </w:rPr>
          </w:rPrChange>
        </w:rPr>
        <w:t xml:space="preserve"> </w:t>
      </w:r>
      <w:r w:rsidRPr="0024290E">
        <w:rPr>
          <w:rPrChange w:id="249" w:author="Krzysztof SPIRZEWSKI" w:date="2021-10-09T18:12:00Z">
            <w:rPr/>
          </w:rPrChange>
        </w:rPr>
        <w:t>a product, which uses Banking-as-a-Platform and as a customer s</w:t>
      </w:r>
      <w:r w:rsidRPr="0024290E">
        <w:rPr>
          <w:rPrChange w:id="250" w:author="Krzysztof SPIRZEWSKI" w:date="2021-10-09T18:12:00Z">
            <w:rPr/>
          </w:rPrChange>
        </w:rPr>
        <w:t>ervice solution for existing</w:t>
      </w:r>
      <w:r w:rsidRPr="0024290E">
        <w:rPr>
          <w:spacing w:val="1"/>
          <w:rPrChange w:id="251" w:author="Krzysztof SPIRZEWSKI" w:date="2021-10-09T18:12:00Z">
            <w:rPr>
              <w:spacing w:val="1"/>
            </w:rPr>
          </w:rPrChange>
        </w:rPr>
        <w:t xml:space="preserve"> </w:t>
      </w:r>
      <w:r w:rsidRPr="0024290E">
        <w:rPr>
          <w:rPrChange w:id="252" w:author="Krzysztof SPIRZEWSKI" w:date="2021-10-09T18:12:00Z">
            <w:rPr/>
          </w:rPrChange>
        </w:rPr>
        <w:t>Banking-as-a-Service.</w:t>
      </w:r>
    </w:p>
    <w:p w14:paraId="5B204F90" w14:textId="77777777" w:rsidR="00DE70B6" w:rsidRPr="0024290E" w:rsidRDefault="00DE70B6">
      <w:pPr>
        <w:pStyle w:val="BodyText"/>
        <w:ind w:left="0"/>
        <w:rPr>
          <w:rPrChange w:id="253" w:author="Krzysztof SPIRZEWSKI" w:date="2021-10-09T18:12:00Z">
            <w:rPr>
              <w:sz w:val="26"/>
            </w:rPr>
          </w:rPrChange>
        </w:rPr>
      </w:pPr>
    </w:p>
    <w:p w14:paraId="01991BFC" w14:textId="73854F34" w:rsidR="00DE70B6" w:rsidRPr="0024290E" w:rsidRDefault="0024290E" w:rsidP="0024290E">
      <w:pPr>
        <w:pStyle w:val="BodyText"/>
        <w:spacing w:before="1"/>
        <w:ind w:left="0"/>
        <w:jc w:val="center"/>
        <w:rPr>
          <w:ins w:id="254" w:author="Krzysztof SPIRZEWSKI" w:date="2021-10-09T18:12:00Z"/>
          <w:b/>
          <w:bCs/>
          <w:rPrChange w:id="255" w:author="Krzysztof SPIRZEWSKI" w:date="2021-10-09T18:12:00Z">
            <w:rPr>
              <w:ins w:id="256" w:author="Krzysztof SPIRZEWSKI" w:date="2021-10-09T18:12:00Z"/>
              <w:sz w:val="34"/>
            </w:rPr>
          </w:rPrChange>
        </w:rPr>
        <w:pPrChange w:id="257" w:author="Krzysztof SPIRZEWSKI" w:date="2021-10-09T18:12:00Z">
          <w:pPr>
            <w:pStyle w:val="BodyText"/>
            <w:spacing w:before="1"/>
            <w:ind w:left="0"/>
          </w:pPr>
        </w:pPrChange>
      </w:pPr>
      <w:proofErr w:type="spellStart"/>
      <w:ins w:id="258" w:author="Krzysztof SPIRZEWSKI" w:date="2021-10-09T18:12:00Z">
        <w:r w:rsidRPr="0024290E">
          <w:rPr>
            <w:b/>
            <w:bCs/>
            <w:rPrChange w:id="259" w:author="Krzysztof SPIRZEWSKI" w:date="2021-10-09T18:12:00Z">
              <w:rPr>
                <w:sz w:val="34"/>
              </w:rPr>
            </w:rPrChange>
          </w:rPr>
          <w:t>Streszczenie</w:t>
        </w:r>
        <w:proofErr w:type="spellEnd"/>
      </w:ins>
    </w:p>
    <w:p w14:paraId="5C3C8669" w14:textId="65DCE9D1" w:rsidR="0024290E" w:rsidRPr="0024290E" w:rsidRDefault="0024290E">
      <w:pPr>
        <w:pStyle w:val="BodyText"/>
        <w:spacing w:before="1"/>
        <w:ind w:left="0"/>
        <w:rPr>
          <w:ins w:id="260" w:author="Krzysztof SPIRZEWSKI" w:date="2021-10-09T18:12:00Z"/>
          <w:lang w:val="pl-PL"/>
          <w:rPrChange w:id="261" w:author="Krzysztof SPIRZEWSKI" w:date="2021-10-09T18:12:00Z">
            <w:rPr>
              <w:ins w:id="262" w:author="Krzysztof SPIRZEWSKI" w:date="2021-10-09T18:12:00Z"/>
            </w:rPr>
          </w:rPrChange>
        </w:rPr>
      </w:pPr>
      <w:ins w:id="263" w:author="Krzysztof SPIRZEWSKI" w:date="2021-10-09T18:12:00Z">
        <w:r w:rsidRPr="0024290E">
          <w:rPr>
            <w:lang w:val="pl-PL"/>
            <w:rPrChange w:id="264" w:author="Krzysztof SPIRZEWSKI" w:date="2021-10-09T18:12:00Z">
              <w:rPr/>
            </w:rPrChange>
          </w:rPr>
          <w:t>W roku 2007 D</w:t>
        </w:r>
        <w:r>
          <w:rPr>
            <w:lang w:val="pl-PL"/>
          </w:rPr>
          <w:t>yrektywa PS</w:t>
        </w:r>
      </w:ins>
      <w:ins w:id="265" w:author="Krzysztof SPIRZEWSKI" w:date="2021-10-09T18:13:00Z">
        <w:r>
          <w:rPr>
            <w:lang w:val="pl-PL"/>
          </w:rPr>
          <w:t>D ………………</w:t>
        </w:r>
      </w:ins>
    </w:p>
    <w:p w14:paraId="355FCEAE" w14:textId="77777777" w:rsidR="0024290E" w:rsidRPr="0024290E" w:rsidRDefault="0024290E">
      <w:pPr>
        <w:pStyle w:val="BodyText"/>
        <w:spacing w:before="1"/>
        <w:ind w:left="0"/>
        <w:rPr>
          <w:ins w:id="266" w:author="Krzysztof SPIRZEWSKI" w:date="2021-10-09T18:12:00Z"/>
          <w:lang w:val="pl-PL"/>
          <w:rPrChange w:id="267" w:author="Krzysztof SPIRZEWSKI" w:date="2021-10-09T18:12:00Z">
            <w:rPr>
              <w:ins w:id="268" w:author="Krzysztof SPIRZEWSKI" w:date="2021-10-09T18:12:00Z"/>
              <w:sz w:val="34"/>
            </w:rPr>
          </w:rPrChange>
        </w:rPr>
      </w:pPr>
    </w:p>
    <w:p w14:paraId="4A5087C0" w14:textId="77777777" w:rsidR="0024290E" w:rsidRPr="0024290E" w:rsidRDefault="0024290E">
      <w:pPr>
        <w:pStyle w:val="BodyText"/>
        <w:spacing w:before="1"/>
        <w:ind w:left="0"/>
        <w:rPr>
          <w:lang w:val="pl-PL"/>
          <w:rPrChange w:id="269" w:author="Krzysztof SPIRZEWSKI" w:date="2021-10-09T18:12:00Z">
            <w:rPr>
              <w:sz w:val="34"/>
            </w:rPr>
          </w:rPrChange>
        </w:rPr>
      </w:pPr>
    </w:p>
    <w:p w14:paraId="69D34FC3" w14:textId="77777777" w:rsidR="00DE70B6" w:rsidRPr="0024290E" w:rsidRDefault="00603B20">
      <w:pPr>
        <w:spacing w:before="1"/>
        <w:ind w:left="168" w:right="168"/>
        <w:jc w:val="center"/>
        <w:rPr>
          <w:b/>
          <w:sz w:val="24"/>
          <w:szCs w:val="24"/>
          <w:lang w:val="pl-PL"/>
          <w:rPrChange w:id="270" w:author="Krzysztof SPIRZEWSKI" w:date="2021-10-09T18:12:00Z">
            <w:rPr>
              <w:b/>
              <w:sz w:val="28"/>
            </w:rPr>
          </w:rPrChange>
        </w:rPr>
      </w:pPr>
      <w:proofErr w:type="spellStart"/>
      <w:r w:rsidRPr="0024290E">
        <w:rPr>
          <w:b/>
          <w:sz w:val="24"/>
          <w:szCs w:val="24"/>
          <w:lang w:val="pl-PL"/>
          <w:rPrChange w:id="271" w:author="Krzysztof SPIRZEWSKI" w:date="2021-10-09T18:12:00Z">
            <w:rPr>
              <w:b/>
              <w:sz w:val="28"/>
            </w:rPr>
          </w:rPrChange>
        </w:rPr>
        <w:t>Key</w:t>
      </w:r>
      <w:proofErr w:type="spellEnd"/>
      <w:r w:rsidRPr="0024290E">
        <w:rPr>
          <w:b/>
          <w:spacing w:val="11"/>
          <w:sz w:val="24"/>
          <w:szCs w:val="24"/>
          <w:lang w:val="pl-PL"/>
          <w:rPrChange w:id="272" w:author="Krzysztof SPIRZEWSKI" w:date="2021-10-09T18:12:00Z">
            <w:rPr>
              <w:b/>
              <w:spacing w:val="11"/>
              <w:sz w:val="28"/>
            </w:rPr>
          </w:rPrChange>
        </w:rPr>
        <w:t xml:space="preserve"> </w:t>
      </w:r>
      <w:proofErr w:type="spellStart"/>
      <w:r w:rsidRPr="0024290E">
        <w:rPr>
          <w:b/>
          <w:sz w:val="24"/>
          <w:szCs w:val="24"/>
          <w:lang w:val="pl-PL"/>
          <w:rPrChange w:id="273" w:author="Krzysztof SPIRZEWSKI" w:date="2021-10-09T18:12:00Z">
            <w:rPr>
              <w:b/>
              <w:sz w:val="28"/>
            </w:rPr>
          </w:rPrChange>
        </w:rPr>
        <w:t>words</w:t>
      </w:r>
      <w:proofErr w:type="spellEnd"/>
    </w:p>
    <w:p w14:paraId="6AA7D50A" w14:textId="77777777" w:rsidR="00DE70B6" w:rsidRPr="0024290E" w:rsidRDefault="00DE70B6">
      <w:pPr>
        <w:pStyle w:val="BodyText"/>
        <w:spacing w:before="6"/>
        <w:ind w:left="0"/>
        <w:rPr>
          <w:b/>
          <w:lang w:val="pl-PL"/>
          <w:rPrChange w:id="274" w:author="Krzysztof SPIRZEWSKI" w:date="2021-10-09T18:12:00Z">
            <w:rPr>
              <w:b/>
              <w:sz w:val="33"/>
            </w:rPr>
          </w:rPrChange>
        </w:rPr>
      </w:pPr>
    </w:p>
    <w:p w14:paraId="43A4C6D6" w14:textId="67532976" w:rsidR="00DE70B6" w:rsidRPr="0024290E" w:rsidRDefault="00603B20">
      <w:pPr>
        <w:pStyle w:val="BodyText"/>
        <w:spacing w:line="357" w:lineRule="auto"/>
        <w:ind w:left="174" w:right="168"/>
        <w:jc w:val="center"/>
        <w:rPr>
          <w:rPrChange w:id="275" w:author="Krzysztof SPIRZEWSKI" w:date="2021-10-09T18:12:00Z">
            <w:rPr/>
          </w:rPrChange>
        </w:rPr>
      </w:pPr>
      <w:r w:rsidRPr="0024290E">
        <w:rPr>
          <w:rPrChange w:id="276" w:author="Krzysztof SPIRZEWSKI" w:date="2021-10-09T18:12:00Z">
            <w:rPr/>
          </w:rPrChange>
        </w:rPr>
        <w:t>credit</w:t>
      </w:r>
      <w:r w:rsidRPr="0024290E">
        <w:rPr>
          <w:spacing w:val="-5"/>
          <w:rPrChange w:id="277" w:author="Krzysztof SPIRZEWSKI" w:date="2021-10-09T18:12:00Z">
            <w:rPr>
              <w:spacing w:val="-5"/>
            </w:rPr>
          </w:rPrChange>
        </w:rPr>
        <w:t xml:space="preserve"> </w:t>
      </w:r>
      <w:r w:rsidRPr="0024290E">
        <w:rPr>
          <w:rPrChange w:id="278" w:author="Krzysztof SPIRZEWSKI" w:date="2021-10-09T18:12:00Z">
            <w:rPr/>
          </w:rPrChange>
        </w:rPr>
        <w:t>institutions,</w:t>
      </w:r>
      <w:r w:rsidRPr="0024290E">
        <w:rPr>
          <w:spacing w:val="-4"/>
          <w:rPrChange w:id="279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280" w:author="Krzysztof SPIRZEWSKI" w:date="2021-10-09T18:12:00Z">
            <w:rPr/>
          </w:rPrChange>
        </w:rPr>
        <w:t>information</w:t>
      </w:r>
      <w:r w:rsidRPr="0024290E">
        <w:rPr>
          <w:spacing w:val="-5"/>
          <w:rPrChange w:id="281" w:author="Krzysztof SPIRZEWSKI" w:date="2021-10-09T18:12:00Z">
            <w:rPr>
              <w:spacing w:val="-5"/>
            </w:rPr>
          </w:rPrChange>
        </w:rPr>
        <w:t xml:space="preserve"> </w:t>
      </w:r>
      <w:r w:rsidRPr="0024290E">
        <w:rPr>
          <w:rPrChange w:id="282" w:author="Krzysztof SPIRZEWSKI" w:date="2021-10-09T18:12:00Z">
            <w:rPr/>
          </w:rPrChange>
        </w:rPr>
        <w:t>technologies,</w:t>
      </w:r>
      <w:r w:rsidRPr="0024290E">
        <w:rPr>
          <w:spacing w:val="-4"/>
          <w:rPrChange w:id="283" w:author="Krzysztof SPIRZEWSKI" w:date="2021-10-09T18:12:00Z">
            <w:rPr>
              <w:spacing w:val="-4"/>
            </w:rPr>
          </w:rPrChange>
        </w:rPr>
        <w:t xml:space="preserve"> </w:t>
      </w:r>
      <w:del w:id="284" w:author="Krzysztof SPIRZEWSKI" w:date="2021-10-09T18:13:00Z">
        <w:r w:rsidRPr="0024290E" w:rsidDel="0024290E">
          <w:rPr>
            <w:rPrChange w:id="285" w:author="Krzysztof SPIRZEWSKI" w:date="2021-10-09T18:12:00Z">
              <w:rPr/>
            </w:rPrChange>
          </w:rPr>
          <w:delText>artificial</w:delText>
        </w:r>
        <w:r w:rsidRPr="0024290E" w:rsidDel="0024290E">
          <w:rPr>
            <w:spacing w:val="-4"/>
            <w:rPrChange w:id="286" w:author="Krzysztof SPIRZEWSKI" w:date="2021-10-09T18:12:00Z">
              <w:rPr>
                <w:spacing w:val="-4"/>
              </w:rPr>
            </w:rPrChange>
          </w:rPr>
          <w:delText xml:space="preserve"> </w:delText>
        </w:r>
        <w:r w:rsidRPr="0024290E" w:rsidDel="0024290E">
          <w:rPr>
            <w:rPrChange w:id="287" w:author="Krzysztof SPIRZEWSKI" w:date="2021-10-09T18:12:00Z">
              <w:rPr/>
            </w:rPrChange>
          </w:rPr>
          <w:delText>intellect,</w:delText>
        </w:r>
        <w:r w:rsidRPr="0024290E" w:rsidDel="0024290E">
          <w:rPr>
            <w:spacing w:val="-5"/>
            <w:rPrChange w:id="288" w:author="Krzysztof SPIRZEWSKI" w:date="2021-10-09T18:12:00Z">
              <w:rPr>
                <w:spacing w:val="-5"/>
              </w:rPr>
            </w:rPrChange>
          </w:rPr>
          <w:delText xml:space="preserve"> </w:delText>
        </w:r>
        <w:r w:rsidRPr="0024290E" w:rsidDel="0024290E">
          <w:rPr>
            <w:rPrChange w:id="289" w:author="Krzysztof SPIRZEWSKI" w:date="2021-10-09T18:12:00Z">
              <w:rPr/>
            </w:rPrChange>
          </w:rPr>
          <w:delText>individualization</w:delText>
        </w:r>
        <w:r w:rsidRPr="0024290E" w:rsidDel="0024290E">
          <w:rPr>
            <w:spacing w:val="-4"/>
            <w:rPrChange w:id="290" w:author="Krzysztof SPIRZEWSKI" w:date="2021-10-09T18:12:00Z">
              <w:rPr>
                <w:spacing w:val="-4"/>
              </w:rPr>
            </w:rPrChange>
          </w:rPr>
          <w:delText xml:space="preserve"> </w:delText>
        </w:r>
        <w:r w:rsidRPr="0024290E" w:rsidDel="0024290E">
          <w:rPr>
            <w:rPrChange w:id="291" w:author="Krzysztof SPIRZEWSKI" w:date="2021-10-09T18:12:00Z">
              <w:rPr/>
            </w:rPrChange>
          </w:rPr>
          <w:delText>of</w:delText>
        </w:r>
        <w:r w:rsidRPr="0024290E" w:rsidDel="0024290E">
          <w:rPr>
            <w:spacing w:val="-5"/>
            <w:rPrChange w:id="292" w:author="Krzysztof SPIRZEWSKI" w:date="2021-10-09T18:12:00Z">
              <w:rPr>
                <w:spacing w:val="-5"/>
              </w:rPr>
            </w:rPrChange>
          </w:rPr>
          <w:delText xml:space="preserve"> </w:delText>
        </w:r>
        <w:r w:rsidRPr="0024290E" w:rsidDel="0024290E">
          <w:rPr>
            <w:rPrChange w:id="293" w:author="Krzysztof SPIRZEWSKI" w:date="2021-10-09T18:12:00Z">
              <w:rPr/>
            </w:rPrChange>
          </w:rPr>
          <w:delText>a</w:delText>
        </w:r>
        <w:r w:rsidRPr="0024290E" w:rsidDel="0024290E">
          <w:rPr>
            <w:spacing w:val="-4"/>
            <w:rPrChange w:id="294" w:author="Krzysztof SPIRZEWSKI" w:date="2021-10-09T18:12:00Z">
              <w:rPr>
                <w:spacing w:val="-4"/>
              </w:rPr>
            </w:rPrChange>
          </w:rPr>
          <w:delText xml:space="preserve"> </w:delText>
        </w:r>
        <w:r w:rsidRPr="0024290E" w:rsidDel="0024290E">
          <w:rPr>
            <w:rPrChange w:id="295" w:author="Krzysztof SPIRZEWSKI" w:date="2021-10-09T18:12:00Z">
              <w:rPr/>
            </w:rPrChange>
          </w:rPr>
          <w:delText>product,</w:delText>
        </w:r>
        <w:r w:rsidRPr="0024290E" w:rsidDel="0024290E">
          <w:rPr>
            <w:spacing w:val="-57"/>
            <w:rPrChange w:id="296" w:author="Krzysztof SPIRZEWSKI" w:date="2021-10-09T18:12:00Z">
              <w:rPr>
                <w:spacing w:val="-57"/>
              </w:rPr>
            </w:rPrChange>
          </w:rPr>
          <w:delText xml:space="preserve"> </w:delText>
        </w:r>
        <w:r w:rsidRPr="0024290E" w:rsidDel="0024290E">
          <w:rPr>
            <w:rPrChange w:id="297" w:author="Krzysztof SPIRZEWSKI" w:date="2021-10-09T18:12:00Z">
              <w:rPr/>
            </w:rPrChange>
          </w:rPr>
          <w:delText>big</w:delText>
        </w:r>
        <w:r w:rsidRPr="0024290E" w:rsidDel="0024290E">
          <w:rPr>
            <w:spacing w:val="-2"/>
            <w:rPrChange w:id="298" w:author="Krzysztof SPIRZEWSKI" w:date="2021-10-09T18:12:00Z">
              <w:rPr>
                <w:spacing w:val="-2"/>
              </w:rPr>
            </w:rPrChange>
          </w:rPr>
          <w:delText xml:space="preserve"> </w:delText>
        </w:r>
        <w:r w:rsidRPr="0024290E" w:rsidDel="0024290E">
          <w:rPr>
            <w:rPrChange w:id="299" w:author="Krzysztof SPIRZEWSKI" w:date="2021-10-09T18:12:00Z">
              <w:rPr/>
            </w:rPrChange>
          </w:rPr>
          <w:delText>data,</w:delText>
        </w:r>
      </w:del>
      <w:r w:rsidRPr="0024290E">
        <w:rPr>
          <w:spacing w:val="-1"/>
          <w:rPrChange w:id="300" w:author="Krzysztof SPIRZEWSKI" w:date="2021-10-09T18:12:00Z">
            <w:rPr>
              <w:spacing w:val="-1"/>
            </w:rPr>
          </w:rPrChange>
        </w:rPr>
        <w:t xml:space="preserve"> </w:t>
      </w:r>
      <w:del w:id="301" w:author="Krzysztof SPIRZEWSKI" w:date="2021-10-09T18:13:00Z">
        <w:r w:rsidRPr="0024290E" w:rsidDel="0024290E">
          <w:rPr>
            <w:rPrChange w:id="302" w:author="Krzysztof SPIRZEWSKI" w:date="2021-10-09T18:12:00Z">
              <w:rPr/>
            </w:rPrChange>
          </w:rPr>
          <w:delText>robot</w:delText>
        </w:r>
        <w:r w:rsidRPr="0024290E" w:rsidDel="0024290E">
          <w:rPr>
            <w:spacing w:val="-1"/>
            <w:rPrChange w:id="303" w:author="Krzysztof SPIRZEWSKI" w:date="2021-10-09T18:12:00Z">
              <w:rPr>
                <w:spacing w:val="-1"/>
              </w:rPr>
            </w:rPrChange>
          </w:rPr>
          <w:delText xml:space="preserve"> </w:delText>
        </w:r>
        <w:r w:rsidRPr="0024290E" w:rsidDel="0024290E">
          <w:rPr>
            <w:rPrChange w:id="304" w:author="Krzysztof SPIRZEWSKI" w:date="2021-10-09T18:12:00Z">
              <w:rPr/>
            </w:rPrChange>
          </w:rPr>
          <w:delText>software,</w:delText>
        </w:r>
        <w:r w:rsidRPr="0024290E" w:rsidDel="0024290E">
          <w:rPr>
            <w:spacing w:val="-2"/>
            <w:rPrChange w:id="305" w:author="Krzysztof SPIRZEWSKI" w:date="2021-10-09T18:12:00Z">
              <w:rPr>
                <w:spacing w:val="-2"/>
              </w:rPr>
            </w:rPrChange>
          </w:rPr>
          <w:delText xml:space="preserve"> </w:delText>
        </w:r>
      </w:del>
      <w:r w:rsidRPr="0024290E">
        <w:rPr>
          <w:rPrChange w:id="306" w:author="Krzysztof SPIRZEWSKI" w:date="2021-10-09T18:12:00Z">
            <w:rPr/>
          </w:rPrChange>
        </w:rPr>
        <w:t>virtual</w:t>
      </w:r>
      <w:r w:rsidRPr="0024290E">
        <w:rPr>
          <w:spacing w:val="-1"/>
          <w:rPrChange w:id="307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308" w:author="Krzysztof SPIRZEWSKI" w:date="2021-10-09T18:12:00Z">
            <w:rPr/>
          </w:rPrChange>
        </w:rPr>
        <w:t>banking,</w:t>
      </w:r>
      <w:r w:rsidRPr="0024290E">
        <w:rPr>
          <w:spacing w:val="-1"/>
          <w:rPrChange w:id="309" w:author="Krzysztof SPIRZEWSKI" w:date="2021-10-09T18:12:00Z">
            <w:rPr>
              <w:spacing w:val="-1"/>
            </w:rPr>
          </w:rPrChange>
        </w:rPr>
        <w:t xml:space="preserve"> </w:t>
      </w:r>
      <w:r w:rsidRPr="0024290E">
        <w:rPr>
          <w:rPrChange w:id="310" w:author="Krzysztof SPIRZEWSKI" w:date="2021-10-09T18:12:00Z">
            <w:rPr/>
          </w:rPrChange>
        </w:rPr>
        <w:t>chat-bots</w:t>
      </w:r>
    </w:p>
    <w:p w14:paraId="236CD04B" w14:textId="77777777" w:rsidR="00DE70B6" w:rsidRPr="0024290E" w:rsidRDefault="00DE70B6">
      <w:pPr>
        <w:pStyle w:val="BodyText"/>
        <w:ind w:left="0"/>
        <w:rPr>
          <w:rPrChange w:id="311" w:author="Krzysztof SPIRZEWSKI" w:date="2021-10-09T18:12:00Z">
            <w:rPr>
              <w:sz w:val="26"/>
            </w:rPr>
          </w:rPrChange>
        </w:rPr>
      </w:pPr>
    </w:p>
    <w:p w14:paraId="207F8AD7" w14:textId="7C6A7C9D" w:rsidR="00DE70B6" w:rsidRPr="0024290E" w:rsidDel="0024290E" w:rsidRDefault="00DE70B6">
      <w:pPr>
        <w:pStyle w:val="BodyText"/>
        <w:ind w:left="0"/>
        <w:rPr>
          <w:del w:id="312" w:author="Krzysztof SPIRZEWSKI" w:date="2021-10-09T18:13:00Z"/>
          <w:rPrChange w:id="313" w:author="Krzysztof SPIRZEWSKI" w:date="2021-10-09T18:12:00Z">
            <w:rPr>
              <w:del w:id="314" w:author="Krzysztof SPIRZEWSKI" w:date="2021-10-09T18:13:00Z"/>
              <w:sz w:val="26"/>
            </w:rPr>
          </w:rPrChange>
        </w:rPr>
      </w:pPr>
    </w:p>
    <w:p w14:paraId="57FE196B" w14:textId="77777777" w:rsidR="00DE70B6" w:rsidRPr="0024290E" w:rsidRDefault="00DE70B6">
      <w:pPr>
        <w:pStyle w:val="BodyText"/>
        <w:spacing w:before="4"/>
        <w:ind w:left="0"/>
        <w:rPr>
          <w:rPrChange w:id="315" w:author="Krzysztof SPIRZEWSKI" w:date="2021-10-09T18:12:00Z">
            <w:rPr>
              <w:sz w:val="30"/>
            </w:rPr>
          </w:rPrChange>
        </w:rPr>
      </w:pPr>
    </w:p>
    <w:p w14:paraId="4A220A5E" w14:textId="77777777" w:rsidR="00DE70B6" w:rsidRPr="0024290E" w:rsidRDefault="00603B20">
      <w:pPr>
        <w:ind w:left="168" w:right="168"/>
        <w:jc w:val="center"/>
        <w:rPr>
          <w:b/>
          <w:sz w:val="24"/>
          <w:szCs w:val="24"/>
          <w:rPrChange w:id="316" w:author="Krzysztof SPIRZEWSKI" w:date="2021-10-09T18:12:00Z">
            <w:rPr>
              <w:b/>
              <w:sz w:val="28"/>
            </w:rPr>
          </w:rPrChange>
        </w:rPr>
      </w:pPr>
      <w:r w:rsidRPr="0024290E">
        <w:rPr>
          <w:b/>
          <w:sz w:val="24"/>
          <w:szCs w:val="24"/>
          <w:rPrChange w:id="317" w:author="Krzysztof SPIRZEWSKI" w:date="2021-10-09T18:12:00Z">
            <w:rPr>
              <w:b/>
              <w:sz w:val="28"/>
            </w:rPr>
          </w:rPrChange>
        </w:rPr>
        <w:t>Field</w:t>
      </w:r>
      <w:r w:rsidRPr="0024290E">
        <w:rPr>
          <w:b/>
          <w:spacing w:val="16"/>
          <w:sz w:val="24"/>
          <w:szCs w:val="24"/>
          <w:rPrChange w:id="318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19" w:author="Krzysztof SPIRZEWSKI" w:date="2021-10-09T18:12:00Z">
            <w:rPr>
              <w:b/>
              <w:sz w:val="28"/>
            </w:rPr>
          </w:rPrChange>
        </w:rPr>
        <w:t>of</w:t>
      </w:r>
      <w:r w:rsidRPr="0024290E">
        <w:rPr>
          <w:b/>
          <w:spacing w:val="16"/>
          <w:sz w:val="24"/>
          <w:szCs w:val="24"/>
          <w:rPrChange w:id="320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21" w:author="Krzysztof SPIRZEWSKI" w:date="2021-10-09T18:12:00Z">
            <w:rPr>
              <w:b/>
              <w:sz w:val="28"/>
            </w:rPr>
          </w:rPrChange>
        </w:rPr>
        <w:t>the</w:t>
      </w:r>
      <w:r w:rsidRPr="0024290E">
        <w:rPr>
          <w:b/>
          <w:spacing w:val="16"/>
          <w:sz w:val="24"/>
          <w:szCs w:val="24"/>
          <w:rPrChange w:id="322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23" w:author="Krzysztof SPIRZEWSKI" w:date="2021-10-09T18:12:00Z">
            <w:rPr>
              <w:b/>
              <w:sz w:val="28"/>
            </w:rPr>
          </w:rPrChange>
        </w:rPr>
        <w:t>thesis</w:t>
      </w:r>
      <w:r w:rsidRPr="0024290E">
        <w:rPr>
          <w:b/>
          <w:spacing w:val="16"/>
          <w:sz w:val="24"/>
          <w:szCs w:val="24"/>
          <w:rPrChange w:id="324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25" w:author="Krzysztof SPIRZEWSKI" w:date="2021-10-09T18:12:00Z">
            <w:rPr>
              <w:b/>
              <w:sz w:val="28"/>
            </w:rPr>
          </w:rPrChange>
        </w:rPr>
        <w:t>(codes</w:t>
      </w:r>
      <w:r w:rsidRPr="0024290E">
        <w:rPr>
          <w:b/>
          <w:spacing w:val="17"/>
          <w:sz w:val="24"/>
          <w:szCs w:val="24"/>
          <w:rPrChange w:id="326" w:author="Krzysztof SPIRZEWSKI" w:date="2021-10-09T18:12:00Z">
            <w:rPr>
              <w:b/>
              <w:spacing w:val="17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27" w:author="Krzysztof SPIRZEWSKI" w:date="2021-10-09T18:12:00Z">
            <w:rPr>
              <w:b/>
              <w:sz w:val="28"/>
            </w:rPr>
          </w:rPrChange>
        </w:rPr>
        <w:t>according</w:t>
      </w:r>
      <w:r w:rsidRPr="0024290E">
        <w:rPr>
          <w:b/>
          <w:spacing w:val="16"/>
          <w:sz w:val="24"/>
          <w:szCs w:val="24"/>
          <w:rPrChange w:id="328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29" w:author="Krzysztof SPIRZEWSKI" w:date="2021-10-09T18:12:00Z">
            <w:rPr>
              <w:b/>
              <w:sz w:val="28"/>
            </w:rPr>
          </w:rPrChange>
        </w:rPr>
        <w:t>to</w:t>
      </w:r>
      <w:r w:rsidRPr="0024290E">
        <w:rPr>
          <w:b/>
          <w:spacing w:val="16"/>
          <w:sz w:val="24"/>
          <w:szCs w:val="24"/>
          <w:rPrChange w:id="330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31" w:author="Krzysztof SPIRZEWSKI" w:date="2021-10-09T18:12:00Z">
            <w:rPr>
              <w:b/>
              <w:sz w:val="28"/>
            </w:rPr>
          </w:rPrChange>
        </w:rPr>
        <w:t>the</w:t>
      </w:r>
      <w:r w:rsidRPr="0024290E">
        <w:rPr>
          <w:b/>
          <w:spacing w:val="16"/>
          <w:sz w:val="24"/>
          <w:szCs w:val="24"/>
          <w:rPrChange w:id="332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33" w:author="Krzysztof SPIRZEWSKI" w:date="2021-10-09T18:12:00Z">
            <w:rPr>
              <w:b/>
              <w:sz w:val="28"/>
            </w:rPr>
          </w:rPrChange>
        </w:rPr>
        <w:t>Erasmus</w:t>
      </w:r>
      <w:r w:rsidRPr="0024290E">
        <w:rPr>
          <w:b/>
          <w:spacing w:val="16"/>
          <w:sz w:val="24"/>
          <w:szCs w:val="24"/>
          <w:rPrChange w:id="334" w:author="Krzysztof SPIRZEWSKI" w:date="2021-10-09T18:12:00Z">
            <w:rPr>
              <w:b/>
              <w:spacing w:val="16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35" w:author="Krzysztof SPIRZEWSKI" w:date="2021-10-09T18:12:00Z">
            <w:rPr>
              <w:b/>
              <w:sz w:val="28"/>
            </w:rPr>
          </w:rPrChange>
        </w:rPr>
        <w:t>program)</w:t>
      </w:r>
    </w:p>
    <w:p w14:paraId="16F49297" w14:textId="77777777" w:rsidR="00DE70B6" w:rsidRPr="0024290E" w:rsidRDefault="00DE70B6">
      <w:pPr>
        <w:pStyle w:val="BodyText"/>
        <w:spacing w:before="6"/>
        <w:ind w:left="0"/>
        <w:rPr>
          <w:b/>
          <w:rPrChange w:id="336" w:author="Krzysztof SPIRZEWSKI" w:date="2021-10-09T18:12:00Z">
            <w:rPr>
              <w:b/>
              <w:sz w:val="33"/>
            </w:rPr>
          </w:rPrChange>
        </w:rPr>
      </w:pPr>
    </w:p>
    <w:p w14:paraId="3FA8678C" w14:textId="77777777" w:rsidR="00DE70B6" w:rsidRPr="0024290E" w:rsidRDefault="00603B20">
      <w:pPr>
        <w:pStyle w:val="BodyText"/>
        <w:spacing w:before="1"/>
        <w:ind w:left="168" w:right="168"/>
        <w:jc w:val="center"/>
        <w:rPr>
          <w:rPrChange w:id="337" w:author="Krzysztof SPIRZEWSKI" w:date="2021-10-09T18:12:00Z">
            <w:rPr/>
          </w:rPrChange>
        </w:rPr>
      </w:pPr>
      <w:r w:rsidRPr="0024290E">
        <w:rPr>
          <w:rPrChange w:id="338" w:author="Krzysztof SPIRZEWSKI" w:date="2021-10-09T18:12:00Z">
            <w:rPr/>
          </w:rPrChange>
        </w:rPr>
        <w:t>Economics</w:t>
      </w:r>
      <w:r w:rsidRPr="0024290E">
        <w:rPr>
          <w:spacing w:val="-4"/>
          <w:rPrChange w:id="339" w:author="Krzysztof SPIRZEWSKI" w:date="2021-10-09T18:12:00Z">
            <w:rPr>
              <w:spacing w:val="-4"/>
            </w:rPr>
          </w:rPrChange>
        </w:rPr>
        <w:t xml:space="preserve"> </w:t>
      </w:r>
      <w:r w:rsidRPr="0024290E">
        <w:rPr>
          <w:rPrChange w:id="340" w:author="Krzysztof SPIRZEWSKI" w:date="2021-10-09T18:12:00Z">
            <w:rPr/>
          </w:rPrChange>
        </w:rPr>
        <w:t>(14300)</w:t>
      </w:r>
    </w:p>
    <w:p w14:paraId="3A9944A5" w14:textId="77777777" w:rsidR="00DE70B6" w:rsidRPr="0024290E" w:rsidRDefault="00DE70B6">
      <w:pPr>
        <w:pStyle w:val="BodyText"/>
        <w:ind w:left="0"/>
        <w:rPr>
          <w:rPrChange w:id="341" w:author="Krzysztof SPIRZEWSKI" w:date="2021-10-09T18:12:00Z">
            <w:rPr>
              <w:sz w:val="26"/>
            </w:rPr>
          </w:rPrChange>
        </w:rPr>
      </w:pPr>
    </w:p>
    <w:p w14:paraId="24EB3F2A" w14:textId="77777777" w:rsidR="00DE70B6" w:rsidRPr="0024290E" w:rsidRDefault="00DE70B6">
      <w:pPr>
        <w:pStyle w:val="BodyText"/>
        <w:ind w:left="0"/>
        <w:rPr>
          <w:rPrChange w:id="342" w:author="Krzysztof SPIRZEWSKI" w:date="2021-10-09T18:12:00Z">
            <w:rPr>
              <w:sz w:val="26"/>
            </w:rPr>
          </w:rPrChange>
        </w:rPr>
      </w:pPr>
    </w:p>
    <w:p w14:paraId="6FE30433" w14:textId="77777777" w:rsidR="00DE70B6" w:rsidRPr="0024290E" w:rsidRDefault="00DE70B6">
      <w:pPr>
        <w:pStyle w:val="BodyText"/>
        <w:ind w:left="0"/>
        <w:rPr>
          <w:rPrChange w:id="343" w:author="Krzysztof SPIRZEWSKI" w:date="2021-10-09T18:12:00Z">
            <w:rPr>
              <w:sz w:val="26"/>
            </w:rPr>
          </w:rPrChange>
        </w:rPr>
      </w:pPr>
    </w:p>
    <w:p w14:paraId="7324FF7A" w14:textId="77777777" w:rsidR="00DE70B6" w:rsidRPr="0024290E" w:rsidRDefault="00603B20">
      <w:pPr>
        <w:spacing w:before="184"/>
        <w:ind w:left="168" w:right="168"/>
        <w:jc w:val="center"/>
        <w:rPr>
          <w:b/>
          <w:sz w:val="24"/>
          <w:szCs w:val="24"/>
          <w:rPrChange w:id="344" w:author="Krzysztof SPIRZEWSKI" w:date="2021-10-09T18:12:00Z">
            <w:rPr>
              <w:b/>
              <w:sz w:val="28"/>
            </w:rPr>
          </w:rPrChange>
        </w:rPr>
      </w:pPr>
      <w:r w:rsidRPr="0024290E">
        <w:rPr>
          <w:b/>
          <w:sz w:val="24"/>
          <w:szCs w:val="24"/>
          <w:rPrChange w:id="345" w:author="Krzysztof SPIRZEWSKI" w:date="2021-10-09T18:12:00Z">
            <w:rPr>
              <w:b/>
              <w:sz w:val="28"/>
            </w:rPr>
          </w:rPrChange>
        </w:rPr>
        <w:t>Thematic</w:t>
      </w:r>
      <w:r w:rsidRPr="0024290E">
        <w:rPr>
          <w:b/>
          <w:spacing w:val="29"/>
          <w:sz w:val="24"/>
          <w:szCs w:val="24"/>
          <w:rPrChange w:id="346" w:author="Krzysztof SPIRZEWSKI" w:date="2021-10-09T18:12:00Z">
            <w:rPr>
              <w:b/>
              <w:spacing w:val="29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47" w:author="Krzysztof SPIRZEWSKI" w:date="2021-10-09T18:12:00Z">
            <w:rPr>
              <w:b/>
              <w:sz w:val="28"/>
            </w:rPr>
          </w:rPrChange>
        </w:rPr>
        <w:t>classification</w:t>
      </w:r>
    </w:p>
    <w:p w14:paraId="6D69DB56" w14:textId="77777777" w:rsidR="00DE70B6" w:rsidRPr="0024290E" w:rsidRDefault="00DE70B6">
      <w:pPr>
        <w:pStyle w:val="BodyText"/>
        <w:ind w:left="0"/>
        <w:rPr>
          <w:b/>
          <w:rPrChange w:id="348" w:author="Krzysztof SPIRZEWSKI" w:date="2021-10-09T18:12:00Z">
            <w:rPr>
              <w:b/>
              <w:sz w:val="32"/>
            </w:rPr>
          </w:rPrChange>
        </w:rPr>
      </w:pPr>
    </w:p>
    <w:p w14:paraId="1110615D" w14:textId="77777777" w:rsidR="00DE70B6" w:rsidRPr="0024290E" w:rsidRDefault="00DE70B6">
      <w:pPr>
        <w:pStyle w:val="BodyText"/>
        <w:ind w:left="0"/>
        <w:rPr>
          <w:b/>
          <w:rPrChange w:id="349" w:author="Krzysztof SPIRZEWSKI" w:date="2021-10-09T18:12:00Z">
            <w:rPr>
              <w:b/>
              <w:sz w:val="32"/>
            </w:rPr>
          </w:rPrChange>
        </w:rPr>
      </w:pPr>
    </w:p>
    <w:p w14:paraId="3C73EEA6" w14:textId="77777777" w:rsidR="00DE70B6" w:rsidRPr="0024290E" w:rsidRDefault="00DE70B6">
      <w:pPr>
        <w:pStyle w:val="BodyText"/>
        <w:spacing w:before="3"/>
        <w:ind w:left="0"/>
        <w:rPr>
          <w:b/>
          <w:rPrChange w:id="350" w:author="Krzysztof SPIRZEWSKI" w:date="2021-10-09T18:12:00Z">
            <w:rPr>
              <w:b/>
              <w:sz w:val="29"/>
            </w:rPr>
          </w:rPrChange>
        </w:rPr>
      </w:pPr>
    </w:p>
    <w:p w14:paraId="4697232E" w14:textId="77777777" w:rsidR="00DE70B6" w:rsidRPr="0024290E" w:rsidRDefault="00603B20">
      <w:pPr>
        <w:spacing w:before="1"/>
        <w:ind w:left="168" w:right="168"/>
        <w:jc w:val="center"/>
        <w:rPr>
          <w:b/>
          <w:sz w:val="24"/>
          <w:szCs w:val="24"/>
          <w:rPrChange w:id="351" w:author="Krzysztof SPIRZEWSKI" w:date="2021-10-09T18:12:00Z">
            <w:rPr>
              <w:b/>
              <w:sz w:val="28"/>
            </w:rPr>
          </w:rPrChange>
        </w:rPr>
      </w:pPr>
      <w:r w:rsidRPr="0024290E">
        <w:rPr>
          <w:b/>
          <w:sz w:val="24"/>
          <w:szCs w:val="24"/>
          <w:rPrChange w:id="352" w:author="Krzysztof SPIRZEWSKI" w:date="2021-10-09T18:12:00Z">
            <w:rPr>
              <w:b/>
              <w:sz w:val="28"/>
            </w:rPr>
          </w:rPrChange>
        </w:rPr>
        <w:t>The</w:t>
      </w:r>
      <w:r w:rsidRPr="0024290E">
        <w:rPr>
          <w:b/>
          <w:spacing w:val="11"/>
          <w:sz w:val="24"/>
          <w:szCs w:val="24"/>
          <w:rPrChange w:id="353" w:author="Krzysztof SPIRZEWSKI" w:date="2021-10-09T18:12:00Z">
            <w:rPr>
              <w:b/>
              <w:spacing w:val="11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54" w:author="Krzysztof SPIRZEWSKI" w:date="2021-10-09T18:12:00Z">
            <w:rPr>
              <w:b/>
              <w:sz w:val="28"/>
            </w:rPr>
          </w:rPrChange>
        </w:rPr>
        <w:t>title</w:t>
      </w:r>
      <w:r w:rsidRPr="0024290E">
        <w:rPr>
          <w:b/>
          <w:spacing w:val="12"/>
          <w:sz w:val="24"/>
          <w:szCs w:val="24"/>
          <w:rPrChange w:id="355" w:author="Krzysztof SPIRZEWSKI" w:date="2021-10-09T18:12:00Z">
            <w:rPr>
              <w:b/>
              <w:spacing w:val="12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56" w:author="Krzysztof SPIRZEWSKI" w:date="2021-10-09T18:12:00Z">
            <w:rPr>
              <w:b/>
              <w:sz w:val="28"/>
            </w:rPr>
          </w:rPrChange>
        </w:rPr>
        <w:t>of</w:t>
      </w:r>
      <w:r w:rsidRPr="0024290E">
        <w:rPr>
          <w:b/>
          <w:spacing w:val="12"/>
          <w:sz w:val="24"/>
          <w:szCs w:val="24"/>
          <w:rPrChange w:id="357" w:author="Krzysztof SPIRZEWSKI" w:date="2021-10-09T18:12:00Z">
            <w:rPr>
              <w:b/>
              <w:spacing w:val="12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58" w:author="Krzysztof SPIRZEWSKI" w:date="2021-10-09T18:12:00Z">
            <w:rPr>
              <w:b/>
              <w:sz w:val="28"/>
            </w:rPr>
          </w:rPrChange>
        </w:rPr>
        <w:t>the</w:t>
      </w:r>
      <w:r w:rsidRPr="0024290E">
        <w:rPr>
          <w:b/>
          <w:spacing w:val="11"/>
          <w:sz w:val="24"/>
          <w:szCs w:val="24"/>
          <w:rPrChange w:id="359" w:author="Krzysztof SPIRZEWSKI" w:date="2021-10-09T18:12:00Z">
            <w:rPr>
              <w:b/>
              <w:spacing w:val="11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60" w:author="Krzysztof SPIRZEWSKI" w:date="2021-10-09T18:12:00Z">
            <w:rPr>
              <w:b/>
              <w:sz w:val="28"/>
            </w:rPr>
          </w:rPrChange>
        </w:rPr>
        <w:t>thesis</w:t>
      </w:r>
      <w:r w:rsidRPr="0024290E">
        <w:rPr>
          <w:b/>
          <w:spacing w:val="12"/>
          <w:sz w:val="24"/>
          <w:szCs w:val="24"/>
          <w:rPrChange w:id="361" w:author="Krzysztof SPIRZEWSKI" w:date="2021-10-09T18:12:00Z">
            <w:rPr>
              <w:b/>
              <w:spacing w:val="12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62" w:author="Krzysztof SPIRZEWSKI" w:date="2021-10-09T18:12:00Z">
            <w:rPr>
              <w:b/>
              <w:sz w:val="28"/>
            </w:rPr>
          </w:rPrChange>
        </w:rPr>
        <w:t>in</w:t>
      </w:r>
      <w:r w:rsidRPr="0024290E">
        <w:rPr>
          <w:b/>
          <w:spacing w:val="12"/>
          <w:sz w:val="24"/>
          <w:szCs w:val="24"/>
          <w:rPrChange w:id="363" w:author="Krzysztof SPIRZEWSKI" w:date="2021-10-09T18:12:00Z">
            <w:rPr>
              <w:b/>
              <w:spacing w:val="12"/>
              <w:sz w:val="28"/>
            </w:rPr>
          </w:rPrChange>
        </w:rPr>
        <w:t xml:space="preserve"> </w:t>
      </w:r>
      <w:r w:rsidRPr="0024290E">
        <w:rPr>
          <w:b/>
          <w:sz w:val="24"/>
          <w:szCs w:val="24"/>
          <w:rPrChange w:id="364" w:author="Krzysztof SPIRZEWSKI" w:date="2021-10-09T18:12:00Z">
            <w:rPr>
              <w:b/>
              <w:sz w:val="28"/>
            </w:rPr>
          </w:rPrChange>
        </w:rPr>
        <w:t>Polish</w:t>
      </w:r>
    </w:p>
    <w:p w14:paraId="2F2D837D" w14:textId="77777777" w:rsidR="00DE70B6" w:rsidRPr="0024290E" w:rsidRDefault="00DE70B6">
      <w:pPr>
        <w:pStyle w:val="BodyText"/>
        <w:spacing w:before="6"/>
        <w:ind w:left="0"/>
        <w:rPr>
          <w:b/>
          <w:rPrChange w:id="365" w:author="Krzysztof SPIRZEWSKI" w:date="2021-10-09T18:12:00Z">
            <w:rPr>
              <w:b/>
              <w:sz w:val="33"/>
            </w:rPr>
          </w:rPrChange>
        </w:rPr>
      </w:pPr>
    </w:p>
    <w:p w14:paraId="001A1BD8" w14:textId="77777777" w:rsidR="00DE70B6" w:rsidRPr="0024290E" w:rsidRDefault="00603B20">
      <w:pPr>
        <w:pStyle w:val="BodyText"/>
        <w:ind w:left="168" w:right="168"/>
        <w:jc w:val="center"/>
        <w:rPr>
          <w:lang w:val="pl-PL"/>
          <w:rPrChange w:id="366" w:author="Krzysztof SPIRZEWSKI" w:date="2021-10-09T18:12:00Z">
            <w:rPr/>
          </w:rPrChange>
        </w:rPr>
      </w:pPr>
      <w:r w:rsidRPr="0024290E">
        <w:rPr>
          <w:lang w:val="pl-PL"/>
          <w:rPrChange w:id="367" w:author="Krzysztof SPIRZEWSKI" w:date="2021-10-09T18:12:00Z">
            <w:rPr/>
          </w:rPrChange>
        </w:rPr>
        <w:t>Zastosowanie</w:t>
      </w:r>
      <w:r w:rsidRPr="0024290E">
        <w:rPr>
          <w:spacing w:val="-8"/>
          <w:lang w:val="pl-PL"/>
          <w:rPrChange w:id="368" w:author="Krzysztof SPIRZEWSKI" w:date="2021-10-09T18:12:00Z">
            <w:rPr>
              <w:spacing w:val="-8"/>
            </w:rPr>
          </w:rPrChange>
        </w:rPr>
        <w:t xml:space="preserve"> </w:t>
      </w:r>
      <w:r w:rsidRPr="0024290E">
        <w:rPr>
          <w:lang w:val="pl-PL"/>
          <w:rPrChange w:id="369" w:author="Krzysztof SPIRZEWSKI" w:date="2021-10-09T18:12:00Z">
            <w:rPr/>
          </w:rPrChange>
        </w:rPr>
        <w:t>Sztucznej</w:t>
      </w:r>
      <w:r w:rsidRPr="0024290E">
        <w:rPr>
          <w:spacing w:val="-8"/>
          <w:lang w:val="pl-PL"/>
          <w:rPrChange w:id="370" w:author="Krzysztof SPIRZEWSKI" w:date="2021-10-09T18:12:00Z">
            <w:rPr>
              <w:spacing w:val="-8"/>
            </w:rPr>
          </w:rPrChange>
        </w:rPr>
        <w:t xml:space="preserve"> </w:t>
      </w:r>
      <w:r w:rsidRPr="0024290E">
        <w:rPr>
          <w:lang w:val="pl-PL"/>
          <w:rPrChange w:id="371" w:author="Krzysztof SPIRZEWSKI" w:date="2021-10-09T18:12:00Z">
            <w:rPr/>
          </w:rPrChange>
        </w:rPr>
        <w:t>Inteligencji</w:t>
      </w:r>
      <w:r w:rsidRPr="0024290E">
        <w:rPr>
          <w:spacing w:val="-7"/>
          <w:lang w:val="pl-PL"/>
          <w:rPrChange w:id="372" w:author="Krzysztof SPIRZEWSKI" w:date="2021-10-09T18:12:00Z">
            <w:rPr>
              <w:spacing w:val="-7"/>
            </w:rPr>
          </w:rPrChange>
        </w:rPr>
        <w:t xml:space="preserve"> </w:t>
      </w:r>
      <w:r w:rsidRPr="0024290E">
        <w:rPr>
          <w:lang w:val="pl-PL"/>
          <w:rPrChange w:id="373" w:author="Krzysztof SPIRZEWSKI" w:date="2021-10-09T18:12:00Z">
            <w:rPr/>
          </w:rPrChange>
        </w:rPr>
        <w:t>w</w:t>
      </w:r>
      <w:r w:rsidRPr="0024290E">
        <w:rPr>
          <w:spacing w:val="-8"/>
          <w:lang w:val="pl-PL"/>
          <w:rPrChange w:id="374" w:author="Krzysztof SPIRZEWSKI" w:date="2021-10-09T18:12:00Z">
            <w:rPr>
              <w:spacing w:val="-8"/>
            </w:rPr>
          </w:rPrChange>
        </w:rPr>
        <w:t xml:space="preserve"> </w:t>
      </w:r>
      <w:r w:rsidRPr="0024290E">
        <w:rPr>
          <w:lang w:val="pl-PL"/>
          <w:rPrChange w:id="375" w:author="Krzysztof SPIRZEWSKI" w:date="2021-10-09T18:12:00Z">
            <w:rPr/>
          </w:rPrChange>
        </w:rPr>
        <w:t>Front</w:t>
      </w:r>
      <w:r w:rsidRPr="0024290E">
        <w:rPr>
          <w:spacing w:val="-8"/>
          <w:lang w:val="pl-PL"/>
          <w:rPrChange w:id="376" w:author="Krzysztof SPIRZEWSKI" w:date="2021-10-09T18:12:00Z">
            <w:rPr>
              <w:spacing w:val="-8"/>
            </w:rPr>
          </w:rPrChange>
        </w:rPr>
        <w:t xml:space="preserve"> </w:t>
      </w:r>
      <w:r w:rsidRPr="0024290E">
        <w:rPr>
          <w:lang w:val="pl-PL"/>
          <w:rPrChange w:id="377" w:author="Krzysztof SPIRZEWSKI" w:date="2021-10-09T18:12:00Z">
            <w:rPr/>
          </w:rPrChange>
        </w:rPr>
        <w:t>Office</w:t>
      </w:r>
      <w:r w:rsidRPr="0024290E">
        <w:rPr>
          <w:spacing w:val="-7"/>
          <w:lang w:val="pl-PL"/>
          <w:rPrChange w:id="378" w:author="Krzysztof SPIRZEWSKI" w:date="2021-10-09T18:12:00Z">
            <w:rPr>
              <w:spacing w:val="-7"/>
            </w:rPr>
          </w:rPrChange>
        </w:rPr>
        <w:t xml:space="preserve"> </w:t>
      </w:r>
      <w:r w:rsidRPr="0024290E">
        <w:rPr>
          <w:lang w:val="pl-PL"/>
          <w:rPrChange w:id="379" w:author="Krzysztof SPIRZEWSKI" w:date="2021-10-09T18:12:00Z">
            <w:rPr/>
          </w:rPrChange>
        </w:rPr>
        <w:t>Bankowości</w:t>
      </w:r>
      <w:r w:rsidRPr="0024290E">
        <w:rPr>
          <w:spacing w:val="-8"/>
          <w:lang w:val="pl-PL"/>
          <w:rPrChange w:id="380" w:author="Krzysztof SPIRZEWSKI" w:date="2021-10-09T18:12:00Z">
            <w:rPr>
              <w:spacing w:val="-8"/>
            </w:rPr>
          </w:rPrChange>
        </w:rPr>
        <w:t xml:space="preserve"> </w:t>
      </w:r>
      <w:r w:rsidRPr="0024290E">
        <w:rPr>
          <w:lang w:val="pl-PL"/>
          <w:rPrChange w:id="381" w:author="Krzysztof SPIRZEWSKI" w:date="2021-10-09T18:12:00Z">
            <w:rPr/>
          </w:rPrChange>
        </w:rPr>
        <w:t>Komercyjnej</w:t>
      </w:r>
    </w:p>
    <w:p w14:paraId="04AAE140" w14:textId="77777777" w:rsidR="00DE70B6" w:rsidRPr="0024290E" w:rsidRDefault="00DE70B6">
      <w:pPr>
        <w:jc w:val="center"/>
        <w:rPr>
          <w:lang w:val="pl-PL"/>
          <w:rPrChange w:id="382" w:author="Krzysztof SPIRZEWSKI" w:date="2021-10-09T18:12:00Z">
            <w:rPr/>
          </w:rPrChange>
        </w:rPr>
        <w:sectPr w:rsidR="00DE70B6" w:rsidRPr="0024290E">
          <w:pgSz w:w="11910" w:h="16840"/>
          <w:pgMar w:top="1580" w:right="1300" w:bottom="1020" w:left="1300" w:header="0" w:footer="833" w:gutter="0"/>
          <w:cols w:space="708"/>
        </w:sectPr>
      </w:pPr>
    </w:p>
    <w:p w14:paraId="2A8FF512" w14:textId="77777777" w:rsidR="00DE70B6" w:rsidRDefault="00603B20">
      <w:pPr>
        <w:spacing w:before="71"/>
        <w:ind w:left="168" w:right="168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CONTENTS</w:t>
      </w:r>
    </w:p>
    <w:p w14:paraId="6FB98AD0" w14:textId="77777777" w:rsidR="00DE70B6" w:rsidRDefault="00DE70B6">
      <w:pPr>
        <w:pStyle w:val="BodyText"/>
        <w:spacing w:before="11"/>
        <w:ind w:left="0"/>
        <w:rPr>
          <w:b/>
          <w:sz w:val="41"/>
        </w:rPr>
      </w:pPr>
    </w:p>
    <w:p w14:paraId="3C0F4E54" w14:textId="77777777" w:rsidR="00DE70B6" w:rsidRDefault="00603B20">
      <w:pPr>
        <w:pStyle w:val="Heading1"/>
        <w:tabs>
          <w:tab w:val="left" w:pos="2149"/>
          <w:tab w:val="left" w:pos="9068"/>
        </w:tabs>
        <w:spacing w:before="0"/>
        <w:ind w:left="117"/>
        <w:rPr>
          <w:b w:val="0"/>
        </w:rPr>
      </w:pPr>
      <w:hyperlink w:anchor="_bookmark0" w:history="1">
        <w:r>
          <w:rPr>
            <w:b w:val="0"/>
          </w:rPr>
          <w:t>INTRODUCTION</w:t>
        </w:r>
      </w:hyperlink>
      <w:r>
        <w:rPr>
          <w:b w:val="0"/>
        </w:rPr>
        <w:tab/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tab/>
      </w:r>
      <w:r>
        <w:rPr>
          <w:b w:val="0"/>
        </w:rPr>
        <w:t>6</w:t>
      </w:r>
    </w:p>
    <w:p w14:paraId="323CB905" w14:textId="77777777" w:rsidR="00DE70B6" w:rsidRDefault="00DE70B6">
      <w:pPr>
        <w:pStyle w:val="BodyText"/>
        <w:spacing w:before="10"/>
        <w:ind w:left="0"/>
        <w:rPr>
          <w:sz w:val="21"/>
        </w:rPr>
      </w:pPr>
    </w:p>
    <w:p w14:paraId="5E92B9C0" w14:textId="77777777" w:rsidR="00DE70B6" w:rsidRDefault="00603B20">
      <w:pPr>
        <w:tabs>
          <w:tab w:val="left" w:pos="1625"/>
          <w:tab w:val="left" w:pos="9068"/>
        </w:tabs>
        <w:ind w:left="117"/>
        <w:rPr>
          <w:sz w:val="24"/>
        </w:rPr>
      </w:pPr>
      <w:hyperlink w:anchor="_bookmark1" w:history="1">
        <w:r>
          <w:rPr>
            <w:sz w:val="24"/>
          </w:rPr>
          <w:t>CHAPTER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I.</w:t>
        </w:r>
        <w:r>
          <w:rPr>
            <w:sz w:val="24"/>
          </w:rPr>
          <w:tab/>
          <w:t>Banking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system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overview</w:t>
        </w:r>
      </w:hyperlink>
      <w:r>
        <w:rPr>
          <w:sz w:val="24"/>
        </w:rPr>
        <w:t xml:space="preserve">  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z w:val="24"/>
        </w:rPr>
        <w:tab/>
      </w:r>
      <w:r>
        <w:rPr>
          <w:sz w:val="24"/>
        </w:rPr>
        <w:t>9</w:t>
      </w:r>
    </w:p>
    <w:p w14:paraId="3DECD8C9" w14:textId="77777777" w:rsidR="00DE70B6" w:rsidRDefault="00DE70B6">
      <w:pPr>
        <w:pStyle w:val="BodyText"/>
        <w:spacing w:before="10"/>
        <w:ind w:left="0"/>
        <w:rPr>
          <w:sz w:val="20"/>
        </w:rPr>
      </w:pPr>
    </w:p>
    <w:p w14:paraId="42456F49" w14:textId="77777777" w:rsidR="00DE70B6" w:rsidRDefault="00603B20">
      <w:pPr>
        <w:pStyle w:val="BodyText"/>
        <w:tabs>
          <w:tab w:val="left" w:pos="2687"/>
          <w:tab w:val="left" w:pos="9068"/>
        </w:tabs>
      </w:pPr>
      <w:hyperlink w:anchor="_bookmark2" w:history="1">
        <w:r>
          <w:t>1.1.</w:t>
        </w:r>
        <w:r>
          <w:rPr>
            <w:spacing w:val="52"/>
          </w:rPr>
          <w:t xml:space="preserve"> </w:t>
        </w:r>
        <w:r>
          <w:t>Historical</w:t>
        </w:r>
        <w:r>
          <w:rPr>
            <w:spacing w:val="-4"/>
          </w:rPr>
          <w:t xml:space="preserve"> </w:t>
        </w:r>
        <w:r>
          <w:t>overview</w:t>
        </w:r>
      </w:hyperlink>
      <w:r>
        <w:tab/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9"/>
        </w:rPr>
        <w:t xml:space="preserve"> </w:t>
      </w:r>
      <w:r>
        <w:t>.</w:t>
      </w:r>
      <w:r>
        <w:rPr>
          <w:spacing w:val="58"/>
        </w:rPr>
        <w:t xml:space="preserve"> </w:t>
      </w:r>
      <w:r>
        <w:t>.</w:t>
      </w:r>
      <w:r>
        <w:tab/>
        <w:t>9</w:t>
      </w:r>
    </w:p>
    <w:p w14:paraId="7CCB1C4E" w14:textId="77777777" w:rsidR="00DE70B6" w:rsidRDefault="00DE70B6">
      <w:pPr>
        <w:sectPr w:rsidR="00DE70B6">
          <w:pgSz w:w="11910" w:h="16840"/>
          <w:pgMar w:top="1260" w:right="1300" w:bottom="1505" w:left="1300" w:header="0" w:footer="833" w:gutter="0"/>
          <w:cols w:space="708"/>
        </w:sectPr>
      </w:pPr>
    </w:p>
    <w:sdt>
      <w:sdtPr>
        <w:id w:val="-2000187539"/>
        <w:docPartObj>
          <w:docPartGallery w:val="Table of Contents"/>
          <w:docPartUnique/>
        </w:docPartObj>
      </w:sdtPr>
      <w:sdtEndPr/>
      <w:sdtContent>
        <w:p w14:paraId="1709E5E8" w14:textId="77777777" w:rsidR="00DE70B6" w:rsidRDefault="00603B20">
          <w:pPr>
            <w:pStyle w:val="TOC3"/>
            <w:tabs>
              <w:tab w:val="right" w:leader="dot" w:pos="9188"/>
            </w:tabs>
            <w:ind w:left="475" w:firstLine="0"/>
          </w:pPr>
          <w:hyperlink w:anchor="_bookmark3" w:history="1">
            <w:r>
              <w:t>1.1.1.</w:t>
            </w:r>
            <w:r>
              <w:rPr>
                <w:spacing w:val="118"/>
              </w:rPr>
              <w:t xml:space="preserve"> </w:t>
            </w:r>
            <w:r>
              <w:t>Operating</w:t>
            </w:r>
            <w:r>
              <w:rPr>
                <w:spacing w:val="-2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commercial</w:t>
            </w:r>
            <w:r>
              <w:rPr>
                <w:spacing w:val="-2"/>
              </w:rPr>
              <w:t xml:space="preserve"> </w:t>
            </w:r>
            <w:r>
              <w:t>bank</w:t>
            </w:r>
          </w:hyperlink>
          <w:r>
            <w:tab/>
            <w:t>10</w:t>
          </w:r>
        </w:p>
        <w:p w14:paraId="71C5BBA3" w14:textId="77777777" w:rsidR="00DE70B6" w:rsidRDefault="00603B20">
          <w:pPr>
            <w:pStyle w:val="TOC2"/>
            <w:numPr>
              <w:ilvl w:val="1"/>
              <w:numId w:val="11"/>
            </w:numPr>
            <w:tabs>
              <w:tab w:val="left" w:pos="596"/>
              <w:tab w:val="right" w:leader="dot" w:pos="9188"/>
            </w:tabs>
          </w:pPr>
          <w:hyperlink w:anchor="_bookmark5" w:history="1">
            <w:r>
              <w:t>Digital</w:t>
            </w:r>
            <w:r>
              <w:rPr>
                <w:spacing w:val="-2"/>
              </w:rPr>
              <w:t xml:space="preserve"> </w:t>
            </w:r>
            <w:r>
              <w:t>banking</w:t>
            </w:r>
          </w:hyperlink>
          <w:r>
            <w:tab/>
            <w:t>13</w:t>
          </w:r>
        </w:p>
        <w:p w14:paraId="49BC4B8F" w14:textId="77777777" w:rsidR="00DE70B6" w:rsidRDefault="00603B20">
          <w:pPr>
            <w:pStyle w:val="TOC2"/>
            <w:numPr>
              <w:ilvl w:val="1"/>
              <w:numId w:val="11"/>
            </w:numPr>
            <w:tabs>
              <w:tab w:val="left" w:pos="596"/>
              <w:tab w:val="right" w:leader="dot" w:pos="9188"/>
            </w:tabs>
            <w:spacing w:before="239"/>
          </w:pPr>
          <w:hyperlink w:anchor="_bookmark6" w:history="1">
            <w:r>
              <w:t>Open</w:t>
            </w:r>
            <w:r>
              <w:rPr>
                <w:spacing w:val="-2"/>
              </w:rPr>
              <w:t xml:space="preserve"> </w:t>
            </w:r>
            <w:r>
              <w:t>Banking</w:t>
            </w:r>
            <w:r>
              <w:rPr>
                <w:spacing w:val="-1"/>
              </w:rPr>
              <w:t xml:space="preserve"> </w:t>
            </w:r>
            <w:r>
              <w:t>Movement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PSD2</w:t>
            </w:r>
          </w:hyperlink>
          <w:r>
            <w:tab/>
            <w:t>16</w:t>
          </w:r>
        </w:p>
        <w:p w14:paraId="57AB83CA" w14:textId="77777777" w:rsidR="00DE70B6" w:rsidRDefault="00603B20">
          <w:pPr>
            <w:pStyle w:val="TOC3"/>
            <w:numPr>
              <w:ilvl w:val="2"/>
              <w:numId w:val="11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7" w:history="1">
            <w:r>
              <w:t>Overview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PSD2</w:t>
            </w:r>
          </w:hyperlink>
          <w:r>
            <w:tab/>
            <w:t>16</w:t>
          </w:r>
        </w:p>
        <w:p w14:paraId="69EBCA3A" w14:textId="77777777" w:rsidR="00DE70B6" w:rsidRDefault="00603B20">
          <w:pPr>
            <w:pStyle w:val="TOC3"/>
            <w:numPr>
              <w:ilvl w:val="2"/>
              <w:numId w:val="11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9" w:history="1">
            <w:r>
              <w:t>Open</w:t>
            </w:r>
            <w:r>
              <w:rPr>
                <w:spacing w:val="-2"/>
              </w:rPr>
              <w:t xml:space="preserve"> </w:t>
            </w:r>
            <w:r>
              <w:t>Banking</w:t>
            </w:r>
          </w:hyperlink>
          <w:r>
            <w:tab/>
            <w:t>20</w:t>
          </w:r>
        </w:p>
        <w:p w14:paraId="15B9F7DA" w14:textId="77777777" w:rsidR="00DE70B6" w:rsidRDefault="00603B20">
          <w:pPr>
            <w:pStyle w:val="TOC3"/>
            <w:numPr>
              <w:ilvl w:val="2"/>
              <w:numId w:val="11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10" w:history="1">
            <w:r>
              <w:t>Conclusion</w:t>
            </w:r>
          </w:hyperlink>
          <w:r>
            <w:tab/>
            <w:t>23</w:t>
          </w:r>
        </w:p>
        <w:p w14:paraId="1A662570" w14:textId="77777777" w:rsidR="00DE70B6" w:rsidRDefault="00603B20">
          <w:pPr>
            <w:pStyle w:val="TOC2"/>
            <w:tabs>
              <w:tab w:val="right" w:leader="dot" w:pos="9188"/>
            </w:tabs>
            <w:spacing w:before="252"/>
            <w:ind w:left="117" w:firstLine="0"/>
          </w:pPr>
          <w:hyperlink w:anchor="_bookmark11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II.</w:t>
            </w:r>
            <w:r>
              <w:rPr>
                <w:spacing w:val="78"/>
              </w:rPr>
              <w:t xml:space="preserve"> </w:t>
            </w:r>
            <w:r>
              <w:t>Artificial</w:t>
            </w:r>
            <w:r>
              <w:rPr>
                <w:spacing w:val="-2"/>
              </w:rPr>
              <w:t xml:space="preserve"> </w:t>
            </w:r>
            <w:r>
              <w:t>Intelligence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Commercial</w:t>
            </w:r>
            <w:r>
              <w:rPr>
                <w:spacing w:val="-1"/>
              </w:rPr>
              <w:t xml:space="preserve"> </w:t>
            </w:r>
            <w:r>
              <w:t>Banking</w:t>
            </w:r>
          </w:hyperlink>
          <w:r>
            <w:tab/>
            <w:t>26</w:t>
          </w:r>
        </w:p>
        <w:p w14:paraId="5BB6F8DA" w14:textId="77777777" w:rsidR="00DE70B6" w:rsidRDefault="00603B20">
          <w:pPr>
            <w:pStyle w:val="TOC2"/>
            <w:numPr>
              <w:ilvl w:val="1"/>
              <w:numId w:val="10"/>
            </w:numPr>
            <w:tabs>
              <w:tab w:val="left" w:pos="596"/>
              <w:tab w:val="right" w:leader="dot" w:pos="9188"/>
            </w:tabs>
          </w:pPr>
          <w:hyperlink w:anchor="_bookmark12" w:history="1">
            <w:r>
              <w:t>Historical</w:t>
            </w:r>
            <w:r>
              <w:rPr>
                <w:spacing w:val="-2"/>
              </w:rPr>
              <w:t xml:space="preserve"> </w:t>
            </w:r>
            <w:r>
              <w:t>aspect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Artificial</w:t>
            </w:r>
            <w:r>
              <w:rPr>
                <w:spacing w:val="-1"/>
              </w:rPr>
              <w:t xml:space="preserve"> </w:t>
            </w:r>
            <w:r>
              <w:t>Intelligence</w:t>
            </w:r>
          </w:hyperlink>
          <w:r>
            <w:tab/>
            <w:t>26</w:t>
          </w:r>
        </w:p>
        <w:p w14:paraId="1575A1C2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13" w:history="1">
            <w:r>
              <w:t>Decision</w:t>
            </w:r>
            <w:r>
              <w:rPr>
                <w:spacing w:val="-2"/>
              </w:rPr>
              <w:t xml:space="preserve"> </w:t>
            </w:r>
            <w:r>
              <w:t>Support</w:t>
            </w:r>
            <w:r>
              <w:rPr>
                <w:spacing w:val="-1"/>
              </w:rPr>
              <w:t xml:space="preserve"> </w:t>
            </w:r>
            <w:r>
              <w:t>Systems</w:t>
            </w:r>
          </w:hyperlink>
          <w:r>
            <w:tab/>
            <w:t>26</w:t>
          </w:r>
        </w:p>
        <w:p w14:paraId="5CCB4BCB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14" w:history="1">
            <w:r>
              <w:t>Contemporary</w:t>
            </w:r>
            <w:r>
              <w:rPr>
                <w:spacing w:val="-2"/>
              </w:rPr>
              <w:t xml:space="preserve"> </w:t>
            </w:r>
            <w:r>
              <w:t>history</w:t>
            </w:r>
          </w:hyperlink>
          <w:r>
            <w:tab/>
            <w:t>28</w:t>
          </w:r>
        </w:p>
        <w:p w14:paraId="7E278D0C" w14:textId="77777777" w:rsidR="00DE70B6" w:rsidRDefault="00603B20">
          <w:pPr>
            <w:pStyle w:val="TOC2"/>
            <w:numPr>
              <w:ilvl w:val="1"/>
              <w:numId w:val="10"/>
            </w:numPr>
            <w:tabs>
              <w:tab w:val="left" w:pos="596"/>
              <w:tab w:val="right" w:leader="dot" w:pos="9188"/>
            </w:tabs>
          </w:pPr>
          <w:hyperlink w:anchor="_bookmark16" w:history="1">
            <w:r>
              <w:t>Artificial</w:t>
            </w:r>
            <w:r>
              <w:rPr>
                <w:spacing w:val="-2"/>
              </w:rPr>
              <w:t xml:space="preserve"> </w:t>
            </w:r>
            <w:r>
              <w:t>Intelligence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Operational</w:t>
            </w:r>
            <w:r>
              <w:rPr>
                <w:spacing w:val="-2"/>
              </w:rPr>
              <w:t xml:space="preserve"> </w:t>
            </w:r>
            <w:r>
              <w:t>bank</w:t>
            </w:r>
            <w:r>
              <w:rPr>
                <w:spacing w:val="-1"/>
              </w:rPr>
              <w:t xml:space="preserve"> </w:t>
            </w:r>
            <w:r>
              <w:t>activity</w:t>
            </w:r>
          </w:hyperlink>
          <w:r>
            <w:tab/>
            <w:t>35</w:t>
          </w:r>
        </w:p>
        <w:p w14:paraId="4E5B118D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17" w:history="1">
            <w:r>
              <w:t>Artificial</w:t>
            </w:r>
            <w:r>
              <w:rPr>
                <w:spacing w:val="-2"/>
              </w:rPr>
              <w:t xml:space="preserve"> </w:t>
            </w:r>
            <w:r>
              <w:t>Intelligence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Investment</w:t>
            </w:r>
            <w:r>
              <w:rPr>
                <w:spacing w:val="-1"/>
              </w:rPr>
              <w:t xml:space="preserve"> </w:t>
            </w:r>
            <w:r>
              <w:t>Banking</w:t>
            </w:r>
          </w:hyperlink>
          <w:r>
            <w:tab/>
            <w:t>35</w:t>
          </w:r>
        </w:p>
        <w:p w14:paraId="16BD225F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18" w:history="1">
            <w:r>
              <w:t>Artif</w:t>
            </w:r>
            <w:r>
              <w:t>icial</w:t>
            </w:r>
            <w:r>
              <w:rPr>
                <w:spacing w:val="-2"/>
              </w:rPr>
              <w:t xml:space="preserve"> </w:t>
            </w:r>
            <w:r>
              <w:t>Intelligence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Commercial</w:t>
            </w:r>
            <w:r>
              <w:rPr>
                <w:spacing w:val="-1"/>
              </w:rPr>
              <w:t xml:space="preserve"> </w:t>
            </w:r>
            <w:r>
              <w:t>Banking</w:t>
            </w:r>
          </w:hyperlink>
          <w:r>
            <w:tab/>
            <w:t>36</w:t>
          </w:r>
        </w:p>
        <w:p w14:paraId="70DC494F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spacing w:before="12"/>
            <w:ind w:hanging="719"/>
          </w:pPr>
          <w:hyperlink w:anchor="_bookmark19" w:history="1">
            <w:r>
              <w:t>AI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Back</w:t>
            </w:r>
            <w:r>
              <w:rPr>
                <w:spacing w:val="-1"/>
              </w:rPr>
              <w:t xml:space="preserve"> </w:t>
            </w:r>
            <w:r>
              <w:t>office</w:t>
            </w:r>
          </w:hyperlink>
          <w:r>
            <w:tab/>
            <w:t>38</w:t>
          </w:r>
        </w:p>
        <w:p w14:paraId="4DF561BF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20" w:history="1">
            <w:r>
              <w:t>AI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Middle</w:t>
            </w:r>
            <w:r>
              <w:rPr>
                <w:spacing w:val="-1"/>
              </w:rPr>
              <w:t xml:space="preserve"> </w:t>
            </w:r>
            <w:r>
              <w:t>office</w:t>
            </w:r>
          </w:hyperlink>
          <w:r>
            <w:tab/>
            <w:t>39</w:t>
          </w:r>
        </w:p>
        <w:p w14:paraId="59B3B493" w14:textId="77777777" w:rsidR="00DE70B6" w:rsidRDefault="00603B20">
          <w:pPr>
            <w:pStyle w:val="TOC3"/>
            <w:numPr>
              <w:ilvl w:val="2"/>
              <w:numId w:val="10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21" w:history="1">
            <w:r>
              <w:t>AI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Front</w:t>
            </w:r>
            <w:r>
              <w:rPr>
                <w:spacing w:val="-1"/>
              </w:rPr>
              <w:t xml:space="preserve"> </w:t>
            </w:r>
            <w:r>
              <w:t>office</w:t>
            </w:r>
          </w:hyperlink>
          <w:r>
            <w:tab/>
            <w:t>40</w:t>
          </w:r>
        </w:p>
        <w:p w14:paraId="5E236396" w14:textId="77777777" w:rsidR="00DE70B6" w:rsidRDefault="00603B20">
          <w:pPr>
            <w:pStyle w:val="TOC2"/>
            <w:tabs>
              <w:tab w:val="right" w:leader="dot" w:pos="9188"/>
            </w:tabs>
            <w:spacing w:before="252"/>
            <w:ind w:left="117" w:firstLine="0"/>
          </w:pPr>
          <w:hyperlink w:anchor="_bookmark23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III.</w:t>
            </w:r>
            <w:r>
              <w:rPr>
                <w:spacing w:val="-1"/>
              </w:rPr>
              <w:t xml:space="preserve"> </w:t>
            </w:r>
            <w:r>
              <w:t>Conversational</w:t>
            </w:r>
            <w:r>
              <w:rPr>
                <w:spacing w:val="-1"/>
              </w:rPr>
              <w:t xml:space="preserve"> </w:t>
            </w:r>
            <w:r>
              <w:t>Banking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Chat-bots</w:t>
            </w:r>
          </w:hyperlink>
          <w:r>
            <w:tab/>
            <w:t>47</w:t>
          </w:r>
        </w:p>
        <w:p w14:paraId="0EB058D2" w14:textId="77777777" w:rsidR="00DE70B6" w:rsidRDefault="00603B20">
          <w:pPr>
            <w:pStyle w:val="TOC2"/>
            <w:numPr>
              <w:ilvl w:val="1"/>
              <w:numId w:val="9"/>
            </w:numPr>
            <w:tabs>
              <w:tab w:val="left" w:pos="596"/>
              <w:tab w:val="right" w:leader="dot" w:pos="9188"/>
            </w:tabs>
          </w:pPr>
          <w:hyperlink w:anchor="_bookmark24" w:history="1">
            <w:r>
              <w:t>Conversational</w:t>
            </w:r>
            <w:r>
              <w:rPr>
                <w:spacing w:val="-2"/>
              </w:rPr>
              <w:t xml:space="preserve"> </w:t>
            </w:r>
            <w:r>
              <w:t>banking</w:t>
            </w:r>
          </w:hyperlink>
          <w:r>
            <w:tab/>
            <w:t>47</w:t>
          </w:r>
        </w:p>
        <w:p w14:paraId="1E4C3646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29" w:history="1">
            <w:r>
              <w:t>Hybrid</w:t>
            </w:r>
            <w:r>
              <w:rPr>
                <w:spacing w:val="-2"/>
              </w:rPr>
              <w:t xml:space="preserve"> </w:t>
            </w:r>
            <w:r>
              <w:t>approach</w:t>
            </w:r>
          </w:hyperlink>
          <w:r>
            <w:tab/>
            <w:t>52</w:t>
          </w:r>
        </w:p>
        <w:p w14:paraId="6CCAE7EE" w14:textId="77777777" w:rsidR="00DE70B6" w:rsidRDefault="00603B20">
          <w:pPr>
            <w:pStyle w:val="TOC2"/>
            <w:numPr>
              <w:ilvl w:val="1"/>
              <w:numId w:val="9"/>
            </w:numPr>
            <w:tabs>
              <w:tab w:val="left" w:pos="596"/>
              <w:tab w:val="right" w:leader="dot" w:pos="9188"/>
            </w:tabs>
          </w:pPr>
          <w:hyperlink w:anchor="_bookmark31" w:history="1">
            <w:r>
              <w:t>Chat-bots.</w:t>
            </w:r>
            <w:r>
              <w:rPr>
                <w:spacing w:val="18"/>
              </w:rPr>
              <w:t xml:space="preserve"> </w:t>
            </w:r>
            <w:r>
              <w:t>Overview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theoretical</w:t>
            </w:r>
            <w:r>
              <w:rPr>
                <w:spacing w:val="-2"/>
              </w:rPr>
              <w:t xml:space="preserve"> </w:t>
            </w:r>
            <w:r>
              <w:t>aspect</w:t>
            </w:r>
          </w:hyperlink>
          <w:r>
            <w:tab/>
            <w:t>54</w:t>
          </w:r>
        </w:p>
        <w:p w14:paraId="3F3080C2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34" w:history="1">
            <w:r>
              <w:t>Structure</w:t>
            </w:r>
          </w:hyperlink>
          <w:r>
            <w:tab/>
            <w:t>60</w:t>
          </w:r>
        </w:p>
        <w:p w14:paraId="42C87083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35" w:history="1">
            <w:r>
              <w:t>Frontend</w:t>
            </w:r>
          </w:hyperlink>
          <w:r>
            <w:tab/>
            <w:t>60</w:t>
          </w:r>
        </w:p>
        <w:p w14:paraId="1E9129DC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37" w:history="1">
            <w:r>
              <w:t>Middleware</w:t>
            </w:r>
          </w:hyperlink>
          <w:r>
            <w:tab/>
            <w:t>61</w:t>
          </w:r>
        </w:p>
        <w:p w14:paraId="41FF8F59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spacing w:before="12"/>
            <w:ind w:hanging="719"/>
          </w:pPr>
          <w:hyperlink w:anchor="_bookmark38" w:history="1">
            <w:r>
              <w:t>Backend</w:t>
            </w:r>
          </w:hyperlink>
          <w:r>
            <w:tab/>
            <w:t>62</w:t>
          </w:r>
        </w:p>
        <w:p w14:paraId="042B2C8B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39" w:history="1">
            <w:r>
              <w:t>Conclusion</w:t>
            </w:r>
          </w:hyperlink>
          <w:r>
            <w:tab/>
            <w:t>63</w:t>
          </w:r>
        </w:p>
        <w:p w14:paraId="0758707F" w14:textId="77777777" w:rsidR="00DE70B6" w:rsidRDefault="00603B20">
          <w:pPr>
            <w:pStyle w:val="TOC2"/>
            <w:numPr>
              <w:ilvl w:val="1"/>
              <w:numId w:val="9"/>
            </w:numPr>
            <w:tabs>
              <w:tab w:val="left" w:pos="596"/>
              <w:tab w:val="right" w:leader="dot" w:pos="9188"/>
            </w:tabs>
          </w:pPr>
          <w:hyperlink w:anchor="_bookmark41" w:history="1">
            <w:r>
              <w:t>Strategy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chat-bot</w:t>
            </w:r>
            <w:r>
              <w:rPr>
                <w:spacing w:val="-2"/>
              </w:rPr>
              <w:t xml:space="preserve"> </w:t>
            </w:r>
            <w:r>
              <w:t>solution</w:t>
            </w:r>
          </w:hyperlink>
          <w:r>
            <w:tab/>
            <w:t>64</w:t>
          </w:r>
        </w:p>
        <w:p w14:paraId="66E05AC0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42" w:history="1">
            <w:r>
              <w:t>Current</w:t>
            </w:r>
            <w:r>
              <w:rPr>
                <w:spacing w:val="-2"/>
              </w:rPr>
              <w:t xml:space="preserve"> </w:t>
            </w:r>
            <w:r>
              <w:t>landscape</w:t>
            </w:r>
          </w:hyperlink>
          <w:r>
            <w:tab/>
            <w:t>64</w:t>
          </w:r>
        </w:p>
        <w:p w14:paraId="480674CE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43" w:history="1">
            <w:r>
              <w:t>Open</w:t>
            </w:r>
            <w:r>
              <w:rPr>
                <w:spacing w:val="-2"/>
              </w:rPr>
              <w:t xml:space="preserve"> </w:t>
            </w:r>
            <w:r>
              <w:t>Banking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extension</w:t>
            </w:r>
          </w:hyperlink>
          <w:r>
            <w:tab/>
            <w:t>65</w:t>
          </w:r>
        </w:p>
        <w:p w14:paraId="3ABBE2BF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47" w:history="1">
            <w:r>
              <w:t>Rule-based</w:t>
            </w:r>
            <w:r>
              <w:rPr>
                <w:spacing w:val="-2"/>
              </w:rPr>
              <w:t xml:space="preserve"> </w:t>
            </w:r>
            <w:r>
              <w:t>middleware</w:t>
            </w:r>
          </w:hyperlink>
          <w:r>
            <w:tab/>
            <w:t>67</w:t>
          </w:r>
        </w:p>
        <w:p w14:paraId="54F6800B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48" w:history="1">
            <w:r>
              <w:t>Middleware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Machine</w:t>
            </w:r>
            <w:r>
              <w:rPr>
                <w:spacing w:val="-2"/>
              </w:rPr>
              <w:t xml:space="preserve"> </w:t>
            </w:r>
            <w:r>
              <w:t>Learning</w:t>
            </w:r>
          </w:hyperlink>
          <w:r>
            <w:tab/>
            <w:t>67</w:t>
          </w:r>
        </w:p>
        <w:p w14:paraId="0F9B0ADA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51" w:history="1">
            <w:r>
              <w:t>Recommendations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notifications</w:t>
            </w:r>
          </w:hyperlink>
          <w:r>
            <w:tab/>
            <w:t>69</w:t>
          </w:r>
        </w:p>
        <w:p w14:paraId="49FC1367" w14:textId="77777777" w:rsidR="00DE70B6" w:rsidRDefault="00603B20">
          <w:pPr>
            <w:pStyle w:val="TOC3"/>
            <w:numPr>
              <w:ilvl w:val="2"/>
              <w:numId w:val="9"/>
            </w:numPr>
            <w:tabs>
              <w:tab w:val="left" w:pos="1194"/>
              <w:tab w:val="right" w:leader="dot" w:pos="9188"/>
            </w:tabs>
            <w:ind w:hanging="719"/>
          </w:pPr>
          <w:hyperlink w:anchor="_bookmark52" w:history="1">
            <w:r>
              <w:t>Summary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approaches</w:t>
            </w:r>
          </w:hyperlink>
          <w:r>
            <w:tab/>
            <w:t>69</w:t>
          </w:r>
        </w:p>
        <w:p w14:paraId="668137D3" w14:textId="77777777" w:rsidR="00DE70B6" w:rsidRDefault="00603B20">
          <w:pPr>
            <w:pStyle w:val="TOC1"/>
            <w:tabs>
              <w:tab w:val="right" w:leader="dot" w:pos="9188"/>
            </w:tabs>
            <w:spacing w:after="20"/>
          </w:pPr>
          <w:hyperlink w:anchor="_bookmark61" w:history="1">
            <w:r>
              <w:t>CONCLUSIONS</w:t>
            </w:r>
          </w:hyperlink>
          <w:r>
            <w:tab/>
            <w:t>74</w:t>
          </w:r>
        </w:p>
        <w:p w14:paraId="06477897" w14:textId="77777777" w:rsidR="00DE70B6" w:rsidRDefault="00603B20">
          <w:pPr>
            <w:pStyle w:val="TOC1"/>
            <w:tabs>
              <w:tab w:val="right" w:leader="dot" w:pos="9188"/>
            </w:tabs>
            <w:spacing w:before="74"/>
          </w:pPr>
          <w:hyperlink w:anchor="_bookmark62" w:history="1">
            <w:r>
              <w:t>BIBLIOGRAPHY</w:t>
            </w:r>
          </w:hyperlink>
          <w:r>
            <w:tab/>
            <w:t>76</w:t>
          </w:r>
        </w:p>
        <w:p w14:paraId="7EE9F1A6" w14:textId="77777777" w:rsidR="00DE70B6" w:rsidRDefault="00603B20">
          <w:pPr>
            <w:pStyle w:val="TOC1"/>
            <w:tabs>
              <w:tab w:val="right" w:leader="dot" w:pos="9188"/>
            </w:tabs>
          </w:pPr>
          <w:hyperlink w:anchor="_bookmark63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APPENDICES</w:t>
            </w:r>
          </w:hyperlink>
          <w:r>
            <w:tab/>
            <w:t>82</w:t>
          </w:r>
        </w:p>
      </w:sdtContent>
    </w:sdt>
    <w:p w14:paraId="6FE8615E" w14:textId="77777777" w:rsidR="00DE70B6" w:rsidRDefault="00DE70B6">
      <w:pPr>
        <w:sectPr w:rsidR="00DE70B6">
          <w:type w:val="continuous"/>
          <w:pgSz w:w="11910" w:h="16840"/>
          <w:pgMar w:top="1360" w:right="1300" w:bottom="1505" w:left="1300" w:header="0" w:footer="833" w:gutter="0"/>
          <w:cols w:space="708"/>
        </w:sectPr>
      </w:pPr>
    </w:p>
    <w:p w14:paraId="40EC3AED" w14:textId="77777777" w:rsidR="00DE70B6" w:rsidRDefault="00603B20">
      <w:pPr>
        <w:pStyle w:val="Heading1"/>
        <w:ind w:left="117"/>
      </w:pPr>
      <w:bookmarkStart w:id="383" w:name="Introduction"/>
      <w:bookmarkStart w:id="384" w:name="_bookmark0"/>
      <w:bookmarkEnd w:id="383"/>
      <w:bookmarkEnd w:id="384"/>
      <w:r>
        <w:lastRenderedPageBreak/>
        <w:t>INTRODUCTION</w:t>
      </w:r>
    </w:p>
    <w:p w14:paraId="419D5F9A" w14:textId="77777777" w:rsidR="00DE70B6" w:rsidRDefault="00DE70B6">
      <w:pPr>
        <w:pStyle w:val="BodyText"/>
        <w:ind w:left="0"/>
        <w:rPr>
          <w:b/>
          <w:sz w:val="26"/>
        </w:rPr>
      </w:pPr>
    </w:p>
    <w:p w14:paraId="4D69780D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commentRangeStart w:id="385"/>
      <w:r>
        <w:t>Nowadays, it is practically impossible to imagine life without online banking.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banking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proofErr w:type="spellStart"/>
      <w:r>
        <w:t>extremelly</w:t>
      </w:r>
      <w:proofErr w:type="spellEnd"/>
      <w:r>
        <w:rPr>
          <w:spacing w:val="-14"/>
        </w:rPr>
        <w:t xml:space="preserve"> </w:t>
      </w:r>
      <w:r>
        <w:t>comfortable</w:t>
      </w:r>
      <w:r>
        <w:rPr>
          <w:spacing w:val="-14"/>
        </w:rPr>
        <w:t xml:space="preserve"> </w:t>
      </w:r>
      <w:r>
        <w:t>fo</w:t>
      </w:r>
      <w:r>
        <w:t>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clients</w:t>
      </w:r>
      <w:r>
        <w:rPr>
          <w:spacing w:val="-14"/>
        </w:rPr>
        <w:t xml:space="preserve"> </w:t>
      </w:r>
      <w:r>
        <w:t>because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simplicity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speed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provided</w:t>
      </w:r>
      <w:r>
        <w:rPr>
          <w:spacing w:val="-58"/>
        </w:rPr>
        <w:t xml:space="preserve"> </w:t>
      </w:r>
      <w:r>
        <w:t>services. It is pretty obvious, that banks are striving to develop this field. The main priority is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comfort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client,</w:t>
      </w:r>
      <w:r>
        <w:rPr>
          <w:spacing w:val="-3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improvements.</w:t>
      </w:r>
      <w:r>
        <w:rPr>
          <w:spacing w:val="-58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Gartner,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34%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investing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technologies.</w:t>
      </w:r>
    </w:p>
    <w:p w14:paraId="622F7425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Banks are storing everything — profiles, transactions and customer history, internal in-</w:t>
      </w:r>
      <w:r>
        <w:rPr>
          <w:spacing w:val="1"/>
        </w:rPr>
        <w:t xml:space="preserve"> </w:t>
      </w:r>
      <w:r>
        <w:t>formation.</w:t>
      </w:r>
      <w:r>
        <w:rPr>
          <w:spacing w:val="1"/>
        </w:rPr>
        <w:t xml:space="preserve"> </w:t>
      </w:r>
      <w:r>
        <w:t>Repositories are literally inflated to petabytes of data.</w:t>
      </w:r>
      <w:r>
        <w:rPr>
          <w:spacing w:val="1"/>
        </w:rPr>
        <w:t xml:space="preserve"> </w:t>
      </w:r>
      <w:r>
        <w:t>Artificial Intelligence in a</w:t>
      </w:r>
      <w:r>
        <w:rPr>
          <w:spacing w:val="1"/>
        </w:rPr>
        <w:t xml:space="preserve"> </w:t>
      </w:r>
      <w:r>
        <w:t>connection with Machine Learning allows software t</w:t>
      </w:r>
      <w:r>
        <w:t xml:space="preserve">o study client </w:t>
      </w:r>
      <w:proofErr w:type="spellStart"/>
      <w:r>
        <w:t>behaviour</w:t>
      </w:r>
      <w:proofErr w:type="spellEnd"/>
      <w:r>
        <w:t xml:space="preserve"> and make </w:t>
      </w:r>
      <w:proofErr w:type="spellStart"/>
      <w:r>
        <w:t>deci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sions</w:t>
      </w:r>
      <w:proofErr w:type="spellEnd"/>
      <w:r>
        <w:rPr>
          <w:spacing w:val="-2"/>
        </w:rPr>
        <w:t xml:space="preserve"> </w:t>
      </w:r>
      <w:r>
        <w:t>autonomously.</w:t>
      </w:r>
    </w:p>
    <w:p w14:paraId="51879F15" w14:textId="77777777" w:rsidR="00DE70B6" w:rsidRDefault="00603B20">
      <w:pPr>
        <w:pStyle w:val="BodyText"/>
        <w:spacing w:before="2" w:line="357" w:lineRule="auto"/>
        <w:ind w:right="112" w:firstLine="566"/>
        <w:jc w:val="both"/>
      </w:pPr>
      <w:r>
        <w:t>However,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case,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manager,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follow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approve decisions that were made programmatically. Both Artificial Intelligence and Machine</w:t>
      </w:r>
      <w:r>
        <w:rPr>
          <w:spacing w:val="-57"/>
        </w:rPr>
        <w:t xml:space="preserve"> </w:t>
      </w:r>
      <w:r>
        <w:t>Learning have been being used for a long time, but it is reaching its peak with Big Data, with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huge</w:t>
      </w:r>
      <w:r>
        <w:rPr>
          <w:spacing w:val="-9"/>
        </w:rPr>
        <w:t xml:space="preserve"> </w:t>
      </w:r>
      <w:r>
        <w:t>amounts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</w:t>
      </w:r>
      <w:r>
        <w:t>ficiently.</w:t>
      </w:r>
      <w:r>
        <w:rPr>
          <w:spacing w:val="10"/>
        </w:rPr>
        <w:t xml:space="preserve"> </w:t>
      </w:r>
      <w:r>
        <w:t>Consequently,</w:t>
      </w:r>
      <w:r>
        <w:rPr>
          <w:spacing w:val="-58"/>
        </w:rPr>
        <w:t xml:space="preserve"> </w:t>
      </w:r>
      <w:r>
        <w:t>it is critically important for the banking industry to rely on and collect more information about</w:t>
      </w:r>
      <w:r>
        <w:rPr>
          <w:spacing w:val="-57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client.</w:t>
      </w:r>
    </w:p>
    <w:p w14:paraId="5AEEDB31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The reason for the development of the financial sector at the moment is its use of Big</w:t>
      </w:r>
      <w:r>
        <w:rPr>
          <w:spacing w:val="1"/>
        </w:rPr>
        <w:t xml:space="preserve"> </w:t>
      </w:r>
      <w:r>
        <w:t>Data, which allows you to provide</w:t>
      </w:r>
      <w:r>
        <w:t xml:space="preserve"> a fully customized service for each client.</w:t>
      </w:r>
      <w:r>
        <w:rPr>
          <w:spacing w:val="1"/>
        </w:rPr>
        <w:t xml:space="preserve"> </w:t>
      </w:r>
      <w:r>
        <w:t>Information is</w:t>
      </w:r>
      <w:r>
        <w:rPr>
          <w:spacing w:val="1"/>
        </w:rPr>
        <w:t xml:space="preserve"> </w:t>
      </w:r>
      <w:r>
        <w:t>21st</w:t>
      </w:r>
      <w:r>
        <w:rPr>
          <w:spacing w:val="-9"/>
        </w:rPr>
        <w:t xml:space="preserve"> </w:t>
      </w:r>
      <w:r>
        <w:t>century</w:t>
      </w:r>
      <w:r>
        <w:rPr>
          <w:spacing w:val="-8"/>
        </w:rPr>
        <w:t xml:space="preserve"> </w:t>
      </w:r>
      <w:r>
        <w:t>gold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requires.</w:t>
      </w:r>
      <w:r>
        <w:rPr>
          <w:spacing w:val="-58"/>
        </w:rPr>
        <w:t xml:space="preserve"> </w:t>
      </w:r>
      <w:r>
        <w:t>One of the priorities for the financial sector now is to collect information about each client to</w:t>
      </w:r>
      <w:r>
        <w:rPr>
          <w:spacing w:val="1"/>
        </w:rPr>
        <w:t xml:space="preserve"> </w:t>
      </w:r>
      <w:r>
        <w:t>improve his experience. The most commonplace example will be the operations at the ATM,</w:t>
      </w:r>
      <w:r>
        <w:rPr>
          <w:spacing w:val="1"/>
        </w:rPr>
        <w:t xml:space="preserve"> </w:t>
      </w:r>
      <w:r>
        <w:t>which the client constantly performs. The goal of the bank is to proce</w:t>
      </w:r>
      <w:r>
        <w:t>ss information received</w:t>
      </w:r>
      <w:r>
        <w:rPr>
          <w:spacing w:val="1"/>
        </w:rPr>
        <w:t xml:space="preserve"> </w:t>
      </w:r>
      <w:r>
        <w:t>about all operations and, on the next visit, immediately carry out the usual operation with one</w:t>
      </w:r>
      <w:r>
        <w:rPr>
          <w:spacing w:val="1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searching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numbers.</w:t>
      </w:r>
    </w:p>
    <w:p w14:paraId="185BDC97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International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Corporation</w:t>
      </w:r>
      <w:r>
        <w:rPr>
          <w:spacing w:val="-5"/>
        </w:rPr>
        <w:t xml:space="preserve"> </w:t>
      </w:r>
      <w:r>
        <w:t>(IDC)</w:t>
      </w:r>
      <w:r>
        <w:rPr>
          <w:spacing w:val="-5"/>
        </w:rPr>
        <w:t xml:space="preserve"> </w:t>
      </w:r>
      <w:r>
        <w:t>forecasts</w:t>
      </w:r>
      <w:r>
        <w:rPr>
          <w:spacing w:val="-4"/>
        </w:rPr>
        <w:t xml:space="preserve"> </w:t>
      </w:r>
      <w:r>
        <w:t>Big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Analytics</w:t>
      </w:r>
      <w:r>
        <w:rPr>
          <w:spacing w:val="-5"/>
        </w:rPr>
        <w:t xml:space="preserve"> </w:t>
      </w:r>
      <w:r>
        <w:t>profit</w:t>
      </w:r>
      <w:r>
        <w:rPr>
          <w:spacing w:val="-58"/>
        </w:rPr>
        <w:t xml:space="preserve"> </w:t>
      </w:r>
      <w:r>
        <w:t>growth t</w:t>
      </w:r>
      <w:r>
        <w:t>o $274 billion dollars by 2022 (against $149 billion in 2017).</w:t>
      </w:r>
      <w:r>
        <w:rPr>
          <w:spacing w:val="1"/>
        </w:rPr>
        <w:t xml:space="preserve"> </w:t>
      </w:r>
      <w:r>
        <w:t>The largest amount of</w:t>
      </w:r>
      <w:r>
        <w:rPr>
          <w:spacing w:val="1"/>
        </w:rPr>
        <w:t xml:space="preserve"> </w:t>
      </w:r>
      <w:r>
        <w:t>investment</w:t>
      </w:r>
      <w:r>
        <w:rPr>
          <w:spacing w:val="-8"/>
        </w:rPr>
        <w:t xml:space="preserve"> </w:t>
      </w:r>
      <w:r>
        <w:t>goes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startups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subscription</w:t>
      </w:r>
      <w:r>
        <w:rPr>
          <w:spacing w:val="-8"/>
        </w:rPr>
        <w:t xml:space="preserve"> </w:t>
      </w:r>
      <w:r>
        <w:t>sys-</w:t>
      </w:r>
      <w:r>
        <w:rPr>
          <w:spacing w:val="-57"/>
        </w:rPr>
        <w:t xml:space="preserve"> </w:t>
      </w:r>
      <w:proofErr w:type="spellStart"/>
      <w:r>
        <w:t>tem</w:t>
      </w:r>
      <w:proofErr w:type="spellEnd"/>
      <w:r>
        <w:t>.</w:t>
      </w:r>
      <w:r>
        <w:rPr>
          <w:spacing w:val="10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startups</w:t>
      </w:r>
      <w:r>
        <w:rPr>
          <w:spacing w:val="-7"/>
        </w:rPr>
        <w:t xml:space="preserve"> </w:t>
      </w:r>
      <w:r>
        <w:t>combine</w:t>
      </w:r>
      <w:r>
        <w:rPr>
          <w:spacing w:val="-8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Artificial</w:t>
      </w:r>
      <w:r>
        <w:rPr>
          <w:spacing w:val="-9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area.</w:t>
      </w:r>
    </w:p>
    <w:p w14:paraId="172A5504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Information obtained using Big Data can be used to:</w:t>
      </w:r>
      <w:r>
        <w:rPr>
          <w:spacing w:val="1"/>
        </w:rPr>
        <w:t xml:space="preserve"> </w:t>
      </w:r>
      <w:r>
        <w:t>Creation and functioning of the</w:t>
      </w:r>
      <w:r>
        <w:rPr>
          <w:spacing w:val="1"/>
        </w:rPr>
        <w:t xml:space="preserve"> </w:t>
      </w:r>
      <w:r>
        <w:rPr>
          <w:w w:val="95"/>
        </w:rPr>
        <w:t>engine, which determines the optimal place for opening physical banks.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financial </w:t>
      </w:r>
      <w:r>
        <w:rPr>
          <w:w w:val="95"/>
        </w:rPr>
        <w:t>institution</w:t>
      </w:r>
      <w:r>
        <w:rPr>
          <w:spacing w:val="1"/>
          <w:w w:val="95"/>
        </w:rPr>
        <w:t xml:space="preserve"> </w:t>
      </w:r>
      <w:r>
        <w:rPr>
          <w:w w:val="95"/>
        </w:rPr>
        <w:t>collects information about the most visited areas of the city, the time of visiting these areas, stores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customers</w:t>
      </w:r>
      <w:r>
        <w:rPr>
          <w:spacing w:val="3"/>
        </w:rPr>
        <w:t xml:space="preserve"> </w:t>
      </w:r>
      <w:r>
        <w:t>go,</w:t>
      </w:r>
      <w:r>
        <w:rPr>
          <w:spacing w:val="4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largest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least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customers.</w:t>
      </w:r>
      <w:r>
        <w:rPr>
          <w:spacing w:val="3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data</w:t>
      </w:r>
    </w:p>
    <w:p w14:paraId="4E0C2ADB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43D4FA6F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and analytics, you can determine the most profitable and visited place to open a bank or any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institution.</w:t>
      </w:r>
    </w:p>
    <w:p w14:paraId="5C985D39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Risk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fraud</w:t>
      </w:r>
      <w:r>
        <w:rPr>
          <w:spacing w:val="-8"/>
        </w:rPr>
        <w:t xml:space="preserve"> </w:t>
      </w:r>
      <w:r>
        <w:t>prevention,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hottest</w:t>
      </w:r>
      <w:r>
        <w:rPr>
          <w:spacing w:val="-8"/>
        </w:rPr>
        <w:t xml:space="preserve"> </w:t>
      </w:r>
      <w:r>
        <w:t>topics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banks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mo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ment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addr</w:t>
      </w:r>
      <w:r>
        <w:t>essed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technologies,</w:t>
      </w:r>
      <w:r>
        <w:rPr>
          <w:spacing w:val="-58"/>
        </w:rPr>
        <w:t xml:space="preserve"> </w:t>
      </w:r>
      <w:r>
        <w:rPr>
          <w:w w:val="95"/>
        </w:rPr>
        <w:t>Machine Learning and Big Data.</w:t>
      </w:r>
      <w:r>
        <w:rPr>
          <w:spacing w:val="1"/>
          <w:w w:val="95"/>
        </w:rPr>
        <w:t xml:space="preserve"> </w:t>
      </w:r>
      <w:r>
        <w:rPr>
          <w:w w:val="95"/>
        </w:rPr>
        <w:t>Banks calculate all possible options for risks and fraudsters and</w:t>
      </w:r>
      <w:r>
        <w:rPr>
          <w:spacing w:val="1"/>
          <w:w w:val="95"/>
        </w:rPr>
        <w:t xml:space="preserve"> </w:t>
      </w:r>
      <w:r>
        <w:t>discard them at the first suspicion. Extension of customer base interest in the bank’s services:</w:t>
      </w:r>
      <w:r>
        <w:rPr>
          <w:spacing w:val="1"/>
        </w:rPr>
        <w:t xml:space="preserve"> </w:t>
      </w:r>
      <w:r>
        <w:t>In addition to access to data on economic activity, the bank may also receive extraneous data,</w:t>
      </w:r>
      <w:r>
        <w:rPr>
          <w:spacing w:val="1"/>
        </w:rPr>
        <w:t xml:space="preserve"> </w:t>
      </w:r>
      <w:r>
        <w:t>such as data from social networks or online behavior, to add thi</w:t>
      </w:r>
      <w:r>
        <w:t>s information to the ecosystem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surrounds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customer.</w:t>
      </w:r>
    </w:p>
    <w:p w14:paraId="5C3D38EF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By analyzing this information, which is located in Big Data, the bank discovers many</w:t>
      </w:r>
      <w:r>
        <w:rPr>
          <w:spacing w:val="1"/>
        </w:rPr>
        <w:t xml:space="preserve"> </w:t>
      </w:r>
      <w:r>
        <w:t>new opportunities. For example, if a user discusses the possibility of buying a new car in the</w:t>
      </w:r>
      <w:r>
        <w:rPr>
          <w:spacing w:val="1"/>
        </w:rPr>
        <w:t xml:space="preserve"> </w:t>
      </w:r>
      <w:r>
        <w:t>comments,</w:t>
      </w:r>
      <w:r>
        <w:rPr>
          <w:spacing w:val="-13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t</w:t>
      </w:r>
      <w:r>
        <w:t>he</w:t>
      </w:r>
      <w:r>
        <w:rPr>
          <w:spacing w:val="-14"/>
        </w:rPr>
        <w:t xml:space="preserve"> </w:t>
      </w:r>
      <w:r>
        <w:t>bank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loan</w:t>
      </w:r>
      <w:r>
        <w:rPr>
          <w:spacing w:val="-14"/>
        </w:rPr>
        <w:t xml:space="preserve"> </w:t>
      </w:r>
      <w:r>
        <w:t>offers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dreaming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instantly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e-mail.</w:t>
      </w:r>
    </w:p>
    <w:p w14:paraId="33BE11E0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Clients</w:t>
      </w:r>
      <w:r>
        <w:rPr>
          <w:spacing w:val="-14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comfortable</w:t>
      </w:r>
      <w:r>
        <w:rPr>
          <w:spacing w:val="-14"/>
        </w:rPr>
        <w:t xml:space="preserve"> </w:t>
      </w:r>
      <w:r>
        <w:t>channels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day,</w:t>
      </w:r>
      <w:r>
        <w:rPr>
          <w:spacing w:val="-58"/>
        </w:rPr>
        <w:t xml:space="preserve"> </w:t>
      </w:r>
      <w:r>
        <w:t>such as social media, email, or instant messengers.</w:t>
      </w:r>
      <w:r>
        <w:rPr>
          <w:spacing w:val="1"/>
        </w:rPr>
        <w:t xml:space="preserve"> </w:t>
      </w:r>
      <w:r>
        <w:t>The bank should determine the priority</w:t>
      </w:r>
      <w:r>
        <w:rPr>
          <w:spacing w:val="1"/>
        </w:rPr>
        <w:t xml:space="preserve"> </w:t>
      </w:r>
      <w:r>
        <w:t>channel of communications for certain group of clients and send all notifications, new offers</w:t>
      </w:r>
      <w:r>
        <w:rPr>
          <w:spacing w:val="1"/>
        </w:rPr>
        <w:t xml:space="preserve"> </w:t>
      </w:r>
      <w:r>
        <w:t>and contact through them.   This will allow the client to feel that the</w:t>
      </w:r>
      <w:r>
        <w:t xml:space="preserve"> bank is much closer to</w:t>
      </w:r>
      <w:r>
        <w:rPr>
          <w:spacing w:val="1"/>
        </w:rPr>
        <w:t xml:space="preserve"> </w:t>
      </w:r>
      <w:r>
        <w:t>him and more service-friendly. At the same time it will allow the bank to spend less on other</w:t>
      </w:r>
      <w:r>
        <w:rPr>
          <w:spacing w:val="1"/>
        </w:rPr>
        <w:t xml:space="preserve"> </w:t>
      </w:r>
      <w:r>
        <w:t>channels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communication.</w:t>
      </w:r>
      <w:r>
        <w:rPr>
          <w:spacing w:val="13"/>
        </w:rPr>
        <w:t xml:space="preserve"> </w:t>
      </w:r>
      <w:r>
        <w:t>Moreover,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determining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plans</w:t>
      </w:r>
      <w:r>
        <w:rPr>
          <w:spacing w:val="-58"/>
        </w:rPr>
        <w:t xml:space="preserve"> </w:t>
      </w:r>
      <w:r>
        <w:t>to change the financial institution by analyz</w:t>
      </w:r>
      <w:r>
        <w:t>ing internal and external data about the client. For</w:t>
      </w:r>
      <w:r>
        <w:rPr>
          <w:spacing w:val="1"/>
        </w:rPr>
        <w:t xml:space="preserve"> </w:t>
      </w:r>
      <w:r>
        <w:t>example, if a client has not visited physical branches of a bank for a long time, does not visit a</w:t>
      </w:r>
      <w:r>
        <w:rPr>
          <w:spacing w:val="-57"/>
        </w:rPr>
        <w:t xml:space="preserve"> </w:t>
      </w:r>
      <w:r>
        <w:t>website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subscribed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updates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banks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services,</w:t>
      </w:r>
      <w:r>
        <w:rPr>
          <w:spacing w:val="-11"/>
        </w:rPr>
        <w:t xml:space="preserve"> </w:t>
      </w:r>
      <w:r>
        <w:t>networks,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chance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</w:t>
      </w:r>
      <w:r>
        <w:t>e</w:t>
      </w:r>
      <w:r>
        <w:rPr>
          <w:spacing w:val="-1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predetermined.</w:t>
      </w:r>
    </w:p>
    <w:p w14:paraId="1DC08B2E" w14:textId="77777777" w:rsidR="00DE70B6" w:rsidRDefault="00603B20">
      <w:pPr>
        <w:pStyle w:val="BodyText"/>
        <w:spacing w:before="5" w:line="357" w:lineRule="auto"/>
        <w:ind w:right="114" w:firstLine="566"/>
        <w:jc w:val="both"/>
      </w:pPr>
      <w:r>
        <w:t>At such moment, it is important for the bank to promote to the client by recommending</w:t>
      </w:r>
      <w:r>
        <w:rPr>
          <w:spacing w:val="1"/>
        </w:rPr>
        <w:t xml:space="preserve"> </w:t>
      </w:r>
      <w:r>
        <w:rPr>
          <w:w w:val="95"/>
        </w:rPr>
        <w:t>products or offers that the client is longing for at the moment. One of the main problems of using</w:t>
      </w:r>
      <w:r>
        <w:rPr>
          <w:spacing w:val="1"/>
          <w:w w:val="95"/>
        </w:rPr>
        <w:t xml:space="preserve"> </w:t>
      </w:r>
      <w:r>
        <w:t>Big Data, oddly enough, is the issue of ethical use of results, customers should feel a sense of</w:t>
      </w:r>
      <w:r>
        <w:rPr>
          <w:spacing w:val="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bank.</w:t>
      </w:r>
    </w:p>
    <w:p w14:paraId="7EA81E27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The best option for using Big Data technology will be its use in the internal processes of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institution,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1299B216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 xml:space="preserve">This is achieved with a few steps, the first of which identifies the needs of certain </w:t>
      </w:r>
      <w:proofErr w:type="spellStart"/>
      <w:r>
        <w:t>cus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tomers</w:t>
      </w:r>
      <w:proofErr w:type="spellEnd"/>
      <w:r>
        <w:t xml:space="preserve">, and the next step masks these needs for mass mailing or possible communication </w:t>
      </w:r>
      <w:proofErr w:type="spellStart"/>
      <w:r>
        <w:t>sce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narios</w:t>
      </w:r>
      <w:proofErr w:type="spellEnd"/>
      <w:r>
        <w:t>,</w:t>
      </w:r>
      <w:r>
        <w:rPr>
          <w:spacing w:val="-2"/>
        </w:rPr>
        <w:t xml:space="preserve"> </w:t>
      </w:r>
      <w:r>
        <w:t>adjusting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database.</w:t>
      </w:r>
    </w:p>
    <w:p w14:paraId="2D51A978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This</w:t>
      </w:r>
      <w:r>
        <w:rPr>
          <w:spacing w:val="-12"/>
        </w:rPr>
        <w:t xml:space="preserve"> </w:t>
      </w:r>
      <w:r>
        <w:t>thesis</w:t>
      </w:r>
      <w:r>
        <w:rPr>
          <w:spacing w:val="-11"/>
        </w:rPr>
        <w:t xml:space="preserve"> </w:t>
      </w:r>
      <w:r>
        <w:t>analyzes</w:t>
      </w:r>
      <w:r>
        <w:rPr>
          <w:spacing w:val="-12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banking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respect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Banking</w:t>
      </w:r>
      <w:r>
        <w:rPr>
          <w:spacing w:val="-12"/>
        </w:rPr>
        <w:t xml:space="preserve"> </w:t>
      </w:r>
      <w:proofErr w:type="spellStart"/>
      <w:r>
        <w:t>initatives</w:t>
      </w:r>
      <w:proofErr w:type="spellEnd"/>
      <w:r>
        <w:rPr>
          <w:spacing w:val="-58"/>
        </w:rPr>
        <w:t xml:space="preserve"> </w:t>
      </w:r>
      <w:r>
        <w:t>and PSD2.</w:t>
      </w:r>
      <w:r>
        <w:rPr>
          <w:spacing w:val="29"/>
        </w:rPr>
        <w:t xml:space="preserve"> </w:t>
      </w:r>
      <w:r>
        <w:t>Next,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analyzes Artificial</w:t>
      </w:r>
      <w:r>
        <w:rPr>
          <w:spacing w:val="1"/>
        </w:rPr>
        <w:t xml:space="preserve"> </w:t>
      </w:r>
      <w:r>
        <w:t>Intelligence</w:t>
      </w:r>
      <w:r>
        <w:rPr>
          <w:spacing w:val="2"/>
        </w:rPr>
        <w:t xml:space="preserve"> </w:t>
      </w:r>
      <w:r>
        <w:t>application in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</w:p>
    <w:p w14:paraId="30DF3244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D983417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history. Considering the Conversational Banking trend and dialog-based communication need,</w:t>
      </w:r>
      <w:r>
        <w:rPr>
          <w:spacing w:val="-57"/>
        </w:rPr>
        <w:t xml:space="preserve"> </w:t>
      </w:r>
      <w:r>
        <w:t>author</w:t>
      </w:r>
      <w:r>
        <w:rPr>
          <w:spacing w:val="-4"/>
        </w:rPr>
        <w:t xml:space="preserve"> </w:t>
      </w:r>
      <w:r>
        <w:t>investigates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conversational</w:t>
      </w:r>
      <w:r>
        <w:rPr>
          <w:spacing w:val="-4"/>
        </w:rPr>
        <w:t xml:space="preserve"> </w:t>
      </w:r>
      <w:r>
        <w:t>banking,</w:t>
      </w:r>
      <w:r>
        <w:rPr>
          <w:spacing w:val="-4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textual</w:t>
      </w:r>
      <w:r>
        <w:rPr>
          <w:spacing w:val="-4"/>
        </w:rPr>
        <w:t xml:space="preserve"> </w:t>
      </w:r>
      <w:r>
        <w:t>chat-</w:t>
      </w:r>
      <w:r>
        <w:rPr>
          <w:spacing w:val="-58"/>
        </w:rPr>
        <w:t xml:space="preserve"> </w:t>
      </w:r>
      <w:r>
        <w:t>bots.</w:t>
      </w:r>
      <w:r>
        <w:rPr>
          <w:spacing w:val="1"/>
        </w:rPr>
        <w:t xml:space="preserve"> </w:t>
      </w:r>
      <w:r>
        <w:t>Consequently, author proposes a front-office development strategy based on mentioned</w:t>
      </w:r>
      <w:r>
        <w:rPr>
          <w:spacing w:val="1"/>
        </w:rPr>
        <w:t xml:space="preserve"> </w:t>
      </w:r>
      <w:r>
        <w:t>trends in a form of a chat-bot based on Artificial Intelligence, Machine Learning and Natural</w:t>
      </w:r>
      <w:r>
        <w:rPr>
          <w:spacing w:val="1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Programming.</w:t>
      </w:r>
      <w:r>
        <w:rPr>
          <w:spacing w:val="10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statistics,</w:t>
      </w:r>
      <w:r>
        <w:rPr>
          <w:spacing w:val="-11"/>
        </w:rPr>
        <w:t xml:space="preserve"> </w:t>
      </w:r>
      <w:r>
        <w:t>author</w:t>
      </w:r>
      <w:r>
        <w:rPr>
          <w:spacing w:val="-12"/>
        </w:rPr>
        <w:t xml:space="preserve"> </w:t>
      </w:r>
      <w:r>
        <w:t>proposes</w:t>
      </w:r>
      <w:r>
        <w:rPr>
          <w:spacing w:val="-12"/>
        </w:rPr>
        <w:t xml:space="preserve"> </w:t>
      </w:r>
      <w:r>
        <w:t>ways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achieving</w:t>
      </w:r>
      <w:r>
        <w:rPr>
          <w:spacing w:val="-12"/>
        </w:rPr>
        <w:t xml:space="preserve"> </w:t>
      </w:r>
      <w:proofErr w:type="spellStart"/>
      <w:r>
        <w:t>strat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egy</w:t>
      </w:r>
      <w:proofErr w:type="spellEnd"/>
      <w:r>
        <w:rPr>
          <w:spacing w:val="-2"/>
        </w:rPr>
        <w:t xml:space="preserve"> </w:t>
      </w:r>
      <w:r>
        <w:t>targets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accordance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conditions.</w:t>
      </w:r>
      <w:commentRangeEnd w:id="385"/>
      <w:r w:rsidR="00E510BA">
        <w:rPr>
          <w:rStyle w:val="CommentReference"/>
        </w:rPr>
        <w:commentReference w:id="385"/>
      </w:r>
    </w:p>
    <w:p w14:paraId="53134AF1" w14:textId="552E01F8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The aim of the thesis is to research current state of industry, regulations and technology</w:t>
      </w:r>
      <w:r>
        <w:rPr>
          <w:spacing w:val="1"/>
        </w:rPr>
        <w:t xml:space="preserve"> </w:t>
      </w:r>
      <w:r>
        <w:t>in order to examine requirements for a Chat-bot solution with Artificial Intelligence in a Com</w:t>
      </w:r>
      <w:del w:id="386" w:author="Krzysztof SPIRZEWSKI" w:date="2021-10-09T18:19:00Z">
        <w:r w:rsidDel="00E510BA">
          <w:delText>-</w:delText>
        </w:r>
        <w:r w:rsidDel="00E510BA">
          <w:rPr>
            <w:spacing w:val="-57"/>
          </w:rPr>
          <w:delText xml:space="preserve"> </w:delText>
        </w:r>
      </w:del>
      <w:r>
        <w:t>mercial</w:t>
      </w:r>
      <w:r>
        <w:rPr>
          <w:spacing w:val="-4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usefulness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cur</w:t>
      </w:r>
      <w:r>
        <w:t>rent</w:t>
      </w:r>
      <w:r>
        <w:rPr>
          <w:spacing w:val="-3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state.</w:t>
      </w:r>
    </w:p>
    <w:p w14:paraId="262EF1AB" w14:textId="568836C7" w:rsidR="00DE70B6" w:rsidDel="006B231A" w:rsidRDefault="00603B20" w:rsidP="006B231A">
      <w:pPr>
        <w:pStyle w:val="BodyText"/>
        <w:spacing w:before="1" w:line="357" w:lineRule="auto"/>
        <w:ind w:right="113" w:firstLine="566"/>
        <w:jc w:val="both"/>
        <w:rPr>
          <w:del w:id="387" w:author="Krzysztof SPIRZEWSKI" w:date="2021-10-09T18:21:00Z"/>
        </w:rPr>
        <w:pPrChange w:id="388" w:author="Krzysztof SPIRZEWSKI" w:date="2021-10-09T18:21:00Z">
          <w:pPr>
            <w:pStyle w:val="BodyText"/>
            <w:spacing w:before="2" w:line="357" w:lineRule="auto"/>
            <w:ind w:right="115" w:firstLine="566"/>
            <w:jc w:val="both"/>
          </w:pPr>
        </w:pPrChange>
      </w:pPr>
      <w:r>
        <w:t>The main hypothesis is: Commercial Banking clients are ready for Automated Front Of</w:t>
      </w:r>
      <w:del w:id="389" w:author="Krzysztof SPIRZEWSKI" w:date="2021-10-09T18:19:00Z">
        <w:r w:rsidDel="00E510BA">
          <w:delText>-</w:delText>
        </w:r>
        <w:r w:rsidDel="00E510BA">
          <w:rPr>
            <w:spacing w:val="-57"/>
          </w:rPr>
          <w:delText xml:space="preserve"> </w:delText>
        </w:r>
      </w:del>
      <w:r>
        <w:t>fices in a form of Chat-bot</w:t>
      </w:r>
      <w:del w:id="390" w:author="Krzysztof SPIRZEWSKI" w:date="2021-10-09T18:21:00Z">
        <w:r w:rsidDel="006B231A">
          <w:delText xml:space="preserve"> with Artificial Intelligence and will </w:delText>
        </w:r>
      </w:del>
      <w:del w:id="391" w:author="Krzysztof SPIRZEWSKI" w:date="2021-10-09T18:19:00Z">
        <w:r w:rsidDel="00E510BA">
          <w:delText>positevely</w:delText>
        </w:r>
      </w:del>
      <w:del w:id="392" w:author="Krzysztof SPIRZEWSKI" w:date="2021-10-09T18:21:00Z">
        <w:r w:rsidDel="006B231A">
          <w:delText xml:space="preserve"> react to its injection</w:delText>
        </w:r>
        <w:r w:rsidDel="006B231A">
          <w:rPr>
            <w:spacing w:val="1"/>
          </w:rPr>
          <w:delText xml:space="preserve"> </w:delText>
        </w:r>
        <w:r w:rsidDel="006B231A">
          <w:delText>into</w:delText>
        </w:r>
        <w:r w:rsidDel="006B231A">
          <w:rPr>
            <w:spacing w:val="-2"/>
          </w:rPr>
          <w:delText xml:space="preserve"> </w:delText>
        </w:r>
        <w:r w:rsidDel="006B231A">
          <w:delText>banking</w:delText>
        </w:r>
        <w:r w:rsidDel="006B231A">
          <w:rPr>
            <w:spacing w:val="-1"/>
          </w:rPr>
          <w:delText xml:space="preserve"> </w:delText>
        </w:r>
      </w:del>
      <w:del w:id="393" w:author="Krzysztof SPIRZEWSKI" w:date="2021-10-09T18:19:00Z">
        <w:r w:rsidDel="00E510BA">
          <w:delText>infrastracture</w:delText>
        </w:r>
      </w:del>
      <w:r>
        <w:t>.</w:t>
      </w:r>
      <w:ins w:id="394" w:author="Krzysztof SPIRZEWSKI" w:date="2021-10-09T18:21:00Z">
        <w:r w:rsidR="006B231A">
          <w:t xml:space="preserve"> </w:t>
        </w:r>
      </w:ins>
    </w:p>
    <w:p w14:paraId="06D93E7E" w14:textId="2047321C" w:rsidR="006B231A" w:rsidRP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395" w:author="Krzysztof SPIRZEWSKI" w:date="2021-10-09T18:20:00Z"/>
          <w:rPrChange w:id="396" w:author="Krzysztof SPIRZEWSKI" w:date="2021-10-09T18:21:00Z">
            <w:rPr>
              <w:ins w:id="397" w:author="Krzysztof SPIRZEWSKI" w:date="2021-10-09T18:20:00Z"/>
              <w:rStyle w:val="apple-tab-span"/>
              <w:color w:val="0E101A"/>
              <w:shd w:val="clear" w:color="auto" w:fill="FFFFFF"/>
            </w:rPr>
          </w:rPrChange>
        </w:rPr>
        <w:pPrChange w:id="398" w:author="Krzysztof SPIRZEWSKI" w:date="2021-10-09T18:21:00Z">
          <w:pPr>
            <w:pStyle w:val="NormalWeb"/>
            <w:spacing w:before="0" w:beforeAutospacing="0" w:after="0" w:afterAutospacing="0" w:line="360" w:lineRule="auto"/>
            <w:jc w:val="both"/>
          </w:pPr>
        </w:pPrChange>
      </w:pPr>
      <w:ins w:id="399" w:author="Krzysztof SPIRZEWSKI" w:date="2021-10-09T18:20:00Z">
        <w:r w:rsidRPr="006B231A">
          <w:rPr>
            <w:rPrChange w:id="400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 xml:space="preserve">To proof this thesis the descriptive method and </w:t>
        </w:r>
      </w:ins>
      <w:ins w:id="401" w:author="Krzysztof SPIRZEWSKI" w:date="2021-10-09T18:22:00Z">
        <w:r>
          <w:t xml:space="preserve">survey </w:t>
        </w:r>
      </w:ins>
      <w:ins w:id="402" w:author="Krzysztof SPIRZEWSKI" w:date="2021-10-09T18:20:00Z">
        <w:r w:rsidRPr="006B231A">
          <w:rPr>
            <w:rPrChange w:id="403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 xml:space="preserve">will be used. </w:t>
        </w:r>
      </w:ins>
    </w:p>
    <w:p w14:paraId="573F2A15" w14:textId="69CDADCF" w:rsidR="006B231A" w:rsidRP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04" w:author="Krzysztof SPIRZEWSKI" w:date="2021-10-09T18:20:00Z"/>
          <w:rPrChange w:id="405" w:author="Krzysztof SPIRZEWSKI" w:date="2021-10-09T18:21:00Z">
            <w:rPr>
              <w:ins w:id="406" w:author="Krzysztof SPIRZEWSKI" w:date="2021-10-09T18:20:00Z"/>
              <w:color w:val="0E101A"/>
              <w:shd w:val="clear" w:color="auto" w:fill="FFFFFF"/>
            </w:rPr>
          </w:rPrChange>
        </w:rPr>
        <w:pPrChange w:id="407" w:author="Krzysztof SPIRZEWSKI" w:date="2021-10-09T18:23:00Z">
          <w:pPr>
            <w:pStyle w:val="NormalWeb"/>
            <w:spacing w:before="0" w:beforeAutospacing="0" w:after="0" w:afterAutospacing="0" w:line="360" w:lineRule="auto"/>
            <w:jc w:val="both"/>
          </w:pPr>
        </w:pPrChange>
      </w:pPr>
      <w:ins w:id="408" w:author="Krzysztof SPIRZEWSKI" w:date="2021-10-09T18:20:00Z">
        <w:r w:rsidRPr="006B231A">
          <w:rPr>
            <w:rPrChange w:id="409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ab/>
          <w:t xml:space="preserve">The main literature used are scientific papers that verify </w:t>
        </w:r>
      </w:ins>
      <w:ins w:id="410" w:author="Krzysztof SPIRZEWSKI" w:date="2021-10-09T18:23:00Z">
        <w:r>
          <w:t>functionality of commercial banking</w:t>
        </w:r>
      </w:ins>
      <w:ins w:id="411" w:author="Krzysztof SPIRZEWSKI" w:date="2021-10-09T18:20:00Z">
        <w:r w:rsidRPr="006B231A">
          <w:rPr>
            <w:rPrChange w:id="412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>. The one which is base one is paper “</w:t>
        </w:r>
      </w:ins>
      <w:ins w:id="413" w:author="Krzysztof SPIRZEWSKI" w:date="2021-10-09T18:23:00Z">
        <w:r>
          <w:t>……………..</w:t>
        </w:r>
      </w:ins>
      <w:ins w:id="414" w:author="Krzysztof SPIRZEWSKI" w:date="2021-10-09T18:20:00Z">
        <w:r>
          <w:t xml:space="preserve">” </w:t>
        </w:r>
      </w:ins>
      <w:ins w:id="415" w:author="Krzysztof SPIRZEWSKI" w:date="2021-10-09T18:23:00Z">
        <w:r>
          <w:t xml:space="preserve">written </w:t>
        </w:r>
      </w:ins>
      <w:ins w:id="416" w:author="Krzysztof SPIRZEWSKI" w:date="2021-10-09T18:20:00Z">
        <w:r>
          <w:t xml:space="preserve">by </w:t>
        </w:r>
      </w:ins>
      <w:ins w:id="417" w:author="Krzysztof SPIRZEWSKI" w:date="2021-10-09T18:23:00Z">
        <w:r>
          <w:t>…………..</w:t>
        </w:r>
      </w:ins>
      <w:ins w:id="418" w:author="Krzysztof SPIRZEWSKI" w:date="2021-10-09T18:20:00Z">
        <w:r>
          <w:t>.</w:t>
        </w:r>
      </w:ins>
      <w:ins w:id="419" w:author="Krzysztof SPIRZEWSKI" w:date="2021-10-09T18:24:00Z">
        <w:r>
          <w:t xml:space="preserve">. </w:t>
        </w:r>
        <w:r w:rsidRPr="006B231A">
          <w:rPr>
            <w:highlight w:val="yellow"/>
            <w:rPrChange w:id="420" w:author="Krzysztof SPIRZEWSKI" w:date="2021-10-09T18:24:00Z">
              <w:rPr/>
            </w:rPrChange>
          </w:rPr>
          <w:t>This book (articles)</w:t>
        </w:r>
        <w:r>
          <w:t xml:space="preserve"> is about ……………</w:t>
        </w:r>
      </w:ins>
      <w:ins w:id="421" w:author="Krzysztof SPIRZEWSKI" w:date="2021-10-09T18:20:00Z">
        <w:r w:rsidRPr="006B231A">
          <w:rPr>
            <w:rPrChange w:id="422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>. Rest of used literature covers theoretical concepts that influence</w:t>
        </w:r>
      </w:ins>
      <w:ins w:id="423" w:author="Krzysztof SPIRZEWSKI" w:date="2021-10-09T18:24:00Z">
        <w:r>
          <w:t xml:space="preserve"> organization of front office</w:t>
        </w:r>
      </w:ins>
      <w:ins w:id="424" w:author="Krzysztof SPIRZEWSKI" w:date="2021-10-09T18:20:00Z">
        <w:r w:rsidRPr="006B231A">
          <w:rPr>
            <w:rPrChange w:id="425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>.</w:t>
        </w:r>
      </w:ins>
    </w:p>
    <w:p w14:paraId="2D3E5E51" w14:textId="1FCBBA4F" w:rsidR="006B231A" w:rsidRP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26" w:author="Krzysztof SPIRZEWSKI" w:date="2021-10-09T18:20:00Z"/>
          <w:rPrChange w:id="427" w:author="Krzysztof SPIRZEWSKI" w:date="2021-10-09T18:21:00Z">
            <w:rPr>
              <w:ins w:id="428" w:author="Krzysztof SPIRZEWSKI" w:date="2021-10-09T18:20:00Z"/>
              <w:rStyle w:val="apple-tab-span"/>
              <w:color w:val="0E101A"/>
              <w:shd w:val="clear" w:color="auto" w:fill="FFFFFF"/>
            </w:rPr>
          </w:rPrChange>
        </w:rPr>
        <w:pPrChange w:id="429" w:author="Krzysztof SPIRZEWSKI" w:date="2021-10-09T18:21:00Z">
          <w:pPr>
            <w:pStyle w:val="NormalWeb"/>
            <w:spacing w:before="0" w:beforeAutospacing="0" w:after="0" w:afterAutospacing="0" w:line="360" w:lineRule="auto"/>
            <w:jc w:val="both"/>
          </w:pPr>
        </w:pPrChange>
      </w:pPr>
      <w:ins w:id="430" w:author="Krzysztof SPIRZEWSKI" w:date="2021-10-09T18:20:00Z">
        <w:r w:rsidRPr="006B231A">
          <w:rPr>
            <w:rPrChange w:id="431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ab/>
          <w:t>Chapter I is devoted to a</w:t>
        </w:r>
      </w:ins>
      <w:ins w:id="432" w:author="Krzysztof SPIRZEWSKI" w:date="2021-10-09T18:25:00Z">
        <w:r>
          <w:t>………………</w:t>
        </w:r>
      </w:ins>
      <w:ins w:id="433" w:author="Krzysztof SPIRZEWSKI" w:date="2021-10-09T18:20:00Z">
        <w:r w:rsidRPr="006B231A">
          <w:rPr>
            <w:rPrChange w:id="434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>.</w:t>
        </w:r>
      </w:ins>
    </w:p>
    <w:p w14:paraId="4CB5187A" w14:textId="5CAAFDDA" w:rsidR="006B231A" w:rsidRP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35" w:author="Krzysztof SPIRZEWSKI" w:date="2021-10-09T18:20:00Z"/>
          <w:rPrChange w:id="436" w:author="Krzysztof SPIRZEWSKI" w:date="2021-10-09T18:21:00Z">
            <w:rPr>
              <w:ins w:id="437" w:author="Krzysztof SPIRZEWSKI" w:date="2021-10-09T18:20:00Z"/>
              <w:i/>
              <w:iCs/>
              <w:color w:val="0E101A"/>
              <w:shd w:val="clear" w:color="auto" w:fill="FFFFFF"/>
            </w:rPr>
          </w:rPrChange>
        </w:rPr>
        <w:pPrChange w:id="438" w:author="Krzysztof SPIRZEWSKI" w:date="2021-10-09T18:21:00Z">
          <w:pPr>
            <w:pStyle w:val="NormalWeb"/>
            <w:spacing w:before="0" w:beforeAutospacing="0" w:after="0" w:afterAutospacing="0" w:line="360" w:lineRule="auto"/>
            <w:jc w:val="both"/>
          </w:pPr>
        </w:pPrChange>
      </w:pPr>
      <w:ins w:id="439" w:author="Krzysztof SPIRZEWSKI" w:date="2021-10-09T18:20:00Z">
        <w:r w:rsidRPr="006B231A">
          <w:rPr>
            <w:rPrChange w:id="440" w:author="Krzysztof SPIRZEWSKI" w:date="2021-10-09T18:21:00Z">
              <w:rPr>
                <w:rStyle w:val="apple-tab-span"/>
                <w:color w:val="0E101A"/>
                <w:shd w:val="clear" w:color="auto" w:fill="FFFFFF"/>
              </w:rPr>
            </w:rPrChange>
          </w:rPr>
          <w:tab/>
          <w:t>In</w:t>
        </w:r>
        <w:r w:rsidRPr="006B231A">
          <w:rPr>
            <w:rPrChange w:id="441" w:author="Krzysztof SPIRZEWSKI" w:date="2021-10-09T18:21:00Z">
              <w:rPr>
                <w:color w:val="0E101A"/>
                <w:shd w:val="clear" w:color="auto" w:fill="FFFFFF"/>
              </w:rPr>
            </w:rPrChange>
          </w:rPr>
          <w:t xml:space="preserve"> chapter II </w:t>
        </w:r>
      </w:ins>
      <w:ins w:id="442" w:author="Krzysztof SPIRZEWSKI" w:date="2021-10-09T18:25:00Z">
        <w:r>
          <w:t xml:space="preserve"> ……………….</w:t>
        </w:r>
      </w:ins>
      <w:ins w:id="443" w:author="Krzysztof SPIRZEWSKI" w:date="2021-10-09T18:20:00Z">
        <w:r w:rsidRPr="006B231A">
          <w:rPr>
            <w:rPrChange w:id="444" w:author="Krzysztof SPIRZEWSKI" w:date="2021-10-09T18:21:00Z">
              <w:rPr>
                <w:color w:val="0E101A"/>
                <w:shd w:val="clear" w:color="auto" w:fill="FFFFFF"/>
              </w:rPr>
            </w:rPrChange>
          </w:rPr>
          <w:t>.</w:t>
        </w:r>
      </w:ins>
    </w:p>
    <w:p w14:paraId="1B2DC9ED" w14:textId="77777777" w:rsid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45" w:author="Krzysztof SPIRZEWSKI" w:date="2021-10-09T18:25:00Z"/>
        </w:rPr>
      </w:pPr>
      <w:ins w:id="446" w:author="Krzysztof SPIRZEWSKI" w:date="2021-10-09T18:20:00Z">
        <w:r w:rsidRPr="006B231A">
          <w:rPr>
            <w:rPrChange w:id="447" w:author="Krzysztof SPIRZEWSKI" w:date="2021-10-09T18:21:00Z">
              <w:rPr>
                <w:color w:val="0E101A"/>
                <w:shd w:val="clear" w:color="auto" w:fill="FFFFFF"/>
              </w:rPr>
            </w:rPrChange>
          </w:rPr>
          <w:tab/>
          <w:t>Chapter III is</w:t>
        </w:r>
      </w:ins>
    </w:p>
    <w:p w14:paraId="43AC3116" w14:textId="77777777" w:rsid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48" w:author="Krzysztof SPIRZEWSKI" w:date="2021-10-09T18:25:00Z"/>
        </w:rPr>
      </w:pPr>
    </w:p>
    <w:p w14:paraId="5A78CBFF" w14:textId="3FE3EB57" w:rsidR="006B231A" w:rsidRP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49" w:author="Krzysztof SPIRZEWSKI" w:date="2021-10-09T18:20:00Z"/>
          <w:rPrChange w:id="450" w:author="Krzysztof SPIRZEWSKI" w:date="2021-10-09T18:21:00Z">
            <w:rPr>
              <w:ins w:id="451" w:author="Krzysztof SPIRZEWSKI" w:date="2021-10-09T18:20:00Z"/>
              <w:color w:val="0E101A"/>
              <w:shd w:val="clear" w:color="auto" w:fill="FFFFFF"/>
            </w:rPr>
          </w:rPrChange>
        </w:rPr>
        <w:pPrChange w:id="452" w:author="Krzysztof SPIRZEWSKI" w:date="2021-10-09T18:21:00Z">
          <w:pPr>
            <w:pStyle w:val="NormalWeb"/>
            <w:spacing w:before="0" w:beforeAutospacing="0" w:after="0" w:afterAutospacing="0" w:line="360" w:lineRule="auto"/>
            <w:jc w:val="both"/>
          </w:pPr>
        </w:pPrChange>
      </w:pPr>
      <w:ins w:id="453" w:author="Krzysztof SPIRZEWSKI" w:date="2021-10-09T18:20:00Z">
        <w:r w:rsidRPr="006B231A">
          <w:rPr>
            <w:rPrChange w:id="454" w:author="Krzysztof SPIRZEWSKI" w:date="2021-10-09T18:21:00Z">
              <w:rPr>
                <w:color w:val="0E101A"/>
                <w:shd w:val="clear" w:color="auto" w:fill="FFFFFF"/>
              </w:rPr>
            </w:rPrChange>
          </w:rPr>
          <w:t xml:space="preserve"> Finally, results of econometric study are presented.</w:t>
        </w:r>
      </w:ins>
    </w:p>
    <w:p w14:paraId="6736E102" w14:textId="77777777" w:rsidR="006B231A" w:rsidRPr="006B231A" w:rsidRDefault="006B231A" w:rsidP="006B231A">
      <w:pPr>
        <w:pStyle w:val="BodyText"/>
        <w:spacing w:before="1" w:line="357" w:lineRule="auto"/>
        <w:ind w:right="113" w:firstLine="566"/>
        <w:jc w:val="both"/>
        <w:rPr>
          <w:ins w:id="455" w:author="Krzysztof SPIRZEWSKI" w:date="2021-10-09T18:20:00Z"/>
          <w:rPrChange w:id="456" w:author="Krzysztof SPIRZEWSKI" w:date="2021-10-09T18:21:00Z">
            <w:rPr>
              <w:ins w:id="457" w:author="Krzysztof SPIRZEWSKI" w:date="2021-10-09T18:20:00Z"/>
              <w:color w:val="0E101A"/>
              <w:shd w:val="clear" w:color="auto" w:fill="FFFFFF"/>
            </w:rPr>
          </w:rPrChange>
        </w:rPr>
        <w:pPrChange w:id="458" w:author="Krzysztof SPIRZEWSKI" w:date="2021-10-09T18:21:00Z">
          <w:pPr>
            <w:pStyle w:val="NormalWeb"/>
            <w:spacing w:before="0" w:beforeAutospacing="0" w:after="0" w:afterAutospacing="0" w:line="360" w:lineRule="auto"/>
            <w:jc w:val="both"/>
          </w:pPr>
        </w:pPrChange>
      </w:pPr>
      <w:ins w:id="459" w:author="Krzysztof SPIRZEWSKI" w:date="2021-10-09T18:20:00Z">
        <w:r w:rsidRPr="006B231A">
          <w:rPr>
            <w:rPrChange w:id="460" w:author="Krzysztof SPIRZEWSKI" w:date="2021-10-09T18:21:00Z">
              <w:rPr>
                <w:color w:val="0E101A"/>
                <w:shd w:val="clear" w:color="auto" w:fill="FFFFFF"/>
              </w:rPr>
            </w:rPrChange>
          </w:rPr>
          <w:tab/>
          <w:t>The last section consists of thesis conclusions.</w:t>
        </w:r>
      </w:ins>
    </w:p>
    <w:p w14:paraId="71F9F918" w14:textId="68403D18" w:rsidR="00E510BA" w:rsidRDefault="00E510BA">
      <w:pPr>
        <w:spacing w:line="357" w:lineRule="auto"/>
        <w:jc w:val="both"/>
        <w:sectPr w:rsidR="00E510BA">
          <w:pgSz w:w="11910" w:h="16840"/>
          <w:pgMar w:top="1340" w:right="1300" w:bottom="1020" w:left="1300" w:header="0" w:footer="833" w:gutter="0"/>
          <w:cols w:space="708"/>
        </w:sectPr>
      </w:pPr>
    </w:p>
    <w:p w14:paraId="1DD614F7" w14:textId="77777777" w:rsidR="00DE70B6" w:rsidRDefault="00603B20">
      <w:pPr>
        <w:pStyle w:val="Heading1"/>
        <w:spacing w:before="60"/>
        <w:ind w:left="168" w:right="168"/>
        <w:jc w:val="center"/>
      </w:pPr>
      <w:bookmarkStart w:id="461" w:name="Banking_system_overview"/>
      <w:bookmarkStart w:id="462" w:name="_bookmark1"/>
      <w:bookmarkEnd w:id="461"/>
      <w:bookmarkEnd w:id="462"/>
      <w:r>
        <w:lastRenderedPageBreak/>
        <w:t>C</w:t>
      </w:r>
      <w:r>
        <w:t>HAPT</w:t>
      </w:r>
      <w:r>
        <w:t>ER</w:t>
      </w:r>
      <w:r>
        <w:rPr>
          <w:spacing w:val="-12"/>
        </w:rPr>
        <w:t xml:space="preserve"> </w:t>
      </w:r>
      <w:r>
        <w:t>I</w:t>
      </w:r>
    </w:p>
    <w:p w14:paraId="38EF1C53" w14:textId="77777777" w:rsidR="00DE70B6" w:rsidRDefault="00DE70B6">
      <w:pPr>
        <w:pStyle w:val="BodyText"/>
        <w:spacing w:before="4"/>
        <w:ind w:left="0"/>
        <w:rPr>
          <w:b/>
          <w:sz w:val="27"/>
        </w:rPr>
      </w:pPr>
    </w:p>
    <w:p w14:paraId="481E78C3" w14:textId="77777777" w:rsidR="00DE70B6" w:rsidRDefault="00603B20">
      <w:pPr>
        <w:pStyle w:val="Heading2"/>
        <w:ind w:left="168" w:right="168" w:firstLine="0"/>
        <w:jc w:val="center"/>
      </w:pPr>
      <w:r>
        <w:t>Banking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overview</w:t>
      </w:r>
    </w:p>
    <w:p w14:paraId="540BBE29" w14:textId="77777777" w:rsidR="00DE70B6" w:rsidRDefault="00DE70B6">
      <w:pPr>
        <w:pStyle w:val="BodyText"/>
        <w:ind w:left="0"/>
        <w:rPr>
          <w:b/>
          <w:sz w:val="20"/>
        </w:rPr>
      </w:pPr>
    </w:p>
    <w:p w14:paraId="618B0542" w14:textId="77777777" w:rsidR="00DE70B6" w:rsidRDefault="00DE70B6">
      <w:pPr>
        <w:pStyle w:val="BodyText"/>
        <w:ind w:left="0"/>
        <w:rPr>
          <w:b/>
          <w:sz w:val="25"/>
        </w:rPr>
      </w:pPr>
    </w:p>
    <w:p w14:paraId="2D559111" w14:textId="77777777" w:rsidR="00DE70B6" w:rsidRDefault="00603B20">
      <w:pPr>
        <w:pStyle w:val="ListParagraph"/>
        <w:numPr>
          <w:ilvl w:val="1"/>
          <w:numId w:val="8"/>
        </w:numPr>
        <w:tabs>
          <w:tab w:val="left" w:pos="714"/>
          <w:tab w:val="left" w:pos="716"/>
        </w:tabs>
        <w:spacing w:before="89"/>
        <w:ind w:hanging="599"/>
        <w:rPr>
          <w:b/>
          <w:sz w:val="24"/>
        </w:rPr>
      </w:pPr>
      <w:bookmarkStart w:id="463" w:name="Historical_overview"/>
      <w:bookmarkStart w:id="464" w:name="_bookmark2"/>
      <w:bookmarkEnd w:id="463"/>
      <w:bookmarkEnd w:id="464"/>
      <w:r>
        <w:rPr>
          <w:b/>
          <w:sz w:val="24"/>
        </w:rPr>
        <w:t>Historical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overview</w:t>
      </w:r>
    </w:p>
    <w:p w14:paraId="46AAF5B8" w14:textId="77777777" w:rsidR="00DE70B6" w:rsidRDefault="00DE70B6">
      <w:pPr>
        <w:pStyle w:val="BodyText"/>
        <w:ind w:left="0"/>
        <w:rPr>
          <w:b/>
          <w:sz w:val="26"/>
        </w:rPr>
      </w:pPr>
    </w:p>
    <w:p w14:paraId="27A164B1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t>In modern banking systems there are two types of banking institutions — central banks</w:t>
      </w:r>
      <w:r>
        <w:rPr>
          <w:spacing w:val="1"/>
        </w:rPr>
        <w:t xml:space="preserve"> </w:t>
      </w:r>
      <w:r>
        <w:t>and commercial banks.</w:t>
      </w:r>
      <w:r>
        <w:rPr>
          <w:spacing w:val="1"/>
        </w:rPr>
        <w:t xml:space="preserve"> </w:t>
      </w:r>
      <w:r>
        <w:t>The activity of Central Bank of any country aims to solve next three</w:t>
      </w:r>
      <w:r>
        <w:rPr>
          <w:spacing w:val="1"/>
        </w:rPr>
        <w:t xml:space="preserve"> </w:t>
      </w:r>
      <w:r>
        <w:rPr>
          <w:spacing w:val="-1"/>
        </w:rPr>
        <w:t>tasks:</w:t>
      </w:r>
      <w:r>
        <w:rPr>
          <w:spacing w:val="9"/>
        </w:rPr>
        <w:t xml:space="preserve"> </w:t>
      </w:r>
      <w:r>
        <w:rPr>
          <w:spacing w:val="-1"/>
        </w:rPr>
        <w:t>ensuring</w:t>
      </w:r>
      <w:r>
        <w:rPr>
          <w:spacing w:val="-14"/>
        </w:rPr>
        <w:t xml:space="preserve"> </w:t>
      </w:r>
      <w:r>
        <w:rPr>
          <w:spacing w:val="-1"/>
        </w:rPr>
        <w:t>stability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purchasing</w:t>
      </w:r>
      <w:r>
        <w:rPr>
          <w:spacing w:val="-14"/>
        </w:rPr>
        <w:t xml:space="preserve"> </w:t>
      </w:r>
      <w:r>
        <w:t>power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national</w:t>
      </w:r>
      <w:r>
        <w:rPr>
          <w:spacing w:val="-13"/>
        </w:rPr>
        <w:t xml:space="preserve"> </w:t>
      </w:r>
      <w:r>
        <w:t>currency,</w:t>
      </w:r>
      <w:r>
        <w:rPr>
          <w:spacing w:val="-12"/>
        </w:rPr>
        <w:t xml:space="preserve"> </w:t>
      </w:r>
      <w:r>
        <w:t>stability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liquidity</w:t>
      </w:r>
      <w:r>
        <w:rPr>
          <w:spacing w:val="-1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banking</w:t>
      </w:r>
      <w:r>
        <w:rPr>
          <w:spacing w:val="-8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efficiency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reliability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payment</w:t>
      </w:r>
      <w:r>
        <w:rPr>
          <w:spacing w:val="-8"/>
        </w:rPr>
        <w:t xml:space="preserve"> </w:t>
      </w:r>
      <w:r>
        <w:t>system.</w:t>
      </w:r>
      <w:r>
        <w:rPr>
          <w:spacing w:val="1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Central</w:t>
      </w:r>
      <w:r>
        <w:rPr>
          <w:spacing w:val="-58"/>
        </w:rPr>
        <w:t xml:space="preserve"> </w:t>
      </w:r>
      <w:r>
        <w:t>Bank</w:t>
      </w:r>
      <w:r>
        <w:rPr>
          <w:spacing w:val="-15"/>
        </w:rPr>
        <w:t xml:space="preserve"> </w:t>
      </w:r>
      <w:r>
        <w:t>operate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intermediary</w:t>
      </w:r>
      <w:r>
        <w:rPr>
          <w:spacing w:val="-15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commercial</w:t>
      </w:r>
      <w:r>
        <w:rPr>
          <w:spacing w:val="-15"/>
        </w:rPr>
        <w:t xml:space="preserve"> </w:t>
      </w:r>
      <w:r>
        <w:t>banks,</w:t>
      </w:r>
      <w:r>
        <w:rPr>
          <w:spacing w:val="-13"/>
        </w:rPr>
        <w:t xml:space="preserve"> </w:t>
      </w:r>
      <w:r>
        <w:t>and,</w:t>
      </w:r>
      <w:r>
        <w:rPr>
          <w:spacing w:val="-13"/>
        </w:rPr>
        <w:t xml:space="preserve"> </w:t>
      </w:r>
      <w:r>
        <w:t>respectively,</w:t>
      </w:r>
      <w:r>
        <w:rPr>
          <w:spacing w:val="-13"/>
        </w:rPr>
        <w:t xml:space="preserve"> </w:t>
      </w:r>
      <w:r>
        <w:t>rest</w:t>
      </w:r>
      <w:r>
        <w:rPr>
          <w:spacing w:val="-57"/>
        </w:rPr>
        <w:t xml:space="preserve"> </w:t>
      </w:r>
      <w:r>
        <w:t>of the economy through commercial banks. In modern conditions, the Central Bank, usually,</w:t>
      </w:r>
      <w:r>
        <w:rPr>
          <w:spacing w:val="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functions:</w:t>
      </w:r>
    </w:p>
    <w:p w14:paraId="75A0B3C3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spacing w:before="3"/>
        <w:ind w:hanging="205"/>
        <w:rPr>
          <w:sz w:val="24"/>
        </w:rPr>
      </w:pPr>
      <w:r>
        <w:rPr>
          <w:sz w:val="24"/>
        </w:rPr>
        <w:t>Exclusive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money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ssuing</w:t>
      </w:r>
    </w:p>
    <w:p w14:paraId="311D3B66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”Bank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banks”</w:t>
      </w:r>
    </w:p>
    <w:p w14:paraId="497C7FC3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Bank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government</w:t>
      </w:r>
    </w:p>
    <w:p w14:paraId="483E2F29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Regulation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monetary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</w:p>
    <w:p w14:paraId="14A41123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monetary</w:t>
      </w:r>
      <w:r>
        <w:rPr>
          <w:spacing w:val="-4"/>
          <w:sz w:val="24"/>
        </w:rPr>
        <w:t xml:space="preserve"> </w:t>
      </w:r>
      <w:r>
        <w:rPr>
          <w:sz w:val="24"/>
        </w:rPr>
        <w:t>policy</w:t>
      </w:r>
    </w:p>
    <w:p w14:paraId="75322C00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payment,</w:t>
      </w:r>
      <w:r>
        <w:rPr>
          <w:spacing w:val="-6"/>
          <w:sz w:val="24"/>
        </w:rPr>
        <w:t xml:space="preserve"> </w:t>
      </w:r>
      <w:r>
        <w:rPr>
          <w:sz w:val="24"/>
        </w:rPr>
        <w:t>clearing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settlement</w:t>
      </w:r>
      <w:r>
        <w:rPr>
          <w:spacing w:val="-6"/>
          <w:sz w:val="24"/>
        </w:rPr>
        <w:t xml:space="preserve"> </w:t>
      </w:r>
      <w:r>
        <w:rPr>
          <w:sz w:val="24"/>
        </w:rPr>
        <w:t>relations</w:t>
      </w:r>
    </w:p>
    <w:p w14:paraId="20CEF65C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settlement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centre</w:t>
      </w:r>
      <w:proofErr w:type="spellEnd"/>
    </w:p>
    <w:p w14:paraId="3ECDF2BA" w14:textId="77777777" w:rsidR="00DE70B6" w:rsidRDefault="00DE70B6">
      <w:pPr>
        <w:pStyle w:val="BodyText"/>
        <w:ind w:left="0"/>
        <w:rPr>
          <w:sz w:val="26"/>
        </w:rPr>
      </w:pPr>
    </w:p>
    <w:p w14:paraId="7DE59219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Obviously,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changed,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functions</w:t>
      </w:r>
      <w:r>
        <w:rPr>
          <w:spacing w:val="-5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countries,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cultural,</w:t>
      </w:r>
      <w:r>
        <w:rPr>
          <w:spacing w:val="-58"/>
        </w:rPr>
        <w:t xml:space="preserve"> </w:t>
      </w:r>
      <w:r>
        <w:t>historical and religious conditions, but as we focus on European and/or United States banking</w:t>
      </w:r>
      <w:r>
        <w:rPr>
          <w:spacing w:val="1"/>
        </w:rPr>
        <w:t xml:space="preserve"> </w:t>
      </w:r>
      <w:r>
        <w:t>systems,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stick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list.</w:t>
      </w:r>
      <w:r>
        <w:rPr>
          <w:spacing w:val="15"/>
        </w:rPr>
        <w:t xml:space="preserve"> </w:t>
      </w:r>
      <w:r>
        <w:t>Commercial</w:t>
      </w:r>
      <w:r>
        <w:rPr>
          <w:spacing w:val="-5"/>
        </w:rPr>
        <w:t xml:space="preserve"> </w:t>
      </w:r>
      <w:r>
        <w:t>bank,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turn,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bank,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specializes</w:t>
      </w:r>
      <w:r>
        <w:rPr>
          <w:spacing w:val="-5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provision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services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corporate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customers.</w:t>
      </w:r>
      <w:r>
        <w:rPr>
          <w:spacing w:val="13"/>
        </w:rPr>
        <w:t xml:space="preserve"> </w:t>
      </w:r>
      <w:r>
        <w:t>Co</w:t>
      </w:r>
      <w:r>
        <w:t>mmercial</w:t>
      </w:r>
      <w:r>
        <w:rPr>
          <w:spacing w:val="-9"/>
        </w:rPr>
        <w:t xml:space="preserve"> </w:t>
      </w:r>
      <w:r>
        <w:t>banks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rPr>
          <w:w w:val="95"/>
        </w:rPr>
        <w:t>universal and specialized.</w:t>
      </w:r>
      <w:r>
        <w:rPr>
          <w:spacing w:val="1"/>
          <w:w w:val="95"/>
        </w:rPr>
        <w:t xml:space="preserve"> </w:t>
      </w:r>
      <w:r>
        <w:rPr>
          <w:w w:val="95"/>
        </w:rPr>
        <w:t>Universal banks carry out all or almost all types of banking operations:</w:t>
      </w:r>
      <w:r>
        <w:rPr>
          <w:spacing w:val="1"/>
          <w:w w:val="95"/>
        </w:rPr>
        <w:t xml:space="preserve"> </w:t>
      </w:r>
      <w:r>
        <w:t>provide both short-term and long-term loans, accept deposits of all types, perform investing</w:t>
      </w:r>
      <w:r>
        <w:rPr>
          <w:spacing w:val="1"/>
        </w:rPr>
        <w:t xml:space="preserve"> </w:t>
      </w:r>
      <w:r>
        <w:t>operations and consultations, and</w:t>
      </w:r>
      <w:r>
        <w:t xml:space="preserve"> provide all sorts of financial services to its customers.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contrary, specialized banks usually offer one or several types of banking operations.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some countries, banking legislation prevents or simply prohibits a wide range of transactions.</w:t>
      </w:r>
      <w:r>
        <w:rPr>
          <w:spacing w:val="1"/>
        </w:rPr>
        <w:t xml:space="preserve"> </w:t>
      </w:r>
      <w:r>
        <w:t>As example of such prohibition, we can refer to famous “Banking Act of 1933”, which forbid</w:t>
      </w:r>
      <w:r>
        <w:rPr>
          <w:spacing w:val="1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investment</w:t>
      </w:r>
      <w:r>
        <w:rPr>
          <w:spacing w:val="-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repealed</w:t>
      </w:r>
      <w:r>
        <w:rPr>
          <w:spacing w:val="-2"/>
        </w:rPr>
        <w:t xml:space="preserve"> </w:t>
      </w:r>
      <w:r>
        <w:t>i</w:t>
      </w:r>
      <w:r>
        <w:t>n</w:t>
      </w:r>
      <w:r>
        <w:rPr>
          <w:spacing w:val="-2"/>
        </w:rPr>
        <w:t xml:space="preserve"> </w:t>
      </w:r>
      <w:r>
        <w:t>1999.</w:t>
      </w:r>
    </w:p>
    <w:p w14:paraId="6B22C2B0" w14:textId="77777777" w:rsidR="00DE70B6" w:rsidRDefault="00603B20">
      <w:pPr>
        <w:pStyle w:val="BodyText"/>
        <w:spacing w:before="6" w:line="357" w:lineRule="auto"/>
        <w:ind w:right="114" w:firstLine="566"/>
        <w:jc w:val="both"/>
      </w:pPr>
      <w:r>
        <w:t>As for Europe, situation was more interesting.</w:t>
      </w:r>
      <w:r>
        <w:rPr>
          <w:spacing w:val="1"/>
        </w:rPr>
        <w:t xml:space="preserve"> </w:t>
      </w:r>
      <w:r>
        <w:t>Firstly, European banking leaders were</w:t>
      </w:r>
      <w:r>
        <w:rPr>
          <w:spacing w:val="1"/>
        </w:rPr>
        <w:t xml:space="preserve"> </w:t>
      </w:r>
      <w:r>
        <w:t>United</w:t>
      </w:r>
      <w:r>
        <w:rPr>
          <w:spacing w:val="-1"/>
        </w:rPr>
        <w:t xml:space="preserve"> </w:t>
      </w:r>
      <w:r>
        <w:t>Kingdom,</w:t>
      </w:r>
      <w:r>
        <w:rPr>
          <w:spacing w:val="1"/>
        </w:rPr>
        <w:t xml:space="preserve"> </w:t>
      </w:r>
      <w:r>
        <w:t>France and Germany.</w:t>
      </w:r>
      <w:r>
        <w:rPr>
          <w:spacing w:val="30"/>
        </w:rPr>
        <w:t xml:space="preserve"> </w:t>
      </w:r>
      <w:r>
        <w:t>Glass-Steagall Act had some</w:t>
      </w:r>
      <w:r>
        <w:rPr>
          <w:spacing w:val="-1"/>
        </w:rPr>
        <w:t xml:space="preserve"> </w:t>
      </w:r>
      <w:r>
        <w:t>influence in</w:t>
      </w:r>
      <w:r>
        <w:rPr>
          <w:spacing w:val="-1"/>
        </w:rPr>
        <w:t xml:space="preserve"> </w:t>
      </w:r>
      <w:r>
        <w:t>Europe and</w:t>
      </w:r>
    </w:p>
    <w:p w14:paraId="2F93D2A6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5504F5C2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 xml:space="preserve">started discussions about role of universal banking and </w:t>
      </w:r>
      <w:r>
        <w:t>possibility of functional division of</w:t>
      </w:r>
      <w:r>
        <w:rPr>
          <w:spacing w:val="1"/>
        </w:rPr>
        <w:t xml:space="preserve"> </w:t>
      </w:r>
      <w:r>
        <w:t>banks. Nevertheless, general depression and major political changes did not lead to such kind</w:t>
      </w:r>
      <w:r>
        <w:rPr>
          <w:spacing w:val="1"/>
        </w:rPr>
        <w:t xml:space="preserve"> </w:t>
      </w:r>
      <w:r>
        <w:t xml:space="preserve">of laws, due to the increasing influence of government as well as rise of authoritarianism. </w:t>
      </w:r>
      <w:proofErr w:type="spellStart"/>
      <w:r>
        <w:t>En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glish</w:t>
      </w:r>
      <w:proofErr w:type="spellEnd"/>
      <w:r>
        <w:t xml:space="preserve"> banks observed increas</w:t>
      </w:r>
      <w:r>
        <w:t>ing governmental control, while German banks became a gear of</w:t>
      </w:r>
      <w:r>
        <w:rPr>
          <w:spacing w:val="1"/>
        </w:rPr>
        <w:t xml:space="preserve"> </w:t>
      </w:r>
      <w:r>
        <w:t>national-socialist machine. For France, situation was different, but equity markets were not as</w:t>
      </w:r>
      <w:r>
        <w:rPr>
          <w:spacing w:val="1"/>
        </w:rPr>
        <w:t xml:space="preserve"> </w:t>
      </w:r>
      <w:r>
        <w:t>developed, so there were no movement towards investment control. As example of similar act,</w:t>
      </w:r>
      <w:r>
        <w:rPr>
          <w:spacing w:val="-5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Belgium,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reform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1934,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separated</w:t>
      </w:r>
      <w:r>
        <w:rPr>
          <w:spacing w:val="-3"/>
        </w:rPr>
        <w:t xml:space="preserve"> </w:t>
      </w:r>
      <w:r>
        <w:t>deposit</w:t>
      </w:r>
      <w:r>
        <w:rPr>
          <w:spacing w:val="-58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companies.</w:t>
      </w:r>
    </w:p>
    <w:p w14:paraId="3A54E9F2" w14:textId="77777777" w:rsidR="00DE70B6" w:rsidRDefault="00603B20">
      <w:pPr>
        <w:pStyle w:val="BodyText"/>
        <w:spacing w:before="4" w:line="357" w:lineRule="auto"/>
        <w:ind w:right="115" w:firstLine="566"/>
        <w:jc w:val="both"/>
      </w:pPr>
      <w:r>
        <w:rPr>
          <w:w w:val="95"/>
        </w:rPr>
        <w:t>Development of European banking system and repeal of Banking Act of 1933 in the United</w:t>
      </w:r>
      <w:r>
        <w:rPr>
          <w:spacing w:val="1"/>
          <w:w w:val="95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1999</w:t>
      </w:r>
      <w:r>
        <w:rPr>
          <w:spacing w:val="-1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banks,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functions:</w:t>
      </w:r>
    </w:p>
    <w:p w14:paraId="669FB3EA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spacing w:before="1"/>
        <w:ind w:hanging="205"/>
        <w:rPr>
          <w:sz w:val="24"/>
        </w:rPr>
      </w:pPr>
      <w:r>
        <w:rPr>
          <w:sz w:val="24"/>
        </w:rPr>
        <w:t>Commercial</w:t>
      </w:r>
      <w:r>
        <w:rPr>
          <w:spacing w:val="-4"/>
          <w:sz w:val="24"/>
        </w:rPr>
        <w:t xml:space="preserve"> </w:t>
      </w:r>
      <w:r>
        <w:rPr>
          <w:sz w:val="24"/>
        </w:rPr>
        <w:t>banks</w:t>
      </w:r>
    </w:p>
    <w:p w14:paraId="17C61165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Investment</w:t>
      </w:r>
      <w:r>
        <w:rPr>
          <w:spacing w:val="-4"/>
          <w:sz w:val="24"/>
        </w:rPr>
        <w:t xml:space="preserve"> </w:t>
      </w:r>
      <w:r>
        <w:rPr>
          <w:sz w:val="24"/>
        </w:rPr>
        <w:t>banks</w:t>
      </w:r>
    </w:p>
    <w:p w14:paraId="24960D0F" w14:textId="77777777" w:rsidR="00DE70B6" w:rsidRDefault="00603B20">
      <w:pPr>
        <w:pStyle w:val="ListParagraph"/>
        <w:numPr>
          <w:ilvl w:val="2"/>
          <w:numId w:val="8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Universal</w:t>
      </w:r>
      <w:r>
        <w:rPr>
          <w:spacing w:val="-7"/>
          <w:sz w:val="24"/>
        </w:rPr>
        <w:t xml:space="preserve"> </w:t>
      </w:r>
      <w:r>
        <w:rPr>
          <w:sz w:val="24"/>
        </w:rPr>
        <w:t>banks</w:t>
      </w:r>
    </w:p>
    <w:p w14:paraId="2B7FC939" w14:textId="77777777" w:rsidR="00DE70B6" w:rsidRDefault="00DE70B6">
      <w:pPr>
        <w:pStyle w:val="BodyText"/>
        <w:ind w:left="0"/>
        <w:rPr>
          <w:sz w:val="26"/>
        </w:rPr>
      </w:pPr>
    </w:p>
    <w:p w14:paraId="60576234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before,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expect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commercial</w:t>
      </w:r>
      <w:r>
        <w:rPr>
          <w:spacing w:val="-5"/>
        </w:rPr>
        <w:t xml:space="preserve"> </w:t>
      </w:r>
      <w:r>
        <w:t>banks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various utility and agency services, not just basic functionality of accepting deposits and pro-</w:t>
      </w:r>
      <w:r>
        <w:rPr>
          <w:spacing w:val="1"/>
        </w:rPr>
        <w:t xml:space="preserve"> </w:t>
      </w:r>
      <w:r>
        <w:t>viding loans.</w:t>
      </w:r>
      <w:r>
        <w:rPr>
          <w:spacing w:val="1"/>
        </w:rPr>
        <w:t xml:space="preserve"> </w:t>
      </w:r>
      <w:r>
        <w:t>Escalation of competition in the global financial market, technological changes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ever-increasing</w:t>
      </w:r>
      <w:r>
        <w:rPr>
          <w:spacing w:val="-8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continue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impact on banking management. The current stage in the development of the banking</w:t>
      </w:r>
      <w:r>
        <w:t xml:space="preserve"> services</w:t>
      </w:r>
      <w:r>
        <w:rPr>
          <w:spacing w:val="-57"/>
        </w:rPr>
        <w:t xml:space="preserve"> </w:t>
      </w:r>
      <w:r>
        <w:t>market is characterized by the introduction of new banking services for both individuals and</w:t>
      </w:r>
      <w:r>
        <w:rPr>
          <w:spacing w:val="1"/>
        </w:rPr>
        <w:t xml:space="preserve"> </w:t>
      </w:r>
      <w:r>
        <w:t>legal</w:t>
      </w:r>
      <w:r>
        <w:rPr>
          <w:spacing w:val="-13"/>
        </w:rPr>
        <w:t xml:space="preserve"> </w:t>
      </w:r>
      <w:r>
        <w:t>entities,</w:t>
      </w:r>
      <w:r>
        <w:rPr>
          <w:spacing w:val="-10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volume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banking</w:t>
      </w:r>
      <w:r>
        <w:rPr>
          <w:spacing w:val="-12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importance</w:t>
      </w:r>
      <w:r>
        <w:rPr>
          <w:spacing w:val="-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sector.</w:t>
      </w:r>
      <w:r>
        <w:rPr>
          <w:spacing w:val="1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important,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banks</w:t>
      </w:r>
      <w:r>
        <w:rPr>
          <w:spacing w:val="-5"/>
        </w:rPr>
        <w:t xml:space="preserve"> </w:t>
      </w:r>
      <w:r>
        <w:t>themselves</w:t>
      </w:r>
      <w:r>
        <w:rPr>
          <w:spacing w:val="-58"/>
        </w:rPr>
        <w:t xml:space="preserve"> </w:t>
      </w:r>
      <w:r>
        <w:t>are interested in providing that sort of services. This is due to the fact, that financial crisis of</w:t>
      </w:r>
      <w:r>
        <w:rPr>
          <w:spacing w:val="1"/>
        </w:rPr>
        <w:t xml:space="preserve"> </w:t>
      </w:r>
      <w:r>
        <w:t>2007-2008 showed to banks how it is important to have stable source of income.</w:t>
      </w:r>
      <w:r>
        <w:rPr>
          <w:spacing w:val="1"/>
        </w:rPr>
        <w:t xml:space="preserve"> </w:t>
      </w:r>
      <w:r>
        <w:t>These sec-</w:t>
      </w:r>
      <w:r>
        <w:rPr>
          <w:spacing w:val="1"/>
        </w:rPr>
        <w:t xml:space="preserve"> </w:t>
      </w:r>
      <w:proofErr w:type="spellStart"/>
      <w:r>
        <w:t>ondary</w:t>
      </w:r>
      <w:proofErr w:type="spellEnd"/>
      <w:r>
        <w:t xml:space="preserve"> function</w:t>
      </w:r>
      <w:r>
        <w:t>s allow banks to charge customers for their services, allowing to bank to lower</w:t>
      </w:r>
      <w:r>
        <w:rPr>
          <w:spacing w:val="-57"/>
        </w:rPr>
        <w:t xml:space="preserve"> </w:t>
      </w:r>
      <w:r>
        <w:t>operational risk.</w:t>
      </w:r>
      <w:r>
        <w:rPr>
          <w:spacing w:val="1"/>
        </w:rPr>
        <w:t xml:space="preserve"> </w:t>
      </w:r>
      <w:r>
        <w:t>Importance of secondary functions is growing due to the necessity of more</w:t>
      </w:r>
      <w:r>
        <w:rPr>
          <w:spacing w:val="1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capital,</w:t>
      </w:r>
      <w:r>
        <w:rPr>
          <w:spacing w:val="-11"/>
        </w:rPr>
        <w:t xml:space="preserve"> </w:t>
      </w:r>
      <w:r>
        <w:t>risk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liquidity.</w:t>
      </w:r>
      <w:r>
        <w:rPr>
          <w:spacing w:val="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case</w:t>
      </w:r>
      <w:r>
        <w:t>,</w:t>
      </w:r>
      <w:r>
        <w:rPr>
          <w:spacing w:val="-11"/>
        </w:rPr>
        <w:t xml:space="preserve"> </w:t>
      </w:r>
      <w:r>
        <w:t>focus</w:t>
      </w:r>
      <w:r>
        <w:rPr>
          <w:spacing w:val="-11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proofErr w:type="spellStart"/>
      <w:r>
        <w:t>involvment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favourable</w:t>
      </w:r>
      <w:proofErr w:type="spellEnd"/>
      <w:r>
        <w:rPr>
          <w:spacing w:val="-2"/>
        </w:rPr>
        <w:t xml:space="preserve"> </w:t>
      </w:r>
      <w:r>
        <w:t>solution.</w:t>
      </w:r>
    </w:p>
    <w:p w14:paraId="135F3E35" w14:textId="77777777" w:rsidR="00DE70B6" w:rsidRDefault="00DE70B6">
      <w:pPr>
        <w:pStyle w:val="BodyText"/>
        <w:spacing w:before="5"/>
        <w:ind w:left="0"/>
        <w:rPr>
          <w:sz w:val="38"/>
        </w:rPr>
      </w:pPr>
    </w:p>
    <w:p w14:paraId="47E23E83" w14:textId="77777777" w:rsidR="00DE70B6" w:rsidRDefault="00603B20">
      <w:pPr>
        <w:pStyle w:val="Heading2"/>
        <w:numPr>
          <w:ilvl w:val="2"/>
          <w:numId w:val="7"/>
        </w:numPr>
        <w:tabs>
          <w:tab w:val="left" w:pos="894"/>
          <w:tab w:val="left" w:pos="895"/>
        </w:tabs>
      </w:pPr>
      <w:bookmarkStart w:id="465" w:name="Operating_model_of_commercial_bank"/>
      <w:bookmarkStart w:id="466" w:name="_bookmark3"/>
      <w:bookmarkEnd w:id="465"/>
      <w:bookmarkEnd w:id="466"/>
      <w:r>
        <w:t>Operating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commercial</w:t>
      </w:r>
      <w:r>
        <w:rPr>
          <w:spacing w:val="-7"/>
        </w:rPr>
        <w:t xml:space="preserve"> </w:t>
      </w:r>
      <w:r>
        <w:t>bank</w:t>
      </w:r>
    </w:p>
    <w:p w14:paraId="4D84F777" w14:textId="77777777" w:rsidR="00DE70B6" w:rsidRDefault="00DE70B6">
      <w:pPr>
        <w:pStyle w:val="BodyText"/>
        <w:ind w:left="0"/>
        <w:rPr>
          <w:b/>
          <w:sz w:val="26"/>
        </w:rPr>
      </w:pPr>
    </w:p>
    <w:p w14:paraId="01165BD6" w14:textId="77777777" w:rsidR="00DE70B6" w:rsidRDefault="00603B20">
      <w:pPr>
        <w:pStyle w:val="BodyText"/>
        <w:spacing w:before="196"/>
        <w:ind w:left="684"/>
      </w:pPr>
      <w:r>
        <w:t>By</w:t>
      </w:r>
      <w:r>
        <w:rPr>
          <w:spacing w:val="-5"/>
        </w:rPr>
        <w:t xml:space="preserve"> </w:t>
      </w:r>
      <w:r>
        <w:t>functionality,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commercial</w:t>
      </w:r>
      <w:r>
        <w:rPr>
          <w:spacing w:val="-4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division:</w:t>
      </w:r>
    </w:p>
    <w:p w14:paraId="51CDDEC8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Banking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</w:p>
    <w:p w14:paraId="61E887C8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Internal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</w:p>
    <w:p w14:paraId="30ADE2E4" w14:textId="77777777" w:rsidR="00DE70B6" w:rsidRDefault="00DE70B6">
      <w:pPr>
        <w:rPr>
          <w:sz w:val="24"/>
        </w:rPr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9E61980" w14:textId="77777777" w:rsidR="00DE70B6" w:rsidRDefault="00603B20">
      <w:pPr>
        <w:pStyle w:val="BodyText"/>
        <w:spacing w:before="74" w:line="357" w:lineRule="auto"/>
        <w:ind w:firstLine="566"/>
      </w:pPr>
      <w:r>
        <w:lastRenderedPageBreak/>
        <w:t>Banking</w:t>
      </w:r>
      <w:r>
        <w:rPr>
          <w:spacing w:val="-7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operations.</w:t>
      </w:r>
      <w:r>
        <w:rPr>
          <w:spacing w:val="13"/>
        </w:rPr>
        <w:t xml:space="preserve"> </w:t>
      </w:r>
      <w:r>
        <w:t>Functionally</w:t>
      </w:r>
      <w:r>
        <w:rPr>
          <w:spacing w:val="-7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to:</w:t>
      </w:r>
    </w:p>
    <w:p w14:paraId="2B6D00B8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"/>
        <w:ind w:hanging="205"/>
        <w:rPr>
          <w:sz w:val="24"/>
        </w:rPr>
      </w:pP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</w:p>
    <w:p w14:paraId="0FC155AF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Deposit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</w:p>
    <w:p w14:paraId="0700CEF4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Settlement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</w:p>
    <w:p w14:paraId="451018D8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Credit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</w:p>
    <w:p w14:paraId="1595E4C6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Securities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</w:p>
    <w:p w14:paraId="32762C4A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Foreign</w:t>
      </w:r>
      <w:r>
        <w:rPr>
          <w:spacing w:val="-6"/>
          <w:sz w:val="24"/>
        </w:rPr>
        <w:t xml:space="preserve"> </w:t>
      </w:r>
      <w:r>
        <w:rPr>
          <w:sz w:val="24"/>
        </w:rPr>
        <w:t>exchange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</w:p>
    <w:p w14:paraId="7A8DDABC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Operational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</w:p>
    <w:p w14:paraId="2F0D65EB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Cash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</w:p>
    <w:p w14:paraId="300BB985" w14:textId="77777777" w:rsidR="00DE70B6" w:rsidRDefault="00DE70B6">
      <w:pPr>
        <w:pStyle w:val="BodyText"/>
        <w:ind w:left="0"/>
        <w:rPr>
          <w:sz w:val="26"/>
        </w:rPr>
      </w:pPr>
    </w:p>
    <w:p w14:paraId="4CD8F24A" w14:textId="77777777" w:rsidR="00DE70B6" w:rsidRDefault="00603B20">
      <w:pPr>
        <w:pStyle w:val="BodyText"/>
        <w:spacing w:before="196" w:line="357" w:lineRule="auto"/>
        <w:ind w:firstLine="566"/>
      </w:pPr>
      <w:r>
        <w:t>Internal</w:t>
      </w:r>
      <w:r>
        <w:rPr>
          <w:spacing w:val="17"/>
        </w:rPr>
        <w:t xml:space="preserve"> </w:t>
      </w:r>
      <w:r>
        <w:t>operations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supportive</w:t>
      </w:r>
      <w:r>
        <w:rPr>
          <w:spacing w:val="17"/>
        </w:rPr>
        <w:t xml:space="preserve"> </w:t>
      </w:r>
      <w:r>
        <w:t>division</w:t>
      </w:r>
      <w:r>
        <w:rPr>
          <w:spacing w:val="17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guarantees</w:t>
      </w:r>
      <w:r>
        <w:rPr>
          <w:spacing w:val="17"/>
        </w:rPr>
        <w:t xml:space="preserve"> </w:t>
      </w:r>
      <w:r>
        <w:t>proper</w:t>
      </w:r>
      <w:r>
        <w:rPr>
          <w:spacing w:val="17"/>
        </w:rPr>
        <w:t xml:space="preserve"> </w:t>
      </w:r>
      <w:proofErr w:type="spellStart"/>
      <w:r>
        <w:t>functionallity</w:t>
      </w:r>
      <w:proofErr w:type="spellEnd"/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division.</w:t>
      </w:r>
      <w:r>
        <w:rPr>
          <w:spacing w:val="17"/>
        </w:rPr>
        <w:t xml:space="preserve"> </w:t>
      </w:r>
      <w:r>
        <w:t>Functionally,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to:</w:t>
      </w:r>
    </w:p>
    <w:p w14:paraId="39D3EBF5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"/>
        <w:ind w:hanging="205"/>
        <w:rPr>
          <w:sz w:val="24"/>
        </w:rPr>
      </w:pPr>
      <w:r>
        <w:rPr>
          <w:sz w:val="24"/>
        </w:rPr>
        <w:t>Organization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</w:p>
    <w:p w14:paraId="120FDF23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Human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</w:p>
    <w:p w14:paraId="05EFFFFC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Social</w:t>
      </w:r>
      <w:r>
        <w:rPr>
          <w:spacing w:val="-6"/>
          <w:sz w:val="24"/>
        </w:rPr>
        <w:t xml:space="preserve"> </w:t>
      </w: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</w:p>
    <w:p w14:paraId="633C17D9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accounting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</w:p>
    <w:p w14:paraId="136BCD9B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audit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</w:p>
    <w:p w14:paraId="29BB6AC2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</w:p>
    <w:p w14:paraId="15FB57D7" w14:textId="77777777" w:rsidR="00DE70B6" w:rsidRDefault="00DE70B6">
      <w:pPr>
        <w:pStyle w:val="BodyText"/>
        <w:ind w:left="0"/>
        <w:rPr>
          <w:sz w:val="26"/>
        </w:rPr>
      </w:pPr>
    </w:p>
    <w:p w14:paraId="666591E5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t xml:space="preserve">Nevertheless, banking operations division can be divided not only by </w:t>
      </w:r>
      <w:proofErr w:type="spellStart"/>
      <w:r>
        <w:t>functionallity</w:t>
      </w:r>
      <w:proofErr w:type="spellEnd"/>
      <w:r>
        <w:t>, but</w:t>
      </w:r>
      <w:r>
        <w:rPr>
          <w:spacing w:val="1"/>
        </w:rPr>
        <w:t xml:space="preserve"> </w:t>
      </w:r>
      <w:r>
        <w:t>also by its cust</w:t>
      </w:r>
      <w:r>
        <w:t>omer publicity. Historically, internally by publicity commercial banks were di-</w:t>
      </w:r>
      <w:r>
        <w:rPr>
          <w:spacing w:val="1"/>
        </w:rPr>
        <w:t xml:space="preserve"> </w:t>
      </w:r>
      <w:r>
        <w:t>vided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exterior</w:t>
      </w:r>
      <w:r>
        <w:rPr>
          <w:spacing w:val="-5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office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communication</w:t>
      </w:r>
      <w:r>
        <w:rPr>
          <w:spacing w:val="-57"/>
        </w:rPr>
        <w:t xml:space="preserve"> </w:t>
      </w:r>
      <w:r>
        <w:t>and is a vanguard of a bank, and interior departments — back office — which is gene</w:t>
      </w:r>
      <w:r>
        <w:t>rally re-</w:t>
      </w:r>
      <w:r>
        <w:rPr>
          <w:spacing w:val="1"/>
        </w:rPr>
        <w:t xml:space="preserve"> </w:t>
      </w:r>
      <w:r>
        <w:rPr>
          <w:w w:val="95"/>
        </w:rPr>
        <w:t>sponsible for operations execution and is a rearguard of a bank.</w:t>
      </w:r>
      <w:r>
        <w:rPr>
          <w:spacing w:val="1"/>
          <w:w w:val="95"/>
        </w:rPr>
        <w:t xml:space="preserve"> </w:t>
      </w:r>
      <w:r>
        <w:rPr>
          <w:w w:val="95"/>
        </w:rPr>
        <w:t>With natural growth commercial</w:t>
      </w:r>
      <w:r>
        <w:rPr>
          <w:spacing w:val="1"/>
          <w:w w:val="95"/>
        </w:rPr>
        <w:t xml:space="preserve"> </w:t>
      </w:r>
      <w:r>
        <w:t>banks</w:t>
      </w:r>
      <w:r>
        <w:rPr>
          <w:spacing w:val="-14"/>
        </w:rPr>
        <w:t xml:space="preserve"> </w:t>
      </w:r>
      <w:r>
        <w:t>required</w:t>
      </w:r>
      <w:r>
        <w:rPr>
          <w:spacing w:val="-14"/>
        </w:rPr>
        <w:t xml:space="preserve"> </w:t>
      </w:r>
      <w:r>
        <w:t>additional</w:t>
      </w:r>
      <w:r>
        <w:rPr>
          <w:spacing w:val="-14"/>
        </w:rPr>
        <w:t xml:space="preserve"> </w:t>
      </w:r>
      <w:r>
        <w:t>functionality,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layer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handle</w:t>
      </w:r>
      <w:r>
        <w:rPr>
          <w:spacing w:val="-14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analytical</w:t>
      </w:r>
      <w:r>
        <w:rPr>
          <w:spacing w:val="-14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middleware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office.</w:t>
      </w:r>
    </w:p>
    <w:p w14:paraId="619AE045" w14:textId="77777777" w:rsidR="00DE70B6" w:rsidRDefault="00603B20">
      <w:pPr>
        <w:pStyle w:val="BodyText"/>
        <w:spacing w:before="3"/>
        <w:ind w:left="684"/>
        <w:jc w:val="both"/>
      </w:pPr>
      <w:r>
        <w:t>Publicity</w:t>
      </w:r>
      <w:r>
        <w:rPr>
          <w:spacing w:val="-7"/>
        </w:rPr>
        <w:t xml:space="preserve"> </w:t>
      </w:r>
      <w:r>
        <w:t>layers:</w:t>
      </w:r>
    </w:p>
    <w:p w14:paraId="0D9AAE5B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Front</w:t>
      </w:r>
      <w:r>
        <w:rPr>
          <w:spacing w:val="-7"/>
          <w:sz w:val="24"/>
        </w:rPr>
        <w:t xml:space="preserve"> </w:t>
      </w:r>
      <w:r>
        <w:rPr>
          <w:sz w:val="24"/>
        </w:rPr>
        <w:t>office</w:t>
      </w:r>
    </w:p>
    <w:p w14:paraId="021F9322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Middle</w:t>
      </w:r>
      <w:r>
        <w:rPr>
          <w:spacing w:val="-8"/>
          <w:sz w:val="24"/>
        </w:rPr>
        <w:t xml:space="preserve"> </w:t>
      </w:r>
      <w:r>
        <w:rPr>
          <w:sz w:val="24"/>
        </w:rPr>
        <w:t>office</w:t>
      </w:r>
    </w:p>
    <w:p w14:paraId="105C2A10" w14:textId="77777777" w:rsidR="00DE70B6" w:rsidRDefault="00603B20">
      <w:pPr>
        <w:pStyle w:val="ListParagraph"/>
        <w:numPr>
          <w:ilvl w:val="3"/>
          <w:numId w:val="7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Back</w:t>
      </w:r>
      <w:r>
        <w:rPr>
          <w:spacing w:val="-5"/>
          <w:sz w:val="24"/>
        </w:rPr>
        <w:t xml:space="preserve"> </w:t>
      </w:r>
      <w:r>
        <w:rPr>
          <w:sz w:val="24"/>
        </w:rPr>
        <w:t>office</w:t>
      </w:r>
    </w:p>
    <w:p w14:paraId="3AC66FD2" w14:textId="77777777" w:rsidR="00DE70B6" w:rsidRDefault="00DE70B6">
      <w:pPr>
        <w:pStyle w:val="BodyText"/>
        <w:ind w:left="0"/>
        <w:rPr>
          <w:sz w:val="26"/>
        </w:rPr>
      </w:pPr>
    </w:p>
    <w:p w14:paraId="69BCAB1F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Front</w:t>
      </w:r>
      <w:r>
        <w:rPr>
          <w:spacing w:val="-13"/>
        </w:rPr>
        <w:t xml:space="preserve"> </w:t>
      </w:r>
      <w:r>
        <w:t>office</w:t>
      </w:r>
      <w:r>
        <w:rPr>
          <w:spacing w:val="-13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operational</w:t>
      </w:r>
      <w:r>
        <w:rPr>
          <w:spacing w:val="-12"/>
        </w:rPr>
        <w:t xml:space="preserve"> </w:t>
      </w:r>
      <w:r>
        <w:t>division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bank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structural</w:t>
      </w:r>
      <w:r>
        <w:rPr>
          <w:spacing w:val="-12"/>
        </w:rPr>
        <w:t xml:space="preserve"> </w:t>
      </w:r>
      <w:r>
        <w:t>units,</w:t>
      </w:r>
      <w:r>
        <w:rPr>
          <w:spacing w:val="-11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relationships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counteragents.</w:t>
      </w:r>
      <w:r>
        <w:rPr>
          <w:spacing w:val="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front</w:t>
      </w:r>
      <w:r>
        <w:rPr>
          <w:spacing w:val="-6"/>
        </w:rPr>
        <w:t xml:space="preserve"> </w:t>
      </w:r>
      <w:r>
        <w:t>office</w:t>
      </w:r>
      <w:r>
        <w:rPr>
          <w:spacing w:val="-8"/>
        </w:rPr>
        <w:t xml:space="preserve"> </w:t>
      </w:r>
      <w:r>
        <w:t>occurs</w:t>
      </w:r>
      <w:r>
        <w:rPr>
          <w:spacing w:val="-6"/>
        </w:rPr>
        <w:t xml:space="preserve"> </w:t>
      </w:r>
      <w:r>
        <w:t>direct</w:t>
      </w:r>
    </w:p>
    <w:p w14:paraId="05FDAA51" w14:textId="0410E5FD" w:rsidR="00DE70B6" w:rsidDel="005F2A08" w:rsidRDefault="00DE70B6">
      <w:pPr>
        <w:spacing w:line="357" w:lineRule="auto"/>
        <w:jc w:val="both"/>
        <w:rPr>
          <w:del w:id="467" w:author="Krzysztof SPIRZEWSKI" w:date="2021-10-09T18:26:00Z"/>
        </w:rPr>
        <w:sectPr w:rsidR="00DE70B6" w:rsidDel="005F2A08">
          <w:pgSz w:w="11910" w:h="16840"/>
          <w:pgMar w:top="1340" w:right="1300" w:bottom="1020" w:left="1300" w:header="0" w:footer="833" w:gutter="0"/>
          <w:cols w:space="708"/>
        </w:sectPr>
      </w:pPr>
    </w:p>
    <w:p w14:paraId="6F7BA809" w14:textId="3FF896B3" w:rsidR="00DE70B6" w:rsidDel="005F2A08" w:rsidRDefault="003076F5">
      <w:pPr>
        <w:tabs>
          <w:tab w:val="left" w:pos="3917"/>
        </w:tabs>
        <w:ind w:left="1663"/>
        <w:rPr>
          <w:del w:id="468" w:author="Krzysztof SPIRZEWSKI" w:date="2021-10-09T18:26:00Z"/>
          <w:sz w:val="20"/>
        </w:rPr>
      </w:pPr>
      <w:del w:id="469" w:author="Krzysztof SPIRZEWSKI" w:date="2021-10-09T18:26:00Z">
        <w:r w:rsidDel="005F2A08">
          <w:rPr>
            <w:noProof/>
            <w:sz w:val="20"/>
          </w:rPr>
          <mc:AlternateContent>
            <mc:Choice Requires="wps">
              <w:drawing>
                <wp:inline distT="0" distB="0" distL="0" distR="0" wp14:anchorId="56FB43EE" wp14:editId="794AD507">
                  <wp:extent cx="911225" cy="455930"/>
                  <wp:effectExtent l="5080" t="12700" r="7620" b="7620"/>
                  <wp:docPr id="248" name="docshape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225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B55F15" w14:textId="77777777" w:rsidR="00DE70B6" w:rsidRDefault="00603B20">
                              <w:pPr>
                                <w:pStyle w:val="BodyText"/>
                                <w:spacing w:before="212"/>
                                <w:ind w:left="374"/>
                              </w:pPr>
                              <w:bookmarkStart w:id="470" w:name="_bookmark4"/>
                              <w:bookmarkEnd w:id="470"/>
                              <w: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6FB43EE" id="_x0000_t202" coordsize="21600,21600" o:spt="202" path="m,l,21600r21600,l21600,xe">
                  <v:stroke joinstyle="miter"/>
                  <v:path gradientshapeok="t" o:connecttype="rect"/>
                </v:shapetype>
                <v:shape id="docshape2" o:spid="_x0000_s1026" type="#_x0000_t202" style="width:71.7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" filled="f" strokeweight=".14058mm">
                  <v:textbox inset="0,0,0,0">
                    <w:txbxContent>
                      <w:p w14:paraId="3BB55F15" w14:textId="77777777" w:rsidR="00DE70B6" w:rsidRDefault="00603B20">
                        <w:pPr>
                          <w:pStyle w:val="BodyText"/>
                          <w:spacing w:before="212"/>
                          <w:ind w:left="374"/>
                        </w:pPr>
                        <w:bookmarkStart w:id="471" w:name="_bookmark4"/>
                        <w:bookmarkEnd w:id="471"/>
                        <w:r>
                          <w:t>Clients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  <w:r w:rsidR="00603B20" w:rsidDel="005F2A08">
          <w:rPr>
            <w:sz w:val="20"/>
          </w:rPr>
          <w:tab/>
        </w:r>
        <w:r w:rsidDel="005F2A08">
          <w:rPr>
            <w:noProof/>
            <w:sz w:val="20"/>
          </w:rPr>
          <mc:AlternateContent>
            <mc:Choice Requires="wps">
              <w:drawing>
                <wp:inline distT="0" distB="0" distL="0" distR="0" wp14:anchorId="7BFFDD3F" wp14:editId="05833FB9">
                  <wp:extent cx="2360295" cy="461010"/>
                  <wp:effectExtent l="7620" t="12700" r="13335" b="12065"/>
                  <wp:docPr id="247" name="docshape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60295" cy="46101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8C84AD" w14:textId="77777777" w:rsidR="00DE70B6" w:rsidRDefault="00603B20">
                              <w:pPr>
                                <w:pStyle w:val="BodyText"/>
                                <w:spacing w:before="191"/>
                                <w:ind w:left="1301" w:right="1301"/>
                                <w:jc w:val="center"/>
                              </w:pPr>
                              <w:r>
                                <w:t>Employees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7BFFDD3F" id="docshape3" o:spid="_x0000_s1027" type="#_x0000_t202" style="width:185.85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" filled="f" strokeweight=".14058mm">
                  <v:textbox inset="0,0,0,0">
                    <w:txbxContent>
                      <w:p w14:paraId="798C84AD" w14:textId="77777777" w:rsidR="00DE70B6" w:rsidRDefault="00603B20">
                        <w:pPr>
                          <w:pStyle w:val="BodyText"/>
                          <w:spacing w:before="191"/>
                          <w:ind w:left="1301" w:right="1301"/>
                          <w:jc w:val="center"/>
                        </w:pPr>
                        <w:r>
                          <w:t>Employees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</w:del>
    </w:p>
    <w:p w14:paraId="75EA4D77" w14:textId="3EBA2E77" w:rsidR="00DE70B6" w:rsidDel="005F2A08" w:rsidRDefault="00DE70B6">
      <w:pPr>
        <w:pStyle w:val="BodyText"/>
        <w:ind w:left="0"/>
        <w:rPr>
          <w:del w:id="472" w:author="Krzysztof SPIRZEWSKI" w:date="2021-10-09T18:26:00Z"/>
          <w:sz w:val="20"/>
        </w:rPr>
      </w:pPr>
    </w:p>
    <w:p w14:paraId="38AAB329" w14:textId="0795521E" w:rsidR="00DE70B6" w:rsidDel="005F2A08" w:rsidRDefault="00DE70B6">
      <w:pPr>
        <w:pStyle w:val="BodyText"/>
        <w:ind w:left="0"/>
        <w:rPr>
          <w:del w:id="473" w:author="Krzysztof SPIRZEWSKI" w:date="2021-10-09T18:26:00Z"/>
          <w:sz w:val="20"/>
        </w:rPr>
      </w:pPr>
    </w:p>
    <w:p w14:paraId="07A7F926" w14:textId="067BF5EF" w:rsidR="00DE70B6" w:rsidDel="005F2A08" w:rsidRDefault="00DE70B6">
      <w:pPr>
        <w:pStyle w:val="BodyText"/>
        <w:ind w:left="0"/>
        <w:rPr>
          <w:del w:id="474" w:author="Krzysztof SPIRZEWSKI" w:date="2021-10-09T18:26:00Z"/>
          <w:sz w:val="20"/>
        </w:rPr>
      </w:pPr>
    </w:p>
    <w:p w14:paraId="520DE4B2" w14:textId="5C968BAB" w:rsidR="00DE70B6" w:rsidDel="005F2A08" w:rsidRDefault="00DE70B6">
      <w:pPr>
        <w:pStyle w:val="BodyText"/>
        <w:ind w:left="0"/>
        <w:rPr>
          <w:del w:id="475" w:author="Krzysztof SPIRZEWSKI" w:date="2021-10-09T18:26:00Z"/>
          <w:sz w:val="20"/>
        </w:rPr>
      </w:pPr>
    </w:p>
    <w:p w14:paraId="7A0B5BD9" w14:textId="167901A8" w:rsidR="00DE70B6" w:rsidDel="005F2A08" w:rsidRDefault="00DE70B6">
      <w:pPr>
        <w:pStyle w:val="BodyText"/>
        <w:ind w:left="0"/>
        <w:rPr>
          <w:del w:id="476" w:author="Krzysztof SPIRZEWSKI" w:date="2021-10-09T18:26:00Z"/>
          <w:sz w:val="20"/>
        </w:rPr>
      </w:pPr>
    </w:p>
    <w:p w14:paraId="20CF9636" w14:textId="423E041E" w:rsidR="00DE70B6" w:rsidDel="005F2A08" w:rsidRDefault="003076F5">
      <w:pPr>
        <w:pStyle w:val="BodyText"/>
        <w:spacing w:before="1"/>
        <w:ind w:left="0"/>
        <w:rPr>
          <w:del w:id="477" w:author="Krzysztof SPIRZEWSKI" w:date="2021-10-09T18:26:00Z"/>
          <w:sz w:val="29"/>
        </w:rPr>
      </w:pPr>
      <w:del w:id="478" w:author="Krzysztof SPIRZEWSKI" w:date="2021-10-09T18:26:00Z">
        <w:r w:rsidDel="005F2A08">
          <w:rPr>
            <w:noProof/>
          </w:rPr>
          <mc:AlternateContent>
            <mc:Choice Requires="wps">
              <w:drawing>
                <wp:anchor distT="0" distB="0" distL="0" distR="0" simplePos="0" relativeHeight="487588864" behindDoc="1" locked="0" layoutInCell="1" allowOverlap="1" wp14:anchorId="6DABB1A9" wp14:editId="2627B12F">
                  <wp:simplePos x="0" y="0"/>
                  <wp:positionH relativeFrom="page">
                    <wp:posOffset>1884680</wp:posOffset>
                  </wp:positionH>
                  <wp:positionV relativeFrom="paragraph">
                    <wp:posOffset>230505</wp:posOffset>
                  </wp:positionV>
                  <wp:extent cx="911225" cy="455930"/>
                  <wp:effectExtent l="0" t="0" r="0" b="0"/>
                  <wp:wrapTopAndBottom/>
                  <wp:docPr id="246" name="docshape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225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3CCC12" w14:textId="77777777" w:rsidR="00DE70B6" w:rsidRDefault="00603B20">
                              <w:pPr>
                                <w:pStyle w:val="BodyText"/>
                                <w:spacing w:before="212"/>
                                <w:ind w:left="147"/>
                              </w:pPr>
                              <w:r>
                                <w:t>Front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DABB1A9" id="docshape4" o:spid="_x0000_s1028" type="#_x0000_t202" style="position:absolute;margin-left:148.4pt;margin-top:18.15pt;width:71.75pt;height:35.9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" filled="f" strokeweight=".14058mm">
                  <v:textbox inset="0,0,0,0">
                    <w:txbxContent>
                      <w:p w14:paraId="673CCC12" w14:textId="77777777" w:rsidR="00DE70B6" w:rsidRDefault="00603B20">
                        <w:pPr>
                          <w:pStyle w:val="BodyText"/>
                          <w:spacing w:before="212"/>
                          <w:ind w:left="147"/>
                        </w:pPr>
                        <w:r>
                          <w:t>Front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office</w:t>
                        </w:r>
                      </w:p>
                    </w:txbxContent>
                  </v:textbox>
                  <w10:wrap type="topAndBottom" anchorx="page"/>
                </v:shape>
              </w:pict>
            </mc:Fallback>
          </mc:AlternateContent>
        </w:r>
      </w:del>
    </w:p>
    <w:p w14:paraId="56C24B31" w14:textId="6030CA57" w:rsidR="00DE70B6" w:rsidDel="005F2A08" w:rsidRDefault="00DE70B6">
      <w:pPr>
        <w:pStyle w:val="BodyText"/>
        <w:ind w:left="0"/>
        <w:rPr>
          <w:del w:id="479" w:author="Krzysztof SPIRZEWSKI" w:date="2021-10-09T18:26:00Z"/>
          <w:sz w:val="8"/>
        </w:rPr>
      </w:pPr>
    </w:p>
    <w:p w14:paraId="76CB6BC4" w14:textId="0AE7DADA" w:rsidR="00DE70B6" w:rsidDel="005F2A08" w:rsidRDefault="003076F5">
      <w:pPr>
        <w:pStyle w:val="BodyText"/>
        <w:spacing w:before="89"/>
        <w:ind w:left="168" w:right="168"/>
        <w:jc w:val="center"/>
        <w:rPr>
          <w:del w:id="480" w:author="Krzysztof SPIRZEWSKI" w:date="2021-10-09T18:26:00Z"/>
        </w:rPr>
      </w:pPr>
      <w:del w:id="481" w:author="Krzysztof SPIRZEWSKI" w:date="2021-10-09T18:26:00Z">
        <w:r w:rsidDel="005F2A08">
          <w:rPr>
            <w:noProof/>
          </w:rPr>
          <mc:AlternateContent>
            <mc:Choice Requires="wpg">
              <w:drawing>
                <wp:anchor distT="0" distB="0" distL="114300" distR="114300" simplePos="0" relativeHeight="15730176" behindDoc="0" locked="0" layoutInCell="1" allowOverlap="1" wp14:anchorId="6ECB853F" wp14:editId="10046CF2">
                  <wp:simplePos x="0" y="0"/>
                  <wp:positionH relativeFrom="page">
                    <wp:posOffset>2320925</wp:posOffset>
                  </wp:positionH>
                  <wp:positionV relativeFrom="paragraph">
                    <wp:posOffset>-1496060</wp:posOffset>
                  </wp:positionV>
                  <wp:extent cx="38100" cy="979805"/>
                  <wp:effectExtent l="0" t="0" r="0" b="0"/>
                  <wp:wrapNone/>
                  <wp:docPr id="243" name="docshapegroup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" cy="979805"/>
                            <a:chOff x="3655" y="-2356"/>
                            <a:chExt cx="60" cy="1543"/>
                          </a:xfrm>
                        </wpg:grpSpPr>
                        <wps:wsp>
                          <wps:cNvPr id="244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5" y="-2356"/>
                              <a:ext cx="0" cy="1494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docshape6"/>
                          <wps:cNvSpPr>
                            <a:spLocks/>
                          </wps:cNvSpPr>
                          <wps:spPr bwMode="auto">
                            <a:xfrm>
                              <a:off x="3655" y="-894"/>
                              <a:ext cx="60" cy="80"/>
                            </a:xfrm>
                            <a:custGeom>
                              <a:avLst/>
                              <a:gdLst>
                                <a:gd name="T0" fmla="+- 0 3715 3655"/>
                                <a:gd name="T1" fmla="*/ T0 w 60"/>
                                <a:gd name="T2" fmla="+- 0 -893 -893"/>
                                <a:gd name="T3" fmla="*/ -893 h 80"/>
                                <a:gd name="T4" fmla="+- 0 3699 3655"/>
                                <a:gd name="T5" fmla="*/ T4 w 60"/>
                                <a:gd name="T6" fmla="+- 0 -882 -893"/>
                                <a:gd name="T7" fmla="*/ -882 h 80"/>
                                <a:gd name="T8" fmla="+- 0 3685 3655"/>
                                <a:gd name="T9" fmla="*/ T8 w 60"/>
                                <a:gd name="T10" fmla="+- 0 -878 -893"/>
                                <a:gd name="T11" fmla="*/ -878 h 80"/>
                                <a:gd name="T12" fmla="+- 0 3671 3655"/>
                                <a:gd name="T13" fmla="*/ T12 w 60"/>
                                <a:gd name="T14" fmla="+- 0 -882 -893"/>
                                <a:gd name="T15" fmla="*/ -882 h 80"/>
                                <a:gd name="T16" fmla="+- 0 3655 3655"/>
                                <a:gd name="T17" fmla="*/ T16 w 60"/>
                                <a:gd name="T18" fmla="+- 0 -893 -893"/>
                                <a:gd name="T19" fmla="*/ -893 h 80"/>
                                <a:gd name="T20" fmla="+- 0 3667 3655"/>
                                <a:gd name="T21" fmla="*/ T20 w 60"/>
                                <a:gd name="T22" fmla="+- 0 -874 -893"/>
                                <a:gd name="T23" fmla="*/ -874 h 80"/>
                                <a:gd name="T24" fmla="+- 0 3675 3655"/>
                                <a:gd name="T25" fmla="*/ T24 w 60"/>
                                <a:gd name="T26" fmla="+- 0 -852 -893"/>
                                <a:gd name="T27" fmla="*/ -852 h 80"/>
                                <a:gd name="T28" fmla="+- 0 3681 3655"/>
                                <a:gd name="T29" fmla="*/ T28 w 60"/>
                                <a:gd name="T30" fmla="+- 0 -831 -893"/>
                                <a:gd name="T31" fmla="*/ -831 h 80"/>
                                <a:gd name="T32" fmla="+- 0 3685 3655"/>
                                <a:gd name="T33" fmla="*/ T32 w 60"/>
                                <a:gd name="T34" fmla="+- 0 -814 -893"/>
                                <a:gd name="T35" fmla="*/ -814 h 80"/>
                                <a:gd name="T36" fmla="+- 0 3689 3655"/>
                                <a:gd name="T37" fmla="*/ T36 w 60"/>
                                <a:gd name="T38" fmla="+- 0 -831 -893"/>
                                <a:gd name="T39" fmla="*/ -831 h 80"/>
                                <a:gd name="T40" fmla="+- 0 3695 3655"/>
                                <a:gd name="T41" fmla="*/ T40 w 60"/>
                                <a:gd name="T42" fmla="+- 0 -852 -893"/>
                                <a:gd name="T43" fmla="*/ -852 h 80"/>
                                <a:gd name="T44" fmla="+- 0 3703 3655"/>
                                <a:gd name="T45" fmla="*/ T44 w 60"/>
                                <a:gd name="T46" fmla="+- 0 -874 -893"/>
                                <a:gd name="T47" fmla="*/ -874 h 80"/>
                                <a:gd name="T48" fmla="+- 0 3715 3655"/>
                                <a:gd name="T49" fmla="*/ T48 w 60"/>
                                <a:gd name="T50" fmla="+- 0 -893 -893"/>
                                <a:gd name="T51" fmla="*/ -8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0" h="80">
                                  <a:moveTo>
                                    <a:pt x="60" y="0"/>
                                  </a:moveTo>
                                  <a:lnTo>
                                    <a:pt x="44" y="11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5265615" id="docshapegroup5" o:spid="_x0000_s1026" style="position:absolute;margin-left:182.75pt;margin-top:-117.8pt;width:3pt;height:77.15pt;z-index:15730176;mso-position-horizontal-relative:page" coordorigin="3655,-2356" coordsize="60,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">
                  <v:line id="Line 238" o:spid="_x0000_s1027" style="position:absolute;visibility:visible;mso-wrap-style:square" from="3685,-2356" to="3685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" strokeweight=".14058mm"/>
                  <v:shape id="docshape6" o:spid="_x0000_s1028" style="position:absolute;left:3655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" path="m60,l44,11,30,15,16,11,,,12,19r8,22l26,62r4,17l34,62,40,41,48,19,60,xe" fillcolor="black" stroked="f">
                    <v:path arrowok="t" o:connecttype="custom" o:connectlocs="60,-893;44,-882;30,-878;16,-882;0,-893;12,-874;20,-852;26,-831;30,-814;34,-831;40,-852;48,-874;60,-893" o:connectangles="0,0,0,0,0,0,0,0,0,0,0,0,0"/>
                  </v:shape>
                  <w10:wrap anchorx="page"/>
                </v:group>
              </w:pict>
            </mc:Fallback>
          </mc:AlternateContent>
        </w:r>
        <w:r w:rsidDel="005F2A08">
          <w:rPr>
            <w:noProof/>
          </w:rPr>
          <mc:AlternateContent>
            <mc:Choice Requires="wpg">
              <w:drawing>
                <wp:anchor distT="0" distB="0" distL="114300" distR="114300" simplePos="0" relativeHeight="15730688" behindDoc="0" locked="0" layoutInCell="1" allowOverlap="1" wp14:anchorId="10C3AE9C" wp14:editId="559D8101">
                  <wp:simplePos x="0" y="0"/>
                  <wp:positionH relativeFrom="page">
                    <wp:posOffset>3761105</wp:posOffset>
                  </wp:positionH>
                  <wp:positionV relativeFrom="paragraph">
                    <wp:posOffset>-1493520</wp:posOffset>
                  </wp:positionV>
                  <wp:extent cx="38100" cy="977265"/>
                  <wp:effectExtent l="0" t="0" r="0" b="0"/>
                  <wp:wrapNone/>
                  <wp:docPr id="240" name="docshapegroup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" cy="977265"/>
                            <a:chOff x="5923" y="-2352"/>
                            <a:chExt cx="60" cy="1539"/>
                          </a:xfrm>
                        </wpg:grpSpPr>
                        <wps:wsp>
                          <wps:cNvPr id="241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3" y="-2352"/>
                              <a:ext cx="0" cy="149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docshape8"/>
                          <wps:cNvSpPr>
                            <a:spLocks/>
                          </wps:cNvSpPr>
                          <wps:spPr bwMode="auto">
                            <a:xfrm>
                              <a:off x="5922" y="-894"/>
                              <a:ext cx="60" cy="80"/>
                            </a:xfrm>
                            <a:custGeom>
                              <a:avLst/>
                              <a:gdLst>
                                <a:gd name="T0" fmla="+- 0 5983 5923"/>
                                <a:gd name="T1" fmla="*/ T0 w 60"/>
                                <a:gd name="T2" fmla="+- 0 -893 -893"/>
                                <a:gd name="T3" fmla="*/ -893 h 80"/>
                                <a:gd name="T4" fmla="+- 0 5967 5923"/>
                                <a:gd name="T5" fmla="*/ T4 w 60"/>
                                <a:gd name="T6" fmla="+- 0 -882 -893"/>
                                <a:gd name="T7" fmla="*/ -882 h 80"/>
                                <a:gd name="T8" fmla="+- 0 5953 5923"/>
                                <a:gd name="T9" fmla="*/ T8 w 60"/>
                                <a:gd name="T10" fmla="+- 0 -878 -893"/>
                                <a:gd name="T11" fmla="*/ -878 h 80"/>
                                <a:gd name="T12" fmla="+- 0 5938 5923"/>
                                <a:gd name="T13" fmla="*/ T12 w 60"/>
                                <a:gd name="T14" fmla="+- 0 -882 -893"/>
                                <a:gd name="T15" fmla="*/ -882 h 80"/>
                                <a:gd name="T16" fmla="+- 0 5923 5923"/>
                                <a:gd name="T17" fmla="*/ T16 w 60"/>
                                <a:gd name="T18" fmla="+- 0 -893 -893"/>
                                <a:gd name="T19" fmla="*/ -893 h 80"/>
                                <a:gd name="T20" fmla="+- 0 5935 5923"/>
                                <a:gd name="T21" fmla="*/ T20 w 60"/>
                                <a:gd name="T22" fmla="+- 0 -874 -893"/>
                                <a:gd name="T23" fmla="*/ -874 h 80"/>
                                <a:gd name="T24" fmla="+- 0 5943 5923"/>
                                <a:gd name="T25" fmla="*/ T24 w 60"/>
                                <a:gd name="T26" fmla="+- 0 -852 -893"/>
                                <a:gd name="T27" fmla="*/ -852 h 80"/>
                                <a:gd name="T28" fmla="+- 0 5949 5923"/>
                                <a:gd name="T29" fmla="*/ T28 w 60"/>
                                <a:gd name="T30" fmla="+- 0 -831 -893"/>
                                <a:gd name="T31" fmla="*/ -831 h 80"/>
                                <a:gd name="T32" fmla="+- 0 5953 5923"/>
                                <a:gd name="T33" fmla="*/ T32 w 60"/>
                                <a:gd name="T34" fmla="+- 0 -814 -893"/>
                                <a:gd name="T35" fmla="*/ -814 h 80"/>
                                <a:gd name="T36" fmla="+- 0 5957 5923"/>
                                <a:gd name="T37" fmla="*/ T36 w 60"/>
                                <a:gd name="T38" fmla="+- 0 -831 -893"/>
                                <a:gd name="T39" fmla="*/ -831 h 80"/>
                                <a:gd name="T40" fmla="+- 0 5962 5923"/>
                                <a:gd name="T41" fmla="*/ T40 w 60"/>
                                <a:gd name="T42" fmla="+- 0 -852 -893"/>
                                <a:gd name="T43" fmla="*/ -852 h 80"/>
                                <a:gd name="T44" fmla="+- 0 5971 5923"/>
                                <a:gd name="T45" fmla="*/ T44 w 60"/>
                                <a:gd name="T46" fmla="+- 0 -874 -893"/>
                                <a:gd name="T47" fmla="*/ -874 h 80"/>
                                <a:gd name="T48" fmla="+- 0 5983 5923"/>
                                <a:gd name="T49" fmla="*/ T48 w 60"/>
                                <a:gd name="T50" fmla="+- 0 -893 -893"/>
                                <a:gd name="T51" fmla="*/ -8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0" h="80">
                                  <a:moveTo>
                                    <a:pt x="60" y="0"/>
                                  </a:moveTo>
                                  <a:lnTo>
                                    <a:pt x="44" y="11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9D8E20" id="docshapegroup7" o:spid="_x0000_s1026" style="position:absolute;margin-left:296.15pt;margin-top:-117.6pt;width:3pt;height:76.95pt;z-index:15730688;mso-position-horizontal-relative:page" coordorigin="5923,-2352" coordsize="60,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">
                  <v:line id="Line 235" o:spid="_x0000_s1027" style="position:absolute;visibility:visible;mso-wrap-style:square" from="5953,-2352" to="5953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" strokeweight=".14058mm"/>
                  <v:shape id="docshape8" o:spid="_x0000_s1028" style="position:absolute;left:5922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" path="m60,l44,11,30,15,15,11,,,12,19r8,22l26,62r4,17l34,62,39,41,48,19,60,xe" fillcolor="black" stroked="f">
                    <v:path arrowok="t" o:connecttype="custom" o:connectlocs="60,-893;44,-882;30,-878;15,-882;0,-893;12,-874;20,-852;26,-831;30,-814;34,-831;39,-852;48,-874;60,-893" o:connectangles="0,0,0,0,0,0,0,0,0,0,0,0,0"/>
                  </v:shape>
                  <w10:wrap anchorx="page"/>
                </v:group>
              </w:pict>
            </mc:Fallback>
          </mc:AlternateContent>
        </w:r>
        <w:r w:rsidDel="005F2A08">
          <w:rPr>
            <w:noProof/>
          </w:rPr>
          <mc:AlternateContent>
            <mc:Choice Requires="wpg">
              <w:drawing>
                <wp:anchor distT="0" distB="0" distL="114300" distR="114300" simplePos="0" relativeHeight="15731200" behindDoc="0" locked="0" layoutInCell="1" allowOverlap="1" wp14:anchorId="3E0E5FBA" wp14:editId="40744B42">
                  <wp:simplePos x="0" y="0"/>
                  <wp:positionH relativeFrom="page">
                    <wp:posOffset>5201285</wp:posOffset>
                  </wp:positionH>
                  <wp:positionV relativeFrom="paragraph">
                    <wp:posOffset>-1493520</wp:posOffset>
                  </wp:positionV>
                  <wp:extent cx="38100" cy="977265"/>
                  <wp:effectExtent l="0" t="0" r="0" b="0"/>
                  <wp:wrapNone/>
                  <wp:docPr id="237" name="docshapegroup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" cy="977265"/>
                            <a:chOff x="8191" y="-2352"/>
                            <a:chExt cx="60" cy="1539"/>
                          </a:xfrm>
                        </wpg:grpSpPr>
                        <wps:wsp>
                          <wps:cNvPr id="238" name="Line 2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2352"/>
                              <a:ext cx="0" cy="149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docshape10"/>
                          <wps:cNvSpPr>
                            <a:spLocks/>
                          </wps:cNvSpPr>
                          <wps:spPr bwMode="auto">
                            <a:xfrm>
                              <a:off x="8190" y="-894"/>
                              <a:ext cx="60" cy="80"/>
                            </a:xfrm>
                            <a:custGeom>
                              <a:avLst/>
                              <a:gdLst>
                                <a:gd name="T0" fmla="+- 0 8250 8191"/>
                                <a:gd name="T1" fmla="*/ T0 w 60"/>
                                <a:gd name="T2" fmla="+- 0 -893 -893"/>
                                <a:gd name="T3" fmla="*/ -893 h 80"/>
                                <a:gd name="T4" fmla="+- 0 8235 8191"/>
                                <a:gd name="T5" fmla="*/ T4 w 60"/>
                                <a:gd name="T6" fmla="+- 0 -882 -893"/>
                                <a:gd name="T7" fmla="*/ -882 h 80"/>
                                <a:gd name="T8" fmla="+- 0 8221 8191"/>
                                <a:gd name="T9" fmla="*/ T8 w 60"/>
                                <a:gd name="T10" fmla="+- 0 -878 -893"/>
                                <a:gd name="T11" fmla="*/ -878 h 80"/>
                                <a:gd name="T12" fmla="+- 0 8206 8191"/>
                                <a:gd name="T13" fmla="*/ T12 w 60"/>
                                <a:gd name="T14" fmla="+- 0 -882 -893"/>
                                <a:gd name="T15" fmla="*/ -882 h 80"/>
                                <a:gd name="T16" fmla="+- 0 8191 8191"/>
                                <a:gd name="T17" fmla="*/ T16 w 60"/>
                                <a:gd name="T18" fmla="+- 0 -893 -893"/>
                                <a:gd name="T19" fmla="*/ -893 h 80"/>
                                <a:gd name="T20" fmla="+- 0 8202 8191"/>
                                <a:gd name="T21" fmla="*/ T20 w 60"/>
                                <a:gd name="T22" fmla="+- 0 -874 -893"/>
                                <a:gd name="T23" fmla="*/ -874 h 80"/>
                                <a:gd name="T24" fmla="+- 0 8211 8191"/>
                                <a:gd name="T25" fmla="*/ T24 w 60"/>
                                <a:gd name="T26" fmla="+- 0 -852 -893"/>
                                <a:gd name="T27" fmla="*/ -852 h 80"/>
                                <a:gd name="T28" fmla="+- 0 8217 8191"/>
                                <a:gd name="T29" fmla="*/ T28 w 60"/>
                                <a:gd name="T30" fmla="+- 0 -831 -893"/>
                                <a:gd name="T31" fmla="*/ -831 h 80"/>
                                <a:gd name="T32" fmla="+- 0 8221 8191"/>
                                <a:gd name="T33" fmla="*/ T32 w 60"/>
                                <a:gd name="T34" fmla="+- 0 -814 -893"/>
                                <a:gd name="T35" fmla="*/ -814 h 80"/>
                                <a:gd name="T36" fmla="+- 0 8224 8191"/>
                                <a:gd name="T37" fmla="*/ T36 w 60"/>
                                <a:gd name="T38" fmla="+- 0 -831 -893"/>
                                <a:gd name="T39" fmla="*/ -831 h 80"/>
                                <a:gd name="T40" fmla="+- 0 8230 8191"/>
                                <a:gd name="T41" fmla="*/ T40 w 60"/>
                                <a:gd name="T42" fmla="+- 0 -852 -893"/>
                                <a:gd name="T43" fmla="*/ -852 h 80"/>
                                <a:gd name="T44" fmla="+- 0 8239 8191"/>
                                <a:gd name="T45" fmla="*/ T44 w 60"/>
                                <a:gd name="T46" fmla="+- 0 -874 -893"/>
                                <a:gd name="T47" fmla="*/ -874 h 80"/>
                                <a:gd name="T48" fmla="+- 0 8250 8191"/>
                                <a:gd name="T49" fmla="*/ T48 w 60"/>
                                <a:gd name="T50" fmla="+- 0 -893 -893"/>
                                <a:gd name="T51" fmla="*/ -8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0" h="80">
                                  <a:moveTo>
                                    <a:pt x="59" y="0"/>
                                  </a:moveTo>
                                  <a:lnTo>
                                    <a:pt x="44" y="11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33" y="6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0259D04" id="docshapegroup9" o:spid="_x0000_s1026" style="position:absolute;margin-left:409.55pt;margin-top:-117.6pt;width:3pt;height:76.95pt;z-index:15731200;mso-position-horizontal-relative:page" coordorigin="8191,-2352" coordsize="60,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">
                  <v:line id="Line 232" o:spid="_x0000_s1027" style="position:absolute;visibility:visible;mso-wrap-style:square" from="8221,-2352" to="8221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" strokeweight=".14058mm"/>
                  <v:shape id="docshape10" o:spid="_x0000_s1028" style="position:absolute;left:8190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" path="m59,l44,11,30,15,15,11,,,11,19r9,22l26,62r4,17l33,62,39,41,48,19,59,xe" fillcolor="black" stroked="f">
                    <v:path arrowok="t" o:connecttype="custom" o:connectlocs="59,-893;44,-882;30,-878;15,-882;0,-893;11,-874;20,-852;26,-831;30,-814;33,-831;39,-852;48,-874;59,-893" o:connectangles="0,0,0,0,0,0,0,0,0,0,0,0,0"/>
                  </v:shape>
                  <w10:wrap anchorx="page"/>
                </v:group>
              </w:pict>
            </mc:Fallback>
          </mc:AlternateContent>
        </w:r>
        <w:r w:rsidDel="005F2A08">
          <w:rPr>
            <w:noProof/>
          </w:rPr>
          <mc:AlternateContent>
            <mc:Choice Requires="wpg">
              <w:drawing>
                <wp:anchor distT="0" distB="0" distL="114300" distR="114300" simplePos="0" relativeHeight="15731712" behindDoc="0" locked="0" layoutInCell="1" allowOverlap="1" wp14:anchorId="487B403B" wp14:editId="2D3D8219">
                  <wp:simplePos x="0" y="0"/>
                  <wp:positionH relativeFrom="page">
                    <wp:posOffset>2797810</wp:posOffset>
                  </wp:positionH>
                  <wp:positionV relativeFrom="paragraph">
                    <wp:posOffset>-305435</wp:posOffset>
                  </wp:positionV>
                  <wp:extent cx="514985" cy="38100"/>
                  <wp:effectExtent l="0" t="0" r="0" b="0"/>
                  <wp:wrapNone/>
                  <wp:docPr id="234" name="docshapegroup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14985" cy="38100"/>
                            <a:chOff x="4406" y="-481"/>
                            <a:chExt cx="811" cy="60"/>
                          </a:xfrm>
                        </wpg:grpSpPr>
                        <wps:wsp>
                          <wps:cNvPr id="235" name="Line 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6" y="-451"/>
                              <a:ext cx="763" cy="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docshape12"/>
                          <wps:cNvSpPr>
                            <a:spLocks/>
                          </wps:cNvSpPr>
                          <wps:spPr bwMode="auto">
                            <a:xfrm>
                              <a:off x="5137" y="-481"/>
                              <a:ext cx="80" cy="60"/>
                            </a:xfrm>
                            <a:custGeom>
                              <a:avLst/>
                              <a:gdLst>
                                <a:gd name="T0" fmla="+- 0 5138 5138"/>
                                <a:gd name="T1" fmla="*/ T0 w 80"/>
                                <a:gd name="T2" fmla="+- 0 -481 -481"/>
                                <a:gd name="T3" fmla="*/ -481 h 60"/>
                                <a:gd name="T4" fmla="+- 0 5149 5138"/>
                                <a:gd name="T5" fmla="*/ T4 w 80"/>
                                <a:gd name="T6" fmla="+- 0 -465 -481"/>
                                <a:gd name="T7" fmla="*/ -465 h 60"/>
                                <a:gd name="T8" fmla="+- 0 5153 5138"/>
                                <a:gd name="T9" fmla="*/ T8 w 80"/>
                                <a:gd name="T10" fmla="+- 0 -451 -481"/>
                                <a:gd name="T11" fmla="*/ -451 h 60"/>
                                <a:gd name="T12" fmla="+- 0 5149 5138"/>
                                <a:gd name="T13" fmla="*/ T12 w 80"/>
                                <a:gd name="T14" fmla="+- 0 -437 -481"/>
                                <a:gd name="T15" fmla="*/ -437 h 60"/>
                                <a:gd name="T16" fmla="+- 0 5138 5138"/>
                                <a:gd name="T17" fmla="*/ T16 w 80"/>
                                <a:gd name="T18" fmla="+- 0 -421 -481"/>
                                <a:gd name="T19" fmla="*/ -421 h 60"/>
                                <a:gd name="T20" fmla="+- 0 5157 5138"/>
                                <a:gd name="T21" fmla="*/ T20 w 80"/>
                                <a:gd name="T22" fmla="+- 0 -433 -481"/>
                                <a:gd name="T23" fmla="*/ -433 h 60"/>
                                <a:gd name="T24" fmla="+- 0 5179 5138"/>
                                <a:gd name="T25" fmla="*/ T24 w 80"/>
                                <a:gd name="T26" fmla="+- 0 -441 -481"/>
                                <a:gd name="T27" fmla="*/ -441 h 60"/>
                                <a:gd name="T28" fmla="+- 0 5200 5138"/>
                                <a:gd name="T29" fmla="*/ T28 w 80"/>
                                <a:gd name="T30" fmla="+- 0 -447 -481"/>
                                <a:gd name="T31" fmla="*/ -447 h 60"/>
                                <a:gd name="T32" fmla="+- 0 5217 5138"/>
                                <a:gd name="T33" fmla="*/ T32 w 80"/>
                                <a:gd name="T34" fmla="+- 0 -451 -481"/>
                                <a:gd name="T35" fmla="*/ -451 h 60"/>
                                <a:gd name="T36" fmla="+- 0 5200 5138"/>
                                <a:gd name="T37" fmla="*/ T36 w 80"/>
                                <a:gd name="T38" fmla="+- 0 -455 -481"/>
                                <a:gd name="T39" fmla="*/ -455 h 60"/>
                                <a:gd name="T40" fmla="+- 0 5179 5138"/>
                                <a:gd name="T41" fmla="*/ T40 w 80"/>
                                <a:gd name="T42" fmla="+- 0 -461 -481"/>
                                <a:gd name="T43" fmla="*/ -461 h 60"/>
                                <a:gd name="T44" fmla="+- 0 5157 5138"/>
                                <a:gd name="T45" fmla="*/ T44 w 80"/>
                                <a:gd name="T46" fmla="+- 0 -469 -481"/>
                                <a:gd name="T47" fmla="*/ -469 h 60"/>
                                <a:gd name="T48" fmla="+- 0 5138 5138"/>
                                <a:gd name="T49" fmla="*/ T48 w 80"/>
                                <a:gd name="T50" fmla="+- 0 -481 -481"/>
                                <a:gd name="T51" fmla="*/ -48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0" h="60">
                                  <a:moveTo>
                                    <a:pt x="0" y="0"/>
                                  </a:moveTo>
                                  <a:lnTo>
                                    <a:pt x="11" y="16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9" y="30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4A5C7C" id="docshapegroup11" o:spid="_x0000_s1026" style="position:absolute;margin-left:220.3pt;margin-top:-24.05pt;width:40.55pt;height:3pt;z-index:15731712;mso-position-horizontal-relative:page" coordorigin="4406,-481" coordsize="81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">
                  <v:line id="Line 229" o:spid="_x0000_s1027" style="position:absolute;visibility:visible;mso-wrap-style:square" from="4406,-451" to="5169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" strokeweight=".14058mm"/>
                  <v:shape id="docshape12" o:spid="_x0000_s1028" style="position:absolute;left:5137;top:-481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" path="m,l11,16r4,14l11,44,,60,19,48,41,40,62,34,79,30,62,26,41,20,19,12,,xe" fillcolor="black" stroked="f">
                    <v:path arrowok="t" o:connecttype="custom" o:connectlocs="0,-481;11,-465;15,-451;11,-437;0,-421;19,-433;41,-441;62,-447;79,-451;62,-455;41,-461;19,-469;0,-481" o:connectangles="0,0,0,0,0,0,0,0,0,0,0,0,0"/>
                  </v:shape>
                  <w10:wrap anchorx="page"/>
                </v:group>
              </w:pict>
            </mc:Fallback>
          </mc:AlternateContent>
        </w:r>
        <w:r w:rsidDel="005F2A08">
          <w:rPr>
            <w:noProof/>
          </w:rPr>
          <mc:AlternateContent>
            <mc:Choice Requires="wpg">
              <w:drawing>
                <wp:anchor distT="0" distB="0" distL="114300" distR="114300" simplePos="0" relativeHeight="15732224" behindDoc="0" locked="0" layoutInCell="1" allowOverlap="1" wp14:anchorId="3B5BF339" wp14:editId="07870426">
                  <wp:simplePos x="0" y="0"/>
                  <wp:positionH relativeFrom="page">
                    <wp:posOffset>4246880</wp:posOffset>
                  </wp:positionH>
                  <wp:positionV relativeFrom="paragraph">
                    <wp:posOffset>-305435</wp:posOffset>
                  </wp:positionV>
                  <wp:extent cx="514985" cy="38100"/>
                  <wp:effectExtent l="0" t="0" r="0" b="0"/>
                  <wp:wrapNone/>
                  <wp:docPr id="231" name="docshapegroup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14985" cy="38100"/>
                            <a:chOff x="6688" y="-481"/>
                            <a:chExt cx="811" cy="60"/>
                          </a:xfrm>
                        </wpg:grpSpPr>
                        <wps:wsp>
                          <wps:cNvPr id="232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88" y="-451"/>
                              <a:ext cx="763" cy="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docshape14"/>
                          <wps:cNvSpPr>
                            <a:spLocks/>
                          </wps:cNvSpPr>
                          <wps:spPr bwMode="auto">
                            <a:xfrm>
                              <a:off x="7419" y="-481"/>
                              <a:ext cx="80" cy="60"/>
                            </a:xfrm>
                            <a:custGeom>
                              <a:avLst/>
                              <a:gdLst>
                                <a:gd name="T0" fmla="+- 0 7420 7420"/>
                                <a:gd name="T1" fmla="*/ T0 w 80"/>
                                <a:gd name="T2" fmla="+- 0 -481 -481"/>
                                <a:gd name="T3" fmla="*/ -481 h 60"/>
                                <a:gd name="T4" fmla="+- 0 7431 7420"/>
                                <a:gd name="T5" fmla="*/ T4 w 80"/>
                                <a:gd name="T6" fmla="+- 0 -465 -481"/>
                                <a:gd name="T7" fmla="*/ -465 h 60"/>
                                <a:gd name="T8" fmla="+- 0 7434 7420"/>
                                <a:gd name="T9" fmla="*/ T8 w 80"/>
                                <a:gd name="T10" fmla="+- 0 -451 -481"/>
                                <a:gd name="T11" fmla="*/ -451 h 60"/>
                                <a:gd name="T12" fmla="+- 0 7431 7420"/>
                                <a:gd name="T13" fmla="*/ T12 w 80"/>
                                <a:gd name="T14" fmla="+- 0 -437 -481"/>
                                <a:gd name="T15" fmla="*/ -437 h 60"/>
                                <a:gd name="T16" fmla="+- 0 7420 7420"/>
                                <a:gd name="T17" fmla="*/ T16 w 80"/>
                                <a:gd name="T18" fmla="+- 0 -421 -481"/>
                                <a:gd name="T19" fmla="*/ -421 h 60"/>
                                <a:gd name="T20" fmla="+- 0 7439 7420"/>
                                <a:gd name="T21" fmla="*/ T20 w 80"/>
                                <a:gd name="T22" fmla="+- 0 -433 -481"/>
                                <a:gd name="T23" fmla="*/ -433 h 60"/>
                                <a:gd name="T24" fmla="+- 0 7461 7420"/>
                                <a:gd name="T25" fmla="*/ T24 w 80"/>
                                <a:gd name="T26" fmla="+- 0 -441 -481"/>
                                <a:gd name="T27" fmla="*/ -441 h 60"/>
                                <a:gd name="T28" fmla="+- 0 7482 7420"/>
                                <a:gd name="T29" fmla="*/ T28 w 80"/>
                                <a:gd name="T30" fmla="+- 0 -447 -481"/>
                                <a:gd name="T31" fmla="*/ -447 h 60"/>
                                <a:gd name="T32" fmla="+- 0 7499 7420"/>
                                <a:gd name="T33" fmla="*/ T32 w 80"/>
                                <a:gd name="T34" fmla="+- 0 -451 -481"/>
                                <a:gd name="T35" fmla="*/ -451 h 60"/>
                                <a:gd name="T36" fmla="+- 0 7482 7420"/>
                                <a:gd name="T37" fmla="*/ T36 w 80"/>
                                <a:gd name="T38" fmla="+- 0 -455 -481"/>
                                <a:gd name="T39" fmla="*/ -455 h 60"/>
                                <a:gd name="T40" fmla="+- 0 7461 7420"/>
                                <a:gd name="T41" fmla="*/ T40 w 80"/>
                                <a:gd name="T42" fmla="+- 0 -461 -481"/>
                                <a:gd name="T43" fmla="*/ -461 h 60"/>
                                <a:gd name="T44" fmla="+- 0 7439 7420"/>
                                <a:gd name="T45" fmla="*/ T44 w 80"/>
                                <a:gd name="T46" fmla="+- 0 -469 -481"/>
                                <a:gd name="T47" fmla="*/ -469 h 60"/>
                                <a:gd name="T48" fmla="+- 0 7420 7420"/>
                                <a:gd name="T49" fmla="*/ T48 w 80"/>
                                <a:gd name="T50" fmla="+- 0 -481 -481"/>
                                <a:gd name="T51" fmla="*/ -48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0" h="60">
                                  <a:moveTo>
                                    <a:pt x="0" y="0"/>
                                  </a:moveTo>
                                  <a:lnTo>
                                    <a:pt x="11" y="16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9" y="30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9065550" id="docshapegroup13" o:spid="_x0000_s1026" style="position:absolute;margin-left:334.4pt;margin-top:-24.05pt;width:40.55pt;height:3pt;z-index:15732224;mso-position-horizontal-relative:page" coordorigin="6688,-481" coordsize="81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">
                  <v:line id="Line 226" o:spid="_x0000_s1027" style="position:absolute;visibility:visible;mso-wrap-style:square" from="6688,-451" to="7451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" strokeweight=".14058mm"/>
                  <v:shape id="docshape14" o:spid="_x0000_s1028" style="position:absolute;left:7419;top:-481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" path="m,l11,16r3,14l11,44,,60,19,48,41,40,62,34,79,30,62,26,41,20,19,12,,xe" fillcolor="black" stroked="f">
                    <v:path arrowok="t" o:connecttype="custom" o:connectlocs="0,-481;11,-465;14,-451;11,-437;0,-421;19,-433;41,-441;62,-447;79,-451;62,-455;41,-461;19,-469;0,-481" o:connectangles="0,0,0,0,0,0,0,0,0,0,0,0,0"/>
                  </v:shape>
                  <w10:wrap anchorx="page"/>
                </v:group>
              </w:pict>
            </mc:Fallback>
          </mc:AlternateContent>
        </w:r>
        <w:r w:rsidDel="005F2A08">
          <w:rPr>
            <w:noProof/>
          </w:rPr>
          <mc:AlternateContent>
            <mc:Choice Requires="wps">
              <w:drawing>
                <wp:anchor distT="0" distB="0" distL="114300" distR="114300" simplePos="0" relativeHeight="15732736" behindDoc="0" locked="0" layoutInCell="1" allowOverlap="1" wp14:anchorId="518E98BD" wp14:editId="2F479027">
                  <wp:simplePos x="0" y="0"/>
                  <wp:positionH relativeFrom="page">
                    <wp:posOffset>3315335</wp:posOffset>
                  </wp:positionH>
                  <wp:positionV relativeFrom="paragraph">
                    <wp:posOffset>-514350</wp:posOffset>
                  </wp:positionV>
                  <wp:extent cx="929640" cy="455930"/>
                  <wp:effectExtent l="0" t="0" r="0" b="0"/>
                  <wp:wrapNone/>
                  <wp:docPr id="230" name="docshape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9640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81821E" w14:textId="77777777" w:rsidR="00DE70B6" w:rsidRDefault="00603B20">
                              <w:pPr>
                                <w:pStyle w:val="BodyText"/>
                                <w:spacing w:before="212"/>
                                <w:ind w:left="75"/>
                              </w:pPr>
                              <w:r>
                                <w:t>Middle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18E98BD" id="docshape15" o:spid="_x0000_s1029" type="#_x0000_t202" style="position:absolute;left:0;text-align:left;margin-left:261.05pt;margin-top:-40.5pt;width:73.2pt;height:35.9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" filled="f" strokeweight=".14058mm">
                  <v:textbox inset="0,0,0,0">
                    <w:txbxContent>
                      <w:p w14:paraId="6981821E" w14:textId="77777777" w:rsidR="00DE70B6" w:rsidRDefault="00603B20">
                        <w:pPr>
                          <w:pStyle w:val="BodyText"/>
                          <w:spacing w:before="212"/>
                          <w:ind w:left="75"/>
                        </w:pPr>
                        <w:r>
                          <w:t>Middle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office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Del="005F2A08">
          <w:rPr>
            <w:noProof/>
          </w:rPr>
          <mc:AlternateContent>
            <mc:Choice Requires="wps">
              <w:drawing>
                <wp:anchor distT="0" distB="0" distL="114300" distR="114300" simplePos="0" relativeHeight="15733248" behindDoc="0" locked="0" layoutInCell="1" allowOverlap="1" wp14:anchorId="66866BFD" wp14:editId="31ED004D">
                  <wp:simplePos x="0" y="0"/>
                  <wp:positionH relativeFrom="page">
                    <wp:posOffset>4764405</wp:posOffset>
                  </wp:positionH>
                  <wp:positionV relativeFrom="paragraph">
                    <wp:posOffset>-514350</wp:posOffset>
                  </wp:positionV>
                  <wp:extent cx="911225" cy="455930"/>
                  <wp:effectExtent l="0" t="0" r="0" b="0"/>
                  <wp:wrapNone/>
                  <wp:docPr id="229" name="docshape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225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294314" w14:textId="77777777" w:rsidR="00DE70B6" w:rsidRDefault="00603B20">
                              <w:pPr>
                                <w:pStyle w:val="BodyText"/>
                                <w:spacing w:before="212"/>
                                <w:ind w:left="161"/>
                              </w:pPr>
                              <w:r>
                                <w:t>Back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6866BFD" id="docshape16" o:spid="_x0000_s1030" type="#_x0000_t202" style="position:absolute;left:0;text-align:left;margin-left:375.15pt;margin-top:-40.5pt;width:71.75pt;height:35.9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" filled="f" strokeweight=".14058mm">
                  <v:textbox inset="0,0,0,0">
                    <w:txbxContent>
                      <w:p w14:paraId="76294314" w14:textId="77777777" w:rsidR="00DE70B6" w:rsidRDefault="00603B20">
                        <w:pPr>
                          <w:pStyle w:val="BodyText"/>
                          <w:spacing w:before="212"/>
                          <w:ind w:left="161"/>
                        </w:pPr>
                        <w:r>
                          <w:t>Back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office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603B20" w:rsidDel="005F2A08">
          <w:delText>Pic.</w:delText>
        </w:r>
        <w:r w:rsidR="00603B20" w:rsidDel="005F2A08">
          <w:rPr>
            <w:spacing w:val="-5"/>
          </w:rPr>
          <w:delText xml:space="preserve"> </w:delText>
        </w:r>
        <w:r w:rsidR="00603B20" w:rsidDel="005F2A08">
          <w:delText>1</w:delText>
        </w:r>
      </w:del>
      <w:moveFromRangeStart w:id="482" w:author="Krzysztof SPIRZEWSKI" w:date="2021-10-09T18:26:00Z" w:name="move84696398"/>
      <w:moveFrom w:id="483" w:author="Krzysztof SPIRZEWSKI" w:date="2021-10-09T18:26:00Z">
        <w:del w:id="484" w:author="Krzysztof SPIRZEWSKI" w:date="2021-10-09T18:26:00Z">
          <w:r w:rsidR="00603B20" w:rsidDel="005F2A08">
            <w:delText>.</w:delText>
          </w:r>
          <w:r w:rsidR="00603B20" w:rsidDel="005F2A08">
            <w:rPr>
              <w:spacing w:val="15"/>
            </w:rPr>
            <w:delText xml:space="preserve"> </w:delText>
          </w:r>
          <w:r w:rsidR="00603B20" w:rsidDel="005F2A08">
            <w:delText>Structure</w:delText>
          </w:r>
          <w:r w:rsidR="00603B20" w:rsidDel="005F2A08">
            <w:rPr>
              <w:spacing w:val="-4"/>
            </w:rPr>
            <w:delText xml:space="preserve"> </w:delText>
          </w:r>
          <w:r w:rsidR="00603B20" w:rsidDel="005F2A08">
            <w:delText>of</w:delText>
          </w:r>
          <w:r w:rsidR="00603B20" w:rsidDel="005F2A08">
            <w:rPr>
              <w:spacing w:val="-4"/>
            </w:rPr>
            <w:delText xml:space="preserve"> </w:delText>
          </w:r>
          <w:r w:rsidR="00603B20" w:rsidDel="005F2A08">
            <w:delText>human</w:delText>
          </w:r>
          <w:r w:rsidR="00603B20" w:rsidDel="005F2A08">
            <w:rPr>
              <w:spacing w:val="-4"/>
            </w:rPr>
            <w:delText xml:space="preserve"> </w:delText>
          </w:r>
          <w:r w:rsidR="00603B20" w:rsidDel="005F2A08">
            <w:delText>interaction</w:delText>
          </w:r>
          <w:r w:rsidR="00603B20" w:rsidDel="005F2A08">
            <w:rPr>
              <w:spacing w:val="-4"/>
            </w:rPr>
            <w:delText xml:space="preserve"> </w:delText>
          </w:r>
          <w:r w:rsidR="00603B20" w:rsidDel="005F2A08">
            <w:delText>on</w:delText>
          </w:r>
          <w:r w:rsidR="00603B20" w:rsidDel="005F2A08">
            <w:rPr>
              <w:spacing w:val="-4"/>
            </w:rPr>
            <w:delText xml:space="preserve"> </w:delText>
          </w:r>
          <w:r w:rsidR="00603B20" w:rsidDel="005F2A08">
            <w:delText>banking</w:delText>
          </w:r>
          <w:r w:rsidR="00603B20" w:rsidDel="005F2A08">
            <w:rPr>
              <w:spacing w:val="-4"/>
            </w:rPr>
            <w:delText xml:space="preserve"> </w:delText>
          </w:r>
          <w:r w:rsidR="00603B20" w:rsidDel="005F2A08">
            <w:delText>layers</w:delText>
          </w:r>
        </w:del>
      </w:moveFrom>
      <w:moveFromRangeEnd w:id="482"/>
    </w:p>
    <w:p w14:paraId="74F23DA7" w14:textId="27C5A84C" w:rsidR="00DE70B6" w:rsidDel="005F2A08" w:rsidRDefault="00603B20">
      <w:pPr>
        <w:spacing w:before="120"/>
        <w:ind w:left="168" w:right="168"/>
        <w:jc w:val="center"/>
        <w:rPr>
          <w:del w:id="485" w:author="Krzysztof SPIRZEWSKI" w:date="2021-10-09T18:26:00Z"/>
          <w:sz w:val="20"/>
        </w:rPr>
      </w:pPr>
      <w:del w:id="486" w:author="Krzysztof SPIRZEWSKI" w:date="2021-10-09T18:26:00Z">
        <w:r w:rsidDel="005F2A08">
          <w:rPr>
            <w:i/>
            <w:sz w:val="20"/>
          </w:rPr>
          <w:delText>Source:</w:delText>
        </w:r>
        <w:r w:rsidDel="005F2A08">
          <w:rPr>
            <w:i/>
            <w:spacing w:val="8"/>
            <w:sz w:val="20"/>
          </w:rPr>
          <w:delText xml:space="preserve"> </w:delText>
        </w:r>
        <w:r w:rsidDel="005F2A08">
          <w:rPr>
            <w:sz w:val="20"/>
          </w:rPr>
          <w:delText>Own</w:delText>
        </w:r>
        <w:r w:rsidDel="005F2A08">
          <w:rPr>
            <w:spacing w:val="-6"/>
            <w:sz w:val="20"/>
          </w:rPr>
          <w:delText xml:space="preserve"> </w:delText>
        </w:r>
        <w:r w:rsidDel="005F2A08">
          <w:rPr>
            <w:sz w:val="20"/>
          </w:rPr>
          <w:delText>study</w:delText>
        </w:r>
      </w:del>
    </w:p>
    <w:p w14:paraId="0C342ED3" w14:textId="77777777" w:rsidR="00DE70B6" w:rsidRDefault="00DE70B6">
      <w:pPr>
        <w:pStyle w:val="BodyText"/>
        <w:ind w:left="0"/>
        <w:rPr>
          <w:sz w:val="22"/>
        </w:rPr>
      </w:pPr>
    </w:p>
    <w:p w14:paraId="3F248530" w14:textId="77777777" w:rsidR="005F2A08" w:rsidRDefault="00603B20">
      <w:pPr>
        <w:pStyle w:val="BodyText"/>
        <w:spacing w:before="160" w:line="357" w:lineRule="auto"/>
        <w:ind w:right="113"/>
        <w:jc w:val="both"/>
        <w:rPr>
          <w:ins w:id="487" w:author="Krzysztof SPIRZEWSKI" w:date="2021-10-09T18:26:00Z"/>
          <w:spacing w:val="1"/>
        </w:rPr>
      </w:pPr>
      <w:r>
        <w:rPr>
          <w:w w:val="95"/>
        </w:rPr>
        <w:lastRenderedPageBreak/>
        <w:t>communication with clients, primary verification of loaners’ data, collection analysis of received</w:t>
      </w:r>
      <w:r>
        <w:rPr>
          <w:spacing w:val="1"/>
          <w:w w:val="95"/>
        </w:rPr>
        <w:t xml:space="preserve"> </w:t>
      </w:r>
      <w:r>
        <w:t>documents, preparation of contracts with clients and other interoperations with counteragents.</w:t>
      </w:r>
      <w:r>
        <w:rPr>
          <w:spacing w:val="1"/>
        </w:rPr>
        <w:t xml:space="preserve"> </w:t>
      </w:r>
    </w:p>
    <w:p w14:paraId="5F4F3872" w14:textId="77777777" w:rsidR="005F2A08" w:rsidRDefault="005F2A08" w:rsidP="005F2A08">
      <w:pPr>
        <w:spacing w:line="357" w:lineRule="auto"/>
        <w:jc w:val="both"/>
        <w:rPr>
          <w:ins w:id="488" w:author="Krzysztof SPIRZEWSKI" w:date="2021-10-09T18:28:00Z"/>
          <w:b/>
          <w:bCs/>
        </w:rPr>
      </w:pPr>
    </w:p>
    <w:p w14:paraId="0C564EB6" w14:textId="11720C51" w:rsidR="005F2A08" w:rsidRPr="005F2A08" w:rsidDel="005F2A08" w:rsidRDefault="005F2A08" w:rsidP="005F2A08">
      <w:pPr>
        <w:pStyle w:val="BodyText"/>
        <w:spacing w:before="89"/>
        <w:ind w:left="168" w:right="168"/>
        <w:rPr>
          <w:del w:id="489" w:author="Krzysztof SPIRZEWSKI" w:date="2021-10-09T18:27:00Z"/>
          <w:moveTo w:id="490" w:author="Krzysztof SPIRZEWSKI" w:date="2021-10-09T18:26:00Z"/>
          <w:b/>
          <w:bCs/>
          <w:rPrChange w:id="491" w:author="Krzysztof SPIRZEWSKI" w:date="2021-10-09T18:26:00Z">
            <w:rPr>
              <w:del w:id="492" w:author="Krzysztof SPIRZEWSKI" w:date="2021-10-09T18:27:00Z"/>
              <w:moveTo w:id="493" w:author="Krzysztof SPIRZEWSKI" w:date="2021-10-09T18:26:00Z"/>
            </w:rPr>
          </w:rPrChange>
        </w:rPr>
        <w:pPrChange w:id="494" w:author="Krzysztof SPIRZEWSKI" w:date="2021-10-09T18:26:00Z">
          <w:pPr>
            <w:pStyle w:val="BodyText"/>
            <w:spacing w:before="89"/>
            <w:ind w:left="168" w:right="168"/>
            <w:jc w:val="center"/>
          </w:pPr>
        </w:pPrChange>
      </w:pPr>
      <w:commentRangeStart w:id="495"/>
      <w:ins w:id="496" w:author="Krzysztof SPIRZEWSKI" w:date="2021-10-09T18:26:00Z">
        <w:r w:rsidRPr="005F2A08">
          <w:rPr>
            <w:b/>
            <w:bCs/>
            <w:rPrChange w:id="497" w:author="Krzysztof SPIRZEWSKI" w:date="2021-10-09T18:26:00Z">
              <w:rPr/>
            </w:rPrChange>
          </w:rPr>
          <w:t>Table 1</w:t>
        </w:r>
      </w:ins>
      <w:moveToRangeStart w:id="498" w:author="Krzysztof SPIRZEWSKI" w:date="2021-10-09T18:26:00Z" w:name="move84696398"/>
      <w:moveTo w:id="499" w:author="Krzysztof SPIRZEWSKI" w:date="2021-10-09T18:26:00Z">
        <w:r w:rsidRPr="005F2A08">
          <w:rPr>
            <w:b/>
            <w:bCs/>
            <w:rPrChange w:id="500" w:author="Krzysztof SPIRZEWSKI" w:date="2021-10-09T18:26:00Z">
              <w:rPr/>
            </w:rPrChange>
          </w:rPr>
          <w:t>.</w:t>
        </w:r>
        <w:r w:rsidRPr="005F2A08">
          <w:rPr>
            <w:b/>
            <w:bCs/>
            <w:spacing w:val="15"/>
            <w:rPrChange w:id="501" w:author="Krzysztof SPIRZEWSKI" w:date="2021-10-09T18:26:00Z">
              <w:rPr>
                <w:spacing w:val="15"/>
              </w:rPr>
            </w:rPrChange>
          </w:rPr>
          <w:t xml:space="preserve"> </w:t>
        </w:r>
        <w:r w:rsidRPr="005F2A08">
          <w:rPr>
            <w:b/>
            <w:bCs/>
            <w:rPrChange w:id="502" w:author="Krzysztof SPIRZEWSKI" w:date="2021-10-09T18:26:00Z">
              <w:rPr/>
            </w:rPrChange>
          </w:rPr>
          <w:t>Structure</w:t>
        </w:r>
        <w:r w:rsidRPr="005F2A08">
          <w:rPr>
            <w:b/>
            <w:bCs/>
            <w:spacing w:val="-4"/>
            <w:rPrChange w:id="503" w:author="Krzysztof SPIRZEWSKI" w:date="2021-10-09T18:26:00Z">
              <w:rPr>
                <w:spacing w:val="-4"/>
              </w:rPr>
            </w:rPrChange>
          </w:rPr>
          <w:t xml:space="preserve"> </w:t>
        </w:r>
        <w:r w:rsidRPr="005F2A08">
          <w:rPr>
            <w:b/>
            <w:bCs/>
            <w:rPrChange w:id="504" w:author="Krzysztof SPIRZEWSKI" w:date="2021-10-09T18:26:00Z">
              <w:rPr/>
            </w:rPrChange>
          </w:rPr>
          <w:t>of</w:t>
        </w:r>
        <w:r w:rsidRPr="005F2A08">
          <w:rPr>
            <w:b/>
            <w:bCs/>
            <w:spacing w:val="-4"/>
            <w:rPrChange w:id="505" w:author="Krzysztof SPIRZEWSKI" w:date="2021-10-09T18:26:00Z">
              <w:rPr>
                <w:spacing w:val="-4"/>
              </w:rPr>
            </w:rPrChange>
          </w:rPr>
          <w:t xml:space="preserve"> </w:t>
        </w:r>
        <w:r w:rsidRPr="005F2A08">
          <w:rPr>
            <w:b/>
            <w:bCs/>
            <w:rPrChange w:id="506" w:author="Krzysztof SPIRZEWSKI" w:date="2021-10-09T18:26:00Z">
              <w:rPr/>
            </w:rPrChange>
          </w:rPr>
          <w:t>human</w:t>
        </w:r>
        <w:r w:rsidRPr="005F2A08">
          <w:rPr>
            <w:b/>
            <w:bCs/>
            <w:spacing w:val="-4"/>
            <w:rPrChange w:id="507" w:author="Krzysztof SPIRZEWSKI" w:date="2021-10-09T18:26:00Z">
              <w:rPr>
                <w:spacing w:val="-4"/>
              </w:rPr>
            </w:rPrChange>
          </w:rPr>
          <w:t xml:space="preserve"> </w:t>
        </w:r>
        <w:r w:rsidRPr="005F2A08">
          <w:rPr>
            <w:b/>
            <w:bCs/>
            <w:rPrChange w:id="508" w:author="Krzysztof SPIRZEWSKI" w:date="2021-10-09T18:26:00Z">
              <w:rPr/>
            </w:rPrChange>
          </w:rPr>
          <w:t>interaction</w:t>
        </w:r>
        <w:r w:rsidRPr="005F2A08">
          <w:rPr>
            <w:b/>
            <w:bCs/>
            <w:spacing w:val="-4"/>
            <w:rPrChange w:id="509" w:author="Krzysztof SPIRZEWSKI" w:date="2021-10-09T18:26:00Z">
              <w:rPr>
                <w:spacing w:val="-4"/>
              </w:rPr>
            </w:rPrChange>
          </w:rPr>
          <w:t xml:space="preserve"> </w:t>
        </w:r>
        <w:r w:rsidRPr="005F2A08">
          <w:rPr>
            <w:b/>
            <w:bCs/>
            <w:rPrChange w:id="510" w:author="Krzysztof SPIRZEWSKI" w:date="2021-10-09T18:26:00Z">
              <w:rPr/>
            </w:rPrChange>
          </w:rPr>
          <w:t>on</w:t>
        </w:r>
        <w:r w:rsidRPr="005F2A08">
          <w:rPr>
            <w:b/>
            <w:bCs/>
            <w:spacing w:val="-4"/>
            <w:rPrChange w:id="511" w:author="Krzysztof SPIRZEWSKI" w:date="2021-10-09T18:26:00Z">
              <w:rPr>
                <w:spacing w:val="-4"/>
              </w:rPr>
            </w:rPrChange>
          </w:rPr>
          <w:t xml:space="preserve"> </w:t>
        </w:r>
        <w:r w:rsidRPr="005F2A08">
          <w:rPr>
            <w:b/>
            <w:bCs/>
            <w:rPrChange w:id="512" w:author="Krzysztof SPIRZEWSKI" w:date="2021-10-09T18:26:00Z">
              <w:rPr/>
            </w:rPrChange>
          </w:rPr>
          <w:t>banking</w:t>
        </w:r>
        <w:r w:rsidRPr="005F2A08">
          <w:rPr>
            <w:b/>
            <w:bCs/>
            <w:spacing w:val="-4"/>
            <w:rPrChange w:id="513" w:author="Krzysztof SPIRZEWSKI" w:date="2021-10-09T18:26:00Z">
              <w:rPr>
                <w:spacing w:val="-4"/>
              </w:rPr>
            </w:rPrChange>
          </w:rPr>
          <w:t xml:space="preserve"> </w:t>
        </w:r>
        <w:r w:rsidRPr="005F2A08">
          <w:rPr>
            <w:b/>
            <w:bCs/>
            <w:rPrChange w:id="514" w:author="Krzysztof SPIRZEWSKI" w:date="2021-10-09T18:26:00Z">
              <w:rPr/>
            </w:rPrChange>
          </w:rPr>
          <w:t>layers</w:t>
        </w:r>
      </w:moveTo>
      <w:commentRangeEnd w:id="495"/>
      <w:r>
        <w:rPr>
          <w:rStyle w:val="CommentReference"/>
        </w:rPr>
        <w:commentReference w:id="495"/>
      </w:r>
    </w:p>
    <w:moveToRangeEnd w:id="498"/>
    <w:p w14:paraId="32F47593" w14:textId="77777777" w:rsidR="005F2A08" w:rsidRDefault="005F2A08" w:rsidP="005F2A08">
      <w:pPr>
        <w:spacing w:line="357" w:lineRule="auto"/>
        <w:jc w:val="both"/>
        <w:rPr>
          <w:ins w:id="515" w:author="Krzysztof SPIRZEWSKI" w:date="2021-10-09T18:27:00Z"/>
        </w:rPr>
        <w:sectPr w:rsidR="005F2A08">
          <w:pgSz w:w="11910" w:h="16840"/>
          <w:pgMar w:top="1340" w:right="1300" w:bottom="1020" w:left="1300" w:header="0" w:footer="833" w:gutter="0"/>
          <w:cols w:space="708"/>
        </w:sectPr>
      </w:pPr>
    </w:p>
    <w:p w14:paraId="674F5880" w14:textId="77777777" w:rsidR="005F2A08" w:rsidRDefault="005F2A08" w:rsidP="005F2A08">
      <w:pPr>
        <w:tabs>
          <w:tab w:val="left" w:pos="3917"/>
        </w:tabs>
        <w:ind w:left="1663"/>
        <w:rPr>
          <w:ins w:id="516" w:author="Krzysztof SPIRZEWSKI" w:date="2021-10-09T18:27:00Z"/>
          <w:sz w:val="20"/>
        </w:rPr>
      </w:pPr>
      <w:ins w:id="517" w:author="Krzysztof SPIRZEWSKI" w:date="2021-10-09T18:27:00Z">
        <w:r>
          <w:rPr>
            <w:noProof/>
            <w:sz w:val="20"/>
          </w:rPr>
          <w:lastRenderedPageBreak/>
          <mc:AlternateContent>
            <mc:Choice Requires="wps">
              <w:drawing>
                <wp:inline distT="0" distB="0" distL="0" distR="0" wp14:anchorId="55303D78" wp14:editId="36B2F511">
                  <wp:extent cx="911225" cy="455930"/>
                  <wp:effectExtent l="5080" t="12700" r="7620" b="7620"/>
                  <wp:docPr id="269" name="docshape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225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FFD236" w14:textId="77777777" w:rsidR="005F2A08" w:rsidRDefault="005F2A08" w:rsidP="005F2A08">
                              <w:pPr>
                                <w:pStyle w:val="BodyText"/>
                                <w:spacing w:before="212"/>
                                <w:ind w:left="374"/>
                              </w:pPr>
                              <w: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55303D78" id="_x0000_s1031" type="#_x0000_t202" style="width:71.7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" filled="f" strokeweight=".14058mm">
                  <v:textbox inset="0,0,0,0">
                    <w:txbxContent>
                      <w:p w14:paraId="30FFD236" w14:textId="77777777" w:rsidR="005F2A08" w:rsidRDefault="005F2A08" w:rsidP="005F2A08">
                        <w:pPr>
                          <w:pStyle w:val="BodyText"/>
                          <w:spacing w:before="212"/>
                          <w:ind w:left="374"/>
                        </w:pPr>
                        <w:r>
                          <w:t>Clients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  <w:commentRangeStart w:id="518"/>
        <w:r>
          <w:rPr>
            <w:sz w:val="20"/>
          </w:rPr>
          <w:tab/>
        </w:r>
        <w:r>
          <w:rPr>
            <w:noProof/>
            <w:sz w:val="20"/>
          </w:rPr>
          <mc:AlternateContent>
            <mc:Choice Requires="wps">
              <w:drawing>
                <wp:inline distT="0" distB="0" distL="0" distR="0" wp14:anchorId="0A706A2A" wp14:editId="15A590B2">
                  <wp:extent cx="2360295" cy="461010"/>
                  <wp:effectExtent l="7620" t="12700" r="13335" b="12065"/>
                  <wp:docPr id="270" name="docshape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60295" cy="46101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302C18" w14:textId="77777777" w:rsidR="005F2A08" w:rsidRDefault="005F2A08" w:rsidP="005F2A08">
                              <w:pPr>
                                <w:pStyle w:val="BodyText"/>
                                <w:spacing w:before="191"/>
                                <w:ind w:left="1301" w:right="1301"/>
                                <w:jc w:val="center"/>
                              </w:pPr>
                              <w:r>
                                <w:t>Employees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0A706A2A" id="_x0000_s1032" type="#_x0000_t202" style="width:185.85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" filled="f" strokeweight=".14058mm">
                  <v:textbox inset="0,0,0,0">
                    <w:txbxContent>
                      <w:p w14:paraId="61302C18" w14:textId="77777777" w:rsidR="005F2A08" w:rsidRDefault="005F2A08" w:rsidP="005F2A08">
                        <w:pPr>
                          <w:pStyle w:val="BodyText"/>
                          <w:spacing w:before="191"/>
                          <w:ind w:left="1301" w:right="1301"/>
                          <w:jc w:val="center"/>
                        </w:pPr>
                        <w:r>
                          <w:t>Employees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6A030701" w14:textId="77777777" w:rsidR="005F2A08" w:rsidRDefault="005F2A08" w:rsidP="005F2A08">
      <w:pPr>
        <w:pStyle w:val="BodyText"/>
        <w:ind w:left="0"/>
        <w:rPr>
          <w:ins w:id="519" w:author="Krzysztof SPIRZEWSKI" w:date="2021-10-09T18:27:00Z"/>
          <w:sz w:val="20"/>
        </w:rPr>
      </w:pPr>
    </w:p>
    <w:p w14:paraId="1130AFC5" w14:textId="77777777" w:rsidR="005F2A08" w:rsidRDefault="005F2A08" w:rsidP="005F2A08">
      <w:pPr>
        <w:pStyle w:val="BodyText"/>
        <w:ind w:left="0"/>
        <w:rPr>
          <w:ins w:id="520" w:author="Krzysztof SPIRZEWSKI" w:date="2021-10-09T18:27:00Z"/>
          <w:sz w:val="20"/>
        </w:rPr>
      </w:pPr>
    </w:p>
    <w:p w14:paraId="13D3DC74" w14:textId="77777777" w:rsidR="005F2A08" w:rsidRDefault="005F2A08" w:rsidP="005F2A08">
      <w:pPr>
        <w:pStyle w:val="BodyText"/>
        <w:ind w:left="0"/>
        <w:rPr>
          <w:ins w:id="521" w:author="Krzysztof SPIRZEWSKI" w:date="2021-10-09T18:27:00Z"/>
          <w:sz w:val="20"/>
        </w:rPr>
      </w:pPr>
    </w:p>
    <w:p w14:paraId="41BD1759" w14:textId="77777777" w:rsidR="005F2A08" w:rsidRDefault="005F2A08" w:rsidP="005F2A08">
      <w:pPr>
        <w:pStyle w:val="BodyText"/>
        <w:ind w:left="0"/>
        <w:rPr>
          <w:ins w:id="522" w:author="Krzysztof SPIRZEWSKI" w:date="2021-10-09T18:27:00Z"/>
          <w:sz w:val="20"/>
        </w:rPr>
      </w:pPr>
    </w:p>
    <w:p w14:paraId="0E357692" w14:textId="4DF6C6B8" w:rsidR="005F2A08" w:rsidRDefault="005F2A08" w:rsidP="005F2A08">
      <w:pPr>
        <w:pStyle w:val="BodyText"/>
        <w:ind w:left="0"/>
        <w:rPr>
          <w:ins w:id="523" w:author="Krzysztof SPIRZEWSKI" w:date="2021-10-09T18:27:00Z"/>
          <w:sz w:val="20"/>
        </w:rPr>
      </w:pPr>
    </w:p>
    <w:p w14:paraId="34126C39" w14:textId="0F327031" w:rsidR="005F2A08" w:rsidRDefault="005F2A08" w:rsidP="005F2A08">
      <w:pPr>
        <w:pStyle w:val="BodyText"/>
        <w:spacing w:before="1"/>
        <w:ind w:left="0"/>
        <w:rPr>
          <w:ins w:id="524" w:author="Krzysztof SPIRZEWSKI" w:date="2021-10-09T18:27:00Z"/>
          <w:sz w:val="29"/>
        </w:rPr>
      </w:pPr>
      <w:ins w:id="525" w:author="Krzysztof SPIRZEWSKI" w:date="2021-10-09T18:27:00Z">
        <w:r>
          <w:rPr>
            <w:noProof/>
          </w:rPr>
          <mc:AlternateContent>
            <mc:Choice Requires="wps">
              <w:drawing>
                <wp:anchor distT="0" distB="0" distL="0" distR="0" simplePos="0" relativeHeight="487643648" behindDoc="1" locked="0" layoutInCell="1" allowOverlap="1" wp14:anchorId="0BACC26D" wp14:editId="1BB9EF89">
                  <wp:simplePos x="0" y="0"/>
                  <wp:positionH relativeFrom="page">
                    <wp:posOffset>1884680</wp:posOffset>
                  </wp:positionH>
                  <wp:positionV relativeFrom="paragraph">
                    <wp:posOffset>230505</wp:posOffset>
                  </wp:positionV>
                  <wp:extent cx="911225" cy="455930"/>
                  <wp:effectExtent l="0" t="0" r="0" b="0"/>
                  <wp:wrapTopAndBottom/>
                  <wp:docPr id="271" name="docshape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225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1883B1" w14:textId="77777777" w:rsidR="005F2A08" w:rsidRDefault="005F2A08" w:rsidP="005F2A08">
                              <w:pPr>
                                <w:pStyle w:val="BodyText"/>
                                <w:spacing w:before="212"/>
                                <w:ind w:left="147"/>
                              </w:pPr>
                              <w:r>
                                <w:t>Front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BACC26D" id="_x0000_s1033" type="#_x0000_t202" style="position:absolute;margin-left:148.4pt;margin-top:18.15pt;width:71.75pt;height:35.9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" filled="f" strokeweight=".14058mm">
                  <v:textbox inset="0,0,0,0">
                    <w:txbxContent>
                      <w:p w14:paraId="101883B1" w14:textId="77777777" w:rsidR="005F2A08" w:rsidRDefault="005F2A08" w:rsidP="005F2A08">
                        <w:pPr>
                          <w:pStyle w:val="BodyText"/>
                          <w:spacing w:before="212"/>
                          <w:ind w:left="147"/>
                        </w:pPr>
                        <w:r>
                          <w:t>Front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office</w:t>
                        </w:r>
                      </w:p>
                    </w:txbxContent>
                  </v:textbox>
                  <w10:wrap type="topAndBottom" anchorx="page"/>
                </v:shape>
              </w:pict>
            </mc:Fallback>
          </mc:AlternateContent>
        </w:r>
      </w:ins>
    </w:p>
    <w:commentRangeEnd w:id="518"/>
    <w:p w14:paraId="41CE8E7D" w14:textId="77777777" w:rsidR="005F2A08" w:rsidRDefault="005F2A08" w:rsidP="005F2A08">
      <w:pPr>
        <w:pStyle w:val="BodyText"/>
        <w:ind w:left="0"/>
        <w:rPr>
          <w:ins w:id="526" w:author="Krzysztof SPIRZEWSKI" w:date="2021-10-09T18:27:00Z"/>
          <w:sz w:val="8"/>
        </w:rPr>
      </w:pPr>
      <w:ins w:id="527" w:author="Krzysztof SPIRZEWSKI" w:date="2021-10-09T18:29:00Z">
        <w:r>
          <w:rPr>
            <w:rStyle w:val="CommentReference"/>
          </w:rPr>
          <w:commentReference w:id="518"/>
        </w:r>
      </w:ins>
    </w:p>
    <w:p w14:paraId="41C24725" w14:textId="2B8A259F" w:rsidR="005F2A08" w:rsidRDefault="005F2A08" w:rsidP="005F2A08">
      <w:pPr>
        <w:pStyle w:val="BodyText"/>
        <w:spacing w:before="89"/>
        <w:ind w:left="168" w:right="168" w:firstLine="552"/>
        <w:rPr>
          <w:ins w:id="528" w:author="Krzysztof SPIRZEWSKI" w:date="2021-10-09T18:27:00Z"/>
          <w:sz w:val="20"/>
        </w:rPr>
        <w:pPrChange w:id="529" w:author="Krzysztof SPIRZEWSKI" w:date="2021-10-09T18:28:00Z">
          <w:pPr>
            <w:spacing w:before="120"/>
            <w:ind w:left="168" w:right="168"/>
            <w:jc w:val="center"/>
          </w:pPr>
        </w:pPrChange>
      </w:pPr>
      <w:ins w:id="530" w:author="Krzysztof SPIRZEWSKI" w:date="2021-10-09T18:27:00Z"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487636480" behindDoc="0" locked="0" layoutInCell="1" allowOverlap="1" wp14:anchorId="386E5A76" wp14:editId="7C913DDA">
                  <wp:simplePos x="0" y="0"/>
                  <wp:positionH relativeFrom="page">
                    <wp:posOffset>2320925</wp:posOffset>
                  </wp:positionH>
                  <wp:positionV relativeFrom="paragraph">
                    <wp:posOffset>-1496060</wp:posOffset>
                  </wp:positionV>
                  <wp:extent cx="38100" cy="979805"/>
                  <wp:effectExtent l="0" t="0" r="0" b="0"/>
                  <wp:wrapNone/>
                  <wp:docPr id="272" name="docshapegroup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" cy="979805"/>
                            <a:chOff x="3655" y="-2356"/>
                            <a:chExt cx="60" cy="1543"/>
                          </a:xfrm>
                        </wpg:grpSpPr>
                        <wps:wsp>
                          <wps:cNvPr id="273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5" y="-2356"/>
                              <a:ext cx="0" cy="1494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" name="docshape6"/>
                          <wps:cNvSpPr>
                            <a:spLocks/>
                          </wps:cNvSpPr>
                          <wps:spPr bwMode="auto">
                            <a:xfrm>
                              <a:off x="3655" y="-894"/>
                              <a:ext cx="60" cy="80"/>
                            </a:xfrm>
                            <a:custGeom>
                              <a:avLst/>
                              <a:gdLst>
                                <a:gd name="T0" fmla="+- 0 3715 3655"/>
                                <a:gd name="T1" fmla="*/ T0 w 60"/>
                                <a:gd name="T2" fmla="+- 0 -893 -893"/>
                                <a:gd name="T3" fmla="*/ -893 h 80"/>
                                <a:gd name="T4" fmla="+- 0 3699 3655"/>
                                <a:gd name="T5" fmla="*/ T4 w 60"/>
                                <a:gd name="T6" fmla="+- 0 -882 -893"/>
                                <a:gd name="T7" fmla="*/ -882 h 80"/>
                                <a:gd name="T8" fmla="+- 0 3685 3655"/>
                                <a:gd name="T9" fmla="*/ T8 w 60"/>
                                <a:gd name="T10" fmla="+- 0 -878 -893"/>
                                <a:gd name="T11" fmla="*/ -878 h 80"/>
                                <a:gd name="T12" fmla="+- 0 3671 3655"/>
                                <a:gd name="T13" fmla="*/ T12 w 60"/>
                                <a:gd name="T14" fmla="+- 0 -882 -893"/>
                                <a:gd name="T15" fmla="*/ -882 h 80"/>
                                <a:gd name="T16" fmla="+- 0 3655 3655"/>
                                <a:gd name="T17" fmla="*/ T16 w 60"/>
                                <a:gd name="T18" fmla="+- 0 -893 -893"/>
                                <a:gd name="T19" fmla="*/ -893 h 80"/>
                                <a:gd name="T20" fmla="+- 0 3667 3655"/>
                                <a:gd name="T21" fmla="*/ T20 w 60"/>
                                <a:gd name="T22" fmla="+- 0 -874 -893"/>
                                <a:gd name="T23" fmla="*/ -874 h 80"/>
                                <a:gd name="T24" fmla="+- 0 3675 3655"/>
                                <a:gd name="T25" fmla="*/ T24 w 60"/>
                                <a:gd name="T26" fmla="+- 0 -852 -893"/>
                                <a:gd name="T27" fmla="*/ -852 h 80"/>
                                <a:gd name="T28" fmla="+- 0 3681 3655"/>
                                <a:gd name="T29" fmla="*/ T28 w 60"/>
                                <a:gd name="T30" fmla="+- 0 -831 -893"/>
                                <a:gd name="T31" fmla="*/ -831 h 80"/>
                                <a:gd name="T32" fmla="+- 0 3685 3655"/>
                                <a:gd name="T33" fmla="*/ T32 w 60"/>
                                <a:gd name="T34" fmla="+- 0 -814 -893"/>
                                <a:gd name="T35" fmla="*/ -814 h 80"/>
                                <a:gd name="T36" fmla="+- 0 3689 3655"/>
                                <a:gd name="T37" fmla="*/ T36 w 60"/>
                                <a:gd name="T38" fmla="+- 0 -831 -893"/>
                                <a:gd name="T39" fmla="*/ -831 h 80"/>
                                <a:gd name="T40" fmla="+- 0 3695 3655"/>
                                <a:gd name="T41" fmla="*/ T40 w 60"/>
                                <a:gd name="T42" fmla="+- 0 -852 -893"/>
                                <a:gd name="T43" fmla="*/ -852 h 80"/>
                                <a:gd name="T44" fmla="+- 0 3703 3655"/>
                                <a:gd name="T45" fmla="*/ T44 w 60"/>
                                <a:gd name="T46" fmla="+- 0 -874 -893"/>
                                <a:gd name="T47" fmla="*/ -874 h 80"/>
                                <a:gd name="T48" fmla="+- 0 3715 3655"/>
                                <a:gd name="T49" fmla="*/ T48 w 60"/>
                                <a:gd name="T50" fmla="+- 0 -893 -893"/>
                                <a:gd name="T51" fmla="*/ -8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0" h="80">
                                  <a:moveTo>
                                    <a:pt x="60" y="0"/>
                                  </a:moveTo>
                                  <a:lnTo>
                                    <a:pt x="44" y="11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E932FFF" id="docshapegroup5" o:spid="_x0000_s1026" style="position:absolute;margin-left:182.75pt;margin-top:-117.8pt;width:3pt;height:77.15pt;z-index:487636480;mso-position-horizontal-relative:page" coordorigin="3655,-2356" coordsize="60,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">
                  <v:line id="Line 238" o:spid="_x0000_s1027" style="position:absolute;visibility:visible;mso-wrap-style:square" from="3685,-2356" to="3685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" strokeweight=".14058mm"/>
                  <v:shape id="docshape6" o:spid="_x0000_s1028" style="position:absolute;left:3655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" path="m60,l44,11,30,15,16,11,,,12,19r8,22l26,62r4,17l34,62,40,41,48,19,60,xe" fillcolor="black" stroked="f">
                    <v:path arrowok="t" o:connecttype="custom" o:connectlocs="60,-893;44,-882;30,-878;16,-882;0,-893;12,-874;20,-852;26,-831;30,-814;34,-831;40,-852;48,-874;60,-893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487637504" behindDoc="0" locked="0" layoutInCell="1" allowOverlap="1" wp14:anchorId="6AFEBDFE" wp14:editId="49CBA565">
                  <wp:simplePos x="0" y="0"/>
                  <wp:positionH relativeFrom="page">
                    <wp:posOffset>3761105</wp:posOffset>
                  </wp:positionH>
                  <wp:positionV relativeFrom="paragraph">
                    <wp:posOffset>-1493520</wp:posOffset>
                  </wp:positionV>
                  <wp:extent cx="38100" cy="977265"/>
                  <wp:effectExtent l="0" t="0" r="0" b="0"/>
                  <wp:wrapNone/>
                  <wp:docPr id="275" name="docshapegroup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" cy="977265"/>
                            <a:chOff x="5923" y="-2352"/>
                            <a:chExt cx="60" cy="1539"/>
                          </a:xfrm>
                        </wpg:grpSpPr>
                        <wps:wsp>
                          <wps:cNvPr id="276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3" y="-2352"/>
                              <a:ext cx="0" cy="149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" name="docshape8"/>
                          <wps:cNvSpPr>
                            <a:spLocks/>
                          </wps:cNvSpPr>
                          <wps:spPr bwMode="auto">
                            <a:xfrm>
                              <a:off x="5922" y="-894"/>
                              <a:ext cx="60" cy="80"/>
                            </a:xfrm>
                            <a:custGeom>
                              <a:avLst/>
                              <a:gdLst>
                                <a:gd name="T0" fmla="+- 0 5983 5923"/>
                                <a:gd name="T1" fmla="*/ T0 w 60"/>
                                <a:gd name="T2" fmla="+- 0 -893 -893"/>
                                <a:gd name="T3" fmla="*/ -893 h 80"/>
                                <a:gd name="T4" fmla="+- 0 5967 5923"/>
                                <a:gd name="T5" fmla="*/ T4 w 60"/>
                                <a:gd name="T6" fmla="+- 0 -882 -893"/>
                                <a:gd name="T7" fmla="*/ -882 h 80"/>
                                <a:gd name="T8" fmla="+- 0 5953 5923"/>
                                <a:gd name="T9" fmla="*/ T8 w 60"/>
                                <a:gd name="T10" fmla="+- 0 -878 -893"/>
                                <a:gd name="T11" fmla="*/ -878 h 80"/>
                                <a:gd name="T12" fmla="+- 0 5938 5923"/>
                                <a:gd name="T13" fmla="*/ T12 w 60"/>
                                <a:gd name="T14" fmla="+- 0 -882 -893"/>
                                <a:gd name="T15" fmla="*/ -882 h 80"/>
                                <a:gd name="T16" fmla="+- 0 5923 5923"/>
                                <a:gd name="T17" fmla="*/ T16 w 60"/>
                                <a:gd name="T18" fmla="+- 0 -893 -893"/>
                                <a:gd name="T19" fmla="*/ -893 h 80"/>
                                <a:gd name="T20" fmla="+- 0 5935 5923"/>
                                <a:gd name="T21" fmla="*/ T20 w 60"/>
                                <a:gd name="T22" fmla="+- 0 -874 -893"/>
                                <a:gd name="T23" fmla="*/ -874 h 80"/>
                                <a:gd name="T24" fmla="+- 0 5943 5923"/>
                                <a:gd name="T25" fmla="*/ T24 w 60"/>
                                <a:gd name="T26" fmla="+- 0 -852 -893"/>
                                <a:gd name="T27" fmla="*/ -852 h 80"/>
                                <a:gd name="T28" fmla="+- 0 5949 5923"/>
                                <a:gd name="T29" fmla="*/ T28 w 60"/>
                                <a:gd name="T30" fmla="+- 0 -831 -893"/>
                                <a:gd name="T31" fmla="*/ -831 h 80"/>
                                <a:gd name="T32" fmla="+- 0 5953 5923"/>
                                <a:gd name="T33" fmla="*/ T32 w 60"/>
                                <a:gd name="T34" fmla="+- 0 -814 -893"/>
                                <a:gd name="T35" fmla="*/ -814 h 80"/>
                                <a:gd name="T36" fmla="+- 0 5957 5923"/>
                                <a:gd name="T37" fmla="*/ T36 w 60"/>
                                <a:gd name="T38" fmla="+- 0 -831 -893"/>
                                <a:gd name="T39" fmla="*/ -831 h 80"/>
                                <a:gd name="T40" fmla="+- 0 5962 5923"/>
                                <a:gd name="T41" fmla="*/ T40 w 60"/>
                                <a:gd name="T42" fmla="+- 0 -852 -893"/>
                                <a:gd name="T43" fmla="*/ -852 h 80"/>
                                <a:gd name="T44" fmla="+- 0 5971 5923"/>
                                <a:gd name="T45" fmla="*/ T44 w 60"/>
                                <a:gd name="T46" fmla="+- 0 -874 -893"/>
                                <a:gd name="T47" fmla="*/ -874 h 80"/>
                                <a:gd name="T48" fmla="+- 0 5983 5923"/>
                                <a:gd name="T49" fmla="*/ T48 w 60"/>
                                <a:gd name="T50" fmla="+- 0 -893 -893"/>
                                <a:gd name="T51" fmla="*/ -8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0" h="80">
                                  <a:moveTo>
                                    <a:pt x="60" y="0"/>
                                  </a:moveTo>
                                  <a:lnTo>
                                    <a:pt x="44" y="11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1428D6" id="docshapegroup7" o:spid="_x0000_s1026" style="position:absolute;margin-left:296.15pt;margin-top:-117.6pt;width:3pt;height:76.95pt;z-index:487637504;mso-position-horizontal-relative:page" coordorigin="5923,-2352" coordsize="60,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">
                  <v:line id="Line 235" o:spid="_x0000_s1027" style="position:absolute;visibility:visible;mso-wrap-style:square" from="5953,-2352" to="5953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" strokeweight=".14058mm"/>
                  <v:shape id="docshape8" o:spid="_x0000_s1028" style="position:absolute;left:5922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" path="m60,l44,11,30,15,15,11,,,12,19r8,22l26,62r4,17l34,62,39,41,48,19,60,xe" fillcolor="black" stroked="f">
                    <v:path arrowok="t" o:connecttype="custom" o:connectlocs="60,-893;44,-882;30,-878;15,-882;0,-893;12,-874;20,-852;26,-831;30,-814;34,-831;39,-852;48,-874;60,-893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487638528" behindDoc="0" locked="0" layoutInCell="1" allowOverlap="1" wp14:anchorId="2494F1BA" wp14:editId="010A44D7">
                  <wp:simplePos x="0" y="0"/>
                  <wp:positionH relativeFrom="page">
                    <wp:posOffset>5201285</wp:posOffset>
                  </wp:positionH>
                  <wp:positionV relativeFrom="paragraph">
                    <wp:posOffset>-1493520</wp:posOffset>
                  </wp:positionV>
                  <wp:extent cx="38100" cy="977265"/>
                  <wp:effectExtent l="0" t="0" r="0" b="0"/>
                  <wp:wrapNone/>
                  <wp:docPr id="278" name="docshapegroup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" cy="977265"/>
                            <a:chOff x="8191" y="-2352"/>
                            <a:chExt cx="60" cy="1539"/>
                          </a:xfrm>
                        </wpg:grpSpPr>
                        <wps:wsp>
                          <wps:cNvPr id="279" name="Line 2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2352"/>
                              <a:ext cx="0" cy="149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docshape10"/>
                          <wps:cNvSpPr>
                            <a:spLocks/>
                          </wps:cNvSpPr>
                          <wps:spPr bwMode="auto">
                            <a:xfrm>
                              <a:off x="8190" y="-894"/>
                              <a:ext cx="60" cy="80"/>
                            </a:xfrm>
                            <a:custGeom>
                              <a:avLst/>
                              <a:gdLst>
                                <a:gd name="T0" fmla="+- 0 8250 8191"/>
                                <a:gd name="T1" fmla="*/ T0 w 60"/>
                                <a:gd name="T2" fmla="+- 0 -893 -893"/>
                                <a:gd name="T3" fmla="*/ -893 h 80"/>
                                <a:gd name="T4" fmla="+- 0 8235 8191"/>
                                <a:gd name="T5" fmla="*/ T4 w 60"/>
                                <a:gd name="T6" fmla="+- 0 -882 -893"/>
                                <a:gd name="T7" fmla="*/ -882 h 80"/>
                                <a:gd name="T8" fmla="+- 0 8221 8191"/>
                                <a:gd name="T9" fmla="*/ T8 w 60"/>
                                <a:gd name="T10" fmla="+- 0 -878 -893"/>
                                <a:gd name="T11" fmla="*/ -878 h 80"/>
                                <a:gd name="T12" fmla="+- 0 8206 8191"/>
                                <a:gd name="T13" fmla="*/ T12 w 60"/>
                                <a:gd name="T14" fmla="+- 0 -882 -893"/>
                                <a:gd name="T15" fmla="*/ -882 h 80"/>
                                <a:gd name="T16" fmla="+- 0 8191 8191"/>
                                <a:gd name="T17" fmla="*/ T16 w 60"/>
                                <a:gd name="T18" fmla="+- 0 -893 -893"/>
                                <a:gd name="T19" fmla="*/ -893 h 80"/>
                                <a:gd name="T20" fmla="+- 0 8202 8191"/>
                                <a:gd name="T21" fmla="*/ T20 w 60"/>
                                <a:gd name="T22" fmla="+- 0 -874 -893"/>
                                <a:gd name="T23" fmla="*/ -874 h 80"/>
                                <a:gd name="T24" fmla="+- 0 8211 8191"/>
                                <a:gd name="T25" fmla="*/ T24 w 60"/>
                                <a:gd name="T26" fmla="+- 0 -852 -893"/>
                                <a:gd name="T27" fmla="*/ -852 h 80"/>
                                <a:gd name="T28" fmla="+- 0 8217 8191"/>
                                <a:gd name="T29" fmla="*/ T28 w 60"/>
                                <a:gd name="T30" fmla="+- 0 -831 -893"/>
                                <a:gd name="T31" fmla="*/ -831 h 80"/>
                                <a:gd name="T32" fmla="+- 0 8221 8191"/>
                                <a:gd name="T33" fmla="*/ T32 w 60"/>
                                <a:gd name="T34" fmla="+- 0 -814 -893"/>
                                <a:gd name="T35" fmla="*/ -814 h 80"/>
                                <a:gd name="T36" fmla="+- 0 8224 8191"/>
                                <a:gd name="T37" fmla="*/ T36 w 60"/>
                                <a:gd name="T38" fmla="+- 0 -831 -893"/>
                                <a:gd name="T39" fmla="*/ -831 h 80"/>
                                <a:gd name="T40" fmla="+- 0 8230 8191"/>
                                <a:gd name="T41" fmla="*/ T40 w 60"/>
                                <a:gd name="T42" fmla="+- 0 -852 -893"/>
                                <a:gd name="T43" fmla="*/ -852 h 80"/>
                                <a:gd name="T44" fmla="+- 0 8239 8191"/>
                                <a:gd name="T45" fmla="*/ T44 w 60"/>
                                <a:gd name="T46" fmla="+- 0 -874 -893"/>
                                <a:gd name="T47" fmla="*/ -874 h 80"/>
                                <a:gd name="T48" fmla="+- 0 8250 8191"/>
                                <a:gd name="T49" fmla="*/ T48 w 60"/>
                                <a:gd name="T50" fmla="+- 0 -893 -893"/>
                                <a:gd name="T51" fmla="*/ -8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0" h="80">
                                  <a:moveTo>
                                    <a:pt x="59" y="0"/>
                                  </a:moveTo>
                                  <a:lnTo>
                                    <a:pt x="44" y="11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33" y="6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D7EF7D" id="docshapegroup9" o:spid="_x0000_s1026" style="position:absolute;margin-left:409.55pt;margin-top:-117.6pt;width:3pt;height:76.95pt;z-index:487638528;mso-position-horizontal-relative:page" coordorigin="8191,-2352" coordsize="60,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">
                  <v:line id="Line 232" o:spid="_x0000_s1027" style="position:absolute;visibility:visible;mso-wrap-style:square" from="8221,-2352" to="8221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" strokeweight=".14058mm"/>
                  <v:shape id="docshape10" o:spid="_x0000_s1028" style="position:absolute;left:8190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" path="m59,l44,11,30,15,15,11,,,11,19r9,22l26,62r4,17l33,62,39,41,48,19,59,xe" fillcolor="black" stroked="f">
                    <v:path arrowok="t" o:connecttype="custom" o:connectlocs="59,-893;44,-882;30,-878;15,-882;0,-893;11,-874;20,-852;26,-831;30,-814;33,-831;39,-852;48,-874;59,-893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487639552" behindDoc="0" locked="0" layoutInCell="1" allowOverlap="1" wp14:anchorId="01FF9E89" wp14:editId="4671AA9D">
                  <wp:simplePos x="0" y="0"/>
                  <wp:positionH relativeFrom="page">
                    <wp:posOffset>2797810</wp:posOffset>
                  </wp:positionH>
                  <wp:positionV relativeFrom="paragraph">
                    <wp:posOffset>-305435</wp:posOffset>
                  </wp:positionV>
                  <wp:extent cx="514985" cy="38100"/>
                  <wp:effectExtent l="0" t="0" r="0" b="0"/>
                  <wp:wrapNone/>
                  <wp:docPr id="281" name="docshapegroup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14985" cy="38100"/>
                            <a:chOff x="4406" y="-481"/>
                            <a:chExt cx="811" cy="60"/>
                          </a:xfrm>
                        </wpg:grpSpPr>
                        <wps:wsp>
                          <wps:cNvPr id="282" name="Line 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6" y="-451"/>
                              <a:ext cx="763" cy="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docshape12"/>
                          <wps:cNvSpPr>
                            <a:spLocks/>
                          </wps:cNvSpPr>
                          <wps:spPr bwMode="auto">
                            <a:xfrm>
                              <a:off x="5137" y="-481"/>
                              <a:ext cx="80" cy="60"/>
                            </a:xfrm>
                            <a:custGeom>
                              <a:avLst/>
                              <a:gdLst>
                                <a:gd name="T0" fmla="+- 0 5138 5138"/>
                                <a:gd name="T1" fmla="*/ T0 w 80"/>
                                <a:gd name="T2" fmla="+- 0 -481 -481"/>
                                <a:gd name="T3" fmla="*/ -481 h 60"/>
                                <a:gd name="T4" fmla="+- 0 5149 5138"/>
                                <a:gd name="T5" fmla="*/ T4 w 80"/>
                                <a:gd name="T6" fmla="+- 0 -465 -481"/>
                                <a:gd name="T7" fmla="*/ -465 h 60"/>
                                <a:gd name="T8" fmla="+- 0 5153 5138"/>
                                <a:gd name="T9" fmla="*/ T8 w 80"/>
                                <a:gd name="T10" fmla="+- 0 -451 -481"/>
                                <a:gd name="T11" fmla="*/ -451 h 60"/>
                                <a:gd name="T12" fmla="+- 0 5149 5138"/>
                                <a:gd name="T13" fmla="*/ T12 w 80"/>
                                <a:gd name="T14" fmla="+- 0 -437 -481"/>
                                <a:gd name="T15" fmla="*/ -437 h 60"/>
                                <a:gd name="T16" fmla="+- 0 5138 5138"/>
                                <a:gd name="T17" fmla="*/ T16 w 80"/>
                                <a:gd name="T18" fmla="+- 0 -421 -481"/>
                                <a:gd name="T19" fmla="*/ -421 h 60"/>
                                <a:gd name="T20" fmla="+- 0 5157 5138"/>
                                <a:gd name="T21" fmla="*/ T20 w 80"/>
                                <a:gd name="T22" fmla="+- 0 -433 -481"/>
                                <a:gd name="T23" fmla="*/ -433 h 60"/>
                                <a:gd name="T24" fmla="+- 0 5179 5138"/>
                                <a:gd name="T25" fmla="*/ T24 w 80"/>
                                <a:gd name="T26" fmla="+- 0 -441 -481"/>
                                <a:gd name="T27" fmla="*/ -441 h 60"/>
                                <a:gd name="T28" fmla="+- 0 5200 5138"/>
                                <a:gd name="T29" fmla="*/ T28 w 80"/>
                                <a:gd name="T30" fmla="+- 0 -447 -481"/>
                                <a:gd name="T31" fmla="*/ -447 h 60"/>
                                <a:gd name="T32" fmla="+- 0 5217 5138"/>
                                <a:gd name="T33" fmla="*/ T32 w 80"/>
                                <a:gd name="T34" fmla="+- 0 -451 -481"/>
                                <a:gd name="T35" fmla="*/ -451 h 60"/>
                                <a:gd name="T36" fmla="+- 0 5200 5138"/>
                                <a:gd name="T37" fmla="*/ T36 w 80"/>
                                <a:gd name="T38" fmla="+- 0 -455 -481"/>
                                <a:gd name="T39" fmla="*/ -455 h 60"/>
                                <a:gd name="T40" fmla="+- 0 5179 5138"/>
                                <a:gd name="T41" fmla="*/ T40 w 80"/>
                                <a:gd name="T42" fmla="+- 0 -461 -481"/>
                                <a:gd name="T43" fmla="*/ -461 h 60"/>
                                <a:gd name="T44" fmla="+- 0 5157 5138"/>
                                <a:gd name="T45" fmla="*/ T44 w 80"/>
                                <a:gd name="T46" fmla="+- 0 -469 -481"/>
                                <a:gd name="T47" fmla="*/ -469 h 60"/>
                                <a:gd name="T48" fmla="+- 0 5138 5138"/>
                                <a:gd name="T49" fmla="*/ T48 w 80"/>
                                <a:gd name="T50" fmla="+- 0 -481 -481"/>
                                <a:gd name="T51" fmla="*/ -48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0" h="60">
                                  <a:moveTo>
                                    <a:pt x="0" y="0"/>
                                  </a:moveTo>
                                  <a:lnTo>
                                    <a:pt x="11" y="16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9" y="30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DAF4AE" id="docshapegroup11" o:spid="_x0000_s1026" style="position:absolute;margin-left:220.3pt;margin-top:-24.05pt;width:40.55pt;height:3pt;z-index:487639552;mso-position-horizontal-relative:page" coordorigin="4406,-481" coordsize="81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">
                  <v:line id="Line 229" o:spid="_x0000_s1027" style="position:absolute;visibility:visible;mso-wrap-style:square" from="4406,-451" to="5169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" strokeweight=".14058mm"/>
                  <v:shape id="docshape12" o:spid="_x0000_s1028" style="position:absolute;left:5137;top:-481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" path="m,l11,16r4,14l11,44,,60,19,48,41,40,62,34,79,30,62,26,41,20,19,12,,xe" fillcolor="black" stroked="f">
                    <v:path arrowok="t" o:connecttype="custom" o:connectlocs="0,-481;11,-465;15,-451;11,-437;0,-421;19,-433;41,-441;62,-447;79,-451;62,-455;41,-461;19,-469;0,-481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487640576" behindDoc="0" locked="0" layoutInCell="1" allowOverlap="1" wp14:anchorId="11AB1AE5" wp14:editId="6C3383DA">
                  <wp:simplePos x="0" y="0"/>
                  <wp:positionH relativeFrom="page">
                    <wp:posOffset>4246880</wp:posOffset>
                  </wp:positionH>
                  <wp:positionV relativeFrom="paragraph">
                    <wp:posOffset>-305435</wp:posOffset>
                  </wp:positionV>
                  <wp:extent cx="514985" cy="38100"/>
                  <wp:effectExtent l="0" t="0" r="0" b="0"/>
                  <wp:wrapNone/>
                  <wp:docPr id="284" name="docshapegroup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14985" cy="38100"/>
                            <a:chOff x="6688" y="-481"/>
                            <a:chExt cx="811" cy="60"/>
                          </a:xfrm>
                        </wpg:grpSpPr>
                        <wps:wsp>
                          <wps:cNvPr id="285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88" y="-451"/>
                              <a:ext cx="763" cy="0"/>
                            </a:xfrm>
                            <a:prstGeom prst="line">
                              <a:avLst/>
                            </a:prstGeom>
                            <a:noFill/>
                            <a:ln w="506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docshape14"/>
                          <wps:cNvSpPr>
                            <a:spLocks/>
                          </wps:cNvSpPr>
                          <wps:spPr bwMode="auto">
                            <a:xfrm>
                              <a:off x="7419" y="-481"/>
                              <a:ext cx="80" cy="60"/>
                            </a:xfrm>
                            <a:custGeom>
                              <a:avLst/>
                              <a:gdLst>
                                <a:gd name="T0" fmla="+- 0 7420 7420"/>
                                <a:gd name="T1" fmla="*/ T0 w 80"/>
                                <a:gd name="T2" fmla="+- 0 -481 -481"/>
                                <a:gd name="T3" fmla="*/ -481 h 60"/>
                                <a:gd name="T4" fmla="+- 0 7431 7420"/>
                                <a:gd name="T5" fmla="*/ T4 w 80"/>
                                <a:gd name="T6" fmla="+- 0 -465 -481"/>
                                <a:gd name="T7" fmla="*/ -465 h 60"/>
                                <a:gd name="T8" fmla="+- 0 7434 7420"/>
                                <a:gd name="T9" fmla="*/ T8 w 80"/>
                                <a:gd name="T10" fmla="+- 0 -451 -481"/>
                                <a:gd name="T11" fmla="*/ -451 h 60"/>
                                <a:gd name="T12" fmla="+- 0 7431 7420"/>
                                <a:gd name="T13" fmla="*/ T12 w 80"/>
                                <a:gd name="T14" fmla="+- 0 -437 -481"/>
                                <a:gd name="T15" fmla="*/ -437 h 60"/>
                                <a:gd name="T16" fmla="+- 0 7420 7420"/>
                                <a:gd name="T17" fmla="*/ T16 w 80"/>
                                <a:gd name="T18" fmla="+- 0 -421 -481"/>
                                <a:gd name="T19" fmla="*/ -421 h 60"/>
                                <a:gd name="T20" fmla="+- 0 7439 7420"/>
                                <a:gd name="T21" fmla="*/ T20 w 80"/>
                                <a:gd name="T22" fmla="+- 0 -433 -481"/>
                                <a:gd name="T23" fmla="*/ -433 h 60"/>
                                <a:gd name="T24" fmla="+- 0 7461 7420"/>
                                <a:gd name="T25" fmla="*/ T24 w 80"/>
                                <a:gd name="T26" fmla="+- 0 -441 -481"/>
                                <a:gd name="T27" fmla="*/ -441 h 60"/>
                                <a:gd name="T28" fmla="+- 0 7482 7420"/>
                                <a:gd name="T29" fmla="*/ T28 w 80"/>
                                <a:gd name="T30" fmla="+- 0 -447 -481"/>
                                <a:gd name="T31" fmla="*/ -447 h 60"/>
                                <a:gd name="T32" fmla="+- 0 7499 7420"/>
                                <a:gd name="T33" fmla="*/ T32 w 80"/>
                                <a:gd name="T34" fmla="+- 0 -451 -481"/>
                                <a:gd name="T35" fmla="*/ -451 h 60"/>
                                <a:gd name="T36" fmla="+- 0 7482 7420"/>
                                <a:gd name="T37" fmla="*/ T36 w 80"/>
                                <a:gd name="T38" fmla="+- 0 -455 -481"/>
                                <a:gd name="T39" fmla="*/ -455 h 60"/>
                                <a:gd name="T40" fmla="+- 0 7461 7420"/>
                                <a:gd name="T41" fmla="*/ T40 w 80"/>
                                <a:gd name="T42" fmla="+- 0 -461 -481"/>
                                <a:gd name="T43" fmla="*/ -461 h 60"/>
                                <a:gd name="T44" fmla="+- 0 7439 7420"/>
                                <a:gd name="T45" fmla="*/ T44 w 80"/>
                                <a:gd name="T46" fmla="+- 0 -469 -481"/>
                                <a:gd name="T47" fmla="*/ -469 h 60"/>
                                <a:gd name="T48" fmla="+- 0 7420 7420"/>
                                <a:gd name="T49" fmla="*/ T48 w 80"/>
                                <a:gd name="T50" fmla="+- 0 -481 -481"/>
                                <a:gd name="T51" fmla="*/ -48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0" h="60">
                                  <a:moveTo>
                                    <a:pt x="0" y="0"/>
                                  </a:moveTo>
                                  <a:lnTo>
                                    <a:pt x="11" y="16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9" y="30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001B513" id="docshapegroup13" o:spid="_x0000_s1026" style="position:absolute;margin-left:334.4pt;margin-top:-24.05pt;width:40.55pt;height:3pt;z-index:487640576;mso-position-horizontal-relative:page" coordorigin="6688,-481" coordsize="81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">
                  <v:line id="Line 226" o:spid="_x0000_s1027" style="position:absolute;visibility:visible;mso-wrap-style:square" from="6688,-451" to="7451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" strokeweight=".14058mm"/>
                  <v:shape id="docshape14" o:spid="_x0000_s1028" style="position:absolute;left:7419;top:-481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" path="m,l11,16r3,14l11,44,,60,19,48,41,40,62,34,79,30,62,26,41,20,19,12,,xe" fillcolor="black" stroked="f">
                    <v:path arrowok="t" o:connecttype="custom" o:connectlocs="0,-481;11,-465;14,-451;11,-437;0,-421;19,-433;41,-441;62,-447;79,-451;62,-455;41,-461;19,-469;0,-481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487641600" behindDoc="0" locked="0" layoutInCell="1" allowOverlap="1" wp14:anchorId="0F563909" wp14:editId="79D6C50A">
                  <wp:simplePos x="0" y="0"/>
                  <wp:positionH relativeFrom="page">
                    <wp:posOffset>3315335</wp:posOffset>
                  </wp:positionH>
                  <wp:positionV relativeFrom="paragraph">
                    <wp:posOffset>-514350</wp:posOffset>
                  </wp:positionV>
                  <wp:extent cx="929640" cy="455930"/>
                  <wp:effectExtent l="0" t="0" r="0" b="0"/>
                  <wp:wrapNone/>
                  <wp:docPr id="287" name="docshape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29640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80D127" w14:textId="77777777" w:rsidR="005F2A08" w:rsidRDefault="005F2A08" w:rsidP="005F2A08">
                              <w:pPr>
                                <w:pStyle w:val="BodyText"/>
                                <w:spacing w:before="212"/>
                                <w:ind w:left="75"/>
                              </w:pPr>
                              <w:r>
                                <w:t>Middle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F563909" id="_x0000_s1034" type="#_x0000_t202" style="position:absolute;left:0;text-align:left;margin-left:261.05pt;margin-top:-40.5pt;width:73.2pt;height:35.9pt;z-index:4876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" filled="f" strokeweight=".14058mm">
                  <v:textbox inset="0,0,0,0">
                    <w:txbxContent>
                      <w:p w14:paraId="1780D127" w14:textId="77777777" w:rsidR="005F2A08" w:rsidRDefault="005F2A08" w:rsidP="005F2A08">
                        <w:pPr>
                          <w:pStyle w:val="BodyText"/>
                          <w:spacing w:before="212"/>
                          <w:ind w:left="75"/>
                        </w:pPr>
                        <w:r>
                          <w:t>Middle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office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487642624" behindDoc="0" locked="0" layoutInCell="1" allowOverlap="1" wp14:anchorId="3F52085E" wp14:editId="4917E22D">
                  <wp:simplePos x="0" y="0"/>
                  <wp:positionH relativeFrom="page">
                    <wp:posOffset>4764405</wp:posOffset>
                  </wp:positionH>
                  <wp:positionV relativeFrom="paragraph">
                    <wp:posOffset>-514350</wp:posOffset>
                  </wp:positionV>
                  <wp:extent cx="911225" cy="455930"/>
                  <wp:effectExtent l="0" t="0" r="0" b="0"/>
                  <wp:wrapNone/>
                  <wp:docPr id="288" name="docshape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225" cy="455930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E49351" w14:textId="77777777" w:rsidR="005F2A08" w:rsidRDefault="005F2A08" w:rsidP="005F2A08">
                              <w:pPr>
                                <w:pStyle w:val="BodyText"/>
                                <w:spacing w:before="212"/>
                                <w:ind w:left="161"/>
                              </w:pPr>
                              <w:r>
                                <w:t>Back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F52085E" id="_x0000_s1035" type="#_x0000_t202" style="position:absolute;left:0;text-align:left;margin-left:375.15pt;margin-top:-40.5pt;width:71.75pt;height:35.9pt;z-index:4876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" filled="f" strokeweight=".14058mm">
                  <v:textbox inset="0,0,0,0">
                    <w:txbxContent>
                      <w:p w14:paraId="43E49351" w14:textId="77777777" w:rsidR="005F2A08" w:rsidRDefault="005F2A08" w:rsidP="005F2A08">
                        <w:pPr>
                          <w:pStyle w:val="BodyText"/>
                          <w:spacing w:before="212"/>
                          <w:ind w:left="161"/>
                        </w:pPr>
                        <w:r>
                          <w:t>Back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office</w:t>
                        </w:r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>
          <w:rPr>
            <w:i/>
            <w:sz w:val="20"/>
          </w:rPr>
          <w:t>Source:</w:t>
        </w:r>
        <w:r>
          <w:rPr>
            <w:i/>
            <w:spacing w:val="8"/>
            <w:sz w:val="20"/>
          </w:rPr>
          <w:t xml:space="preserve"> </w:t>
        </w:r>
        <w:r>
          <w:rPr>
            <w:sz w:val="20"/>
          </w:rPr>
          <w:t>Own</w:t>
        </w:r>
        <w:r>
          <w:rPr>
            <w:spacing w:val="-6"/>
            <w:sz w:val="20"/>
          </w:rPr>
          <w:t xml:space="preserve"> </w:t>
        </w:r>
        <w:r>
          <w:rPr>
            <w:sz w:val="20"/>
          </w:rPr>
          <w:t>study</w:t>
        </w:r>
      </w:ins>
    </w:p>
    <w:p w14:paraId="5BFDF4D4" w14:textId="77777777" w:rsidR="005F2A08" w:rsidRDefault="005F2A08">
      <w:pPr>
        <w:pStyle w:val="BodyText"/>
        <w:spacing w:before="160" w:line="357" w:lineRule="auto"/>
        <w:ind w:right="113"/>
        <w:jc w:val="both"/>
        <w:rPr>
          <w:ins w:id="531" w:author="Krzysztof SPIRZEWSKI" w:date="2021-10-09T18:26:00Z"/>
          <w:spacing w:val="1"/>
        </w:rPr>
      </w:pPr>
    </w:p>
    <w:p w14:paraId="48F51192" w14:textId="38A65570" w:rsidR="00DE70B6" w:rsidRDefault="00603B20">
      <w:pPr>
        <w:pStyle w:val="BodyText"/>
        <w:spacing w:before="160" w:line="357" w:lineRule="auto"/>
        <w:ind w:right="113"/>
        <w:jc w:val="both"/>
      </w:pPr>
      <w:r>
        <w:t>Front office as a term also describes external interfac</w:t>
      </w:r>
      <w:r>
        <w:t>es, as instruments and rules of interaction</w:t>
      </w:r>
      <w:r>
        <w:rPr>
          <w:spacing w:val="-5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banking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networks,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bank</w:t>
      </w:r>
      <w:r>
        <w:rPr>
          <w:spacing w:val="-13"/>
        </w:rPr>
        <w:t xml:space="preserve"> </w:t>
      </w:r>
      <w:r>
        <w:t>branches,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occurs</w:t>
      </w:r>
      <w:r>
        <w:rPr>
          <w:spacing w:val="-9"/>
        </w:rPr>
        <w:t xml:space="preserve"> </w:t>
      </w:r>
      <w:r>
        <w:t>direct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clients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contracts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transactions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primar</w:t>
      </w:r>
      <w:proofErr w:type="spellEnd"/>
      <w:r>
        <w:rPr>
          <w:spacing w:val="-9"/>
        </w:rPr>
        <w:t xml:space="preserve"> </w:t>
      </w:r>
      <w:r>
        <w:t>bank-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business. Front office employees are responsible for customer attraction, customer contact</w:t>
      </w:r>
      <w:r>
        <w:rPr>
          <w:spacing w:val="-57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customers.</w:t>
      </w:r>
      <w:r>
        <w:rPr>
          <w:spacing w:val="1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systems,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office</w:t>
      </w:r>
      <w:r>
        <w:rPr>
          <w:spacing w:val="-58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servicing</w:t>
      </w:r>
      <w:r>
        <w:rPr>
          <w:spacing w:val="-8"/>
        </w:rPr>
        <w:t xml:space="preserve"> </w:t>
      </w:r>
      <w:r>
        <w:t>ATM</w:t>
      </w:r>
      <w:r>
        <w:rPr>
          <w:spacing w:val="-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POS</w:t>
      </w:r>
      <w:r>
        <w:rPr>
          <w:spacing w:val="-8"/>
        </w:rPr>
        <w:t xml:space="preserve"> </w:t>
      </w:r>
      <w:r>
        <w:t>terminals,</w:t>
      </w:r>
      <w:r>
        <w:rPr>
          <w:spacing w:val="-8"/>
        </w:rPr>
        <w:t xml:space="preserve"> </w:t>
      </w:r>
      <w:r>
        <w:t>interacting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card</w:t>
      </w:r>
      <w:r>
        <w:rPr>
          <w:spacing w:val="-8"/>
        </w:rPr>
        <w:t xml:space="preserve"> </w:t>
      </w:r>
      <w:r>
        <w:t>acceptance</w:t>
      </w:r>
      <w:r>
        <w:rPr>
          <w:spacing w:val="-58"/>
        </w:rPr>
        <w:t xml:space="preserve"> </w:t>
      </w:r>
      <w:r>
        <w:t>points and maintaining a network of self-service information devices.</w:t>
      </w:r>
      <w:r>
        <w:rPr>
          <w:spacing w:val="1"/>
        </w:rPr>
        <w:t xml:space="preserve"> </w:t>
      </w:r>
      <w:r>
        <w:t xml:space="preserve">Front offices </w:t>
      </w:r>
      <w:proofErr w:type="spellStart"/>
      <w:r>
        <w:t>continu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ously</w:t>
      </w:r>
      <w:proofErr w:type="spellEnd"/>
      <w:r>
        <w:t xml:space="preserve"> interact with the analytical and processing centers of the system, middle office and back</w:t>
      </w:r>
      <w:r>
        <w:rPr>
          <w:spacing w:val="-57"/>
        </w:rPr>
        <w:t xml:space="preserve"> </w:t>
      </w:r>
      <w:r>
        <w:t>office.</w:t>
      </w:r>
      <w:r>
        <w:rPr>
          <w:spacing w:val="1"/>
        </w:rPr>
        <w:t xml:space="preserve"> </w:t>
      </w:r>
      <w:r>
        <w:t>Typically, front o</w:t>
      </w:r>
      <w:r>
        <w:t>ffice functions include client communication, receiving and input of</w:t>
      </w:r>
      <w:r>
        <w:rPr>
          <w:spacing w:val="1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documents,</w:t>
      </w:r>
      <w:r>
        <w:rPr>
          <w:spacing w:val="-4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sending</w:t>
      </w:r>
      <w:r>
        <w:rPr>
          <w:spacing w:val="-57"/>
        </w:rPr>
        <w:t xml:space="preserve"> </w:t>
      </w:r>
      <w:r>
        <w:t>information messages to clients, processing incoming calls.</w:t>
      </w:r>
      <w:r>
        <w:rPr>
          <w:spacing w:val="1"/>
        </w:rPr>
        <w:t xml:space="preserve"> </w:t>
      </w:r>
      <w:r>
        <w:t>As an example of real front of-</w:t>
      </w:r>
      <w:r>
        <w:rPr>
          <w:spacing w:val="1"/>
        </w:rPr>
        <w:t xml:space="preserve"> </w:t>
      </w:r>
      <w:proofErr w:type="spellStart"/>
      <w:r>
        <w:t>fice</w:t>
      </w:r>
      <w:proofErr w:type="spellEnd"/>
      <w:r>
        <w:t xml:space="preserve"> units there are call centers, trading and showrooms, customer service cash decks. Among</w:t>
      </w:r>
      <w:r>
        <w:rPr>
          <w:spacing w:val="1"/>
        </w:rPr>
        <w:t xml:space="preserve"> </w:t>
      </w:r>
      <w:r>
        <w:t>digital front office units there are customer self-service portals, personal accounts and inter-</w:t>
      </w:r>
      <w:r>
        <w:rPr>
          <w:spacing w:val="1"/>
        </w:rPr>
        <w:t xml:space="preserve"> </w:t>
      </w:r>
      <w:r>
        <w:t>net banking, remote banking systems, front-office supporting info</w:t>
      </w:r>
      <w:r>
        <w:t>rmation systems, like CRMs</w:t>
      </w:r>
      <w:r>
        <w:rPr>
          <w:spacing w:val="-57"/>
        </w:rPr>
        <w:t xml:space="preserve"> </w:t>
      </w:r>
      <w:r>
        <w:t>(Customer Relationship Management), ERPs (Enterprise Resource Management), CBSs (Core</w:t>
      </w:r>
      <w:r>
        <w:rPr>
          <w:spacing w:val="-58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Systems).</w:t>
      </w:r>
    </w:p>
    <w:p w14:paraId="7CAFDB5D" w14:textId="77777777" w:rsidR="00DE70B6" w:rsidRDefault="00603B20">
      <w:pPr>
        <w:pStyle w:val="BodyText"/>
        <w:spacing w:before="9" w:line="357" w:lineRule="auto"/>
        <w:ind w:right="114" w:firstLine="566"/>
        <w:jc w:val="both"/>
      </w:pPr>
      <w:r>
        <w:t>M</w:t>
      </w:r>
      <w:r>
        <w:t>iddle office — bank division, which contains a set of business processes, procedures,</w:t>
      </w:r>
      <w:r>
        <w:rPr>
          <w:spacing w:val="1"/>
        </w:rPr>
        <w:t xml:space="preserve"> </w:t>
      </w:r>
      <w:r>
        <w:rPr>
          <w:w w:val="95"/>
        </w:rPr>
        <w:t>normative documents (regulations), ref</w:t>
      </w:r>
      <w:r>
        <w:rPr>
          <w:w w:val="95"/>
        </w:rPr>
        <w:t>erence books, printed forms, organizational and staff doc-</w:t>
      </w:r>
      <w:r>
        <w:rPr>
          <w:spacing w:val="1"/>
          <w:w w:val="95"/>
        </w:rPr>
        <w:t xml:space="preserve"> </w:t>
      </w:r>
      <w:proofErr w:type="spellStart"/>
      <w:r>
        <w:t>uments</w:t>
      </w:r>
      <w:proofErr w:type="spellEnd"/>
      <w:r>
        <w:t xml:space="preserve"> that ensure the preparation and execution of decision-making processes. Middle office</w:t>
      </w:r>
      <w:r>
        <w:rPr>
          <w:spacing w:val="-57"/>
        </w:rPr>
        <w:t xml:space="preserve"> </w:t>
      </w:r>
      <w:r>
        <w:t>units carry out verification and actual processing of client operations. Unlike the front office,</w:t>
      </w:r>
      <w:r>
        <w:rPr>
          <w:spacing w:val="1"/>
        </w:rPr>
        <w:t xml:space="preserve"> </w:t>
      </w:r>
      <w:r>
        <w:t>even t</w:t>
      </w:r>
      <w:r>
        <w:t>hough middle-office workers operations directly related to the client, as a rule, those do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direct</w:t>
      </w:r>
      <w:r>
        <w:rPr>
          <w:spacing w:val="4"/>
        </w:rPr>
        <w:t xml:space="preserve"> </w:t>
      </w:r>
      <w:r>
        <w:t>contact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clients.</w:t>
      </w:r>
      <w:r>
        <w:rPr>
          <w:spacing w:val="35"/>
        </w:rPr>
        <w:t xml:space="preserve"> </w:t>
      </w:r>
      <w:r>
        <w:t>Canonical</w:t>
      </w:r>
      <w:r>
        <w:rPr>
          <w:spacing w:val="4"/>
        </w:rPr>
        <w:t xml:space="preserve"> </w:t>
      </w:r>
      <w:r>
        <w:t>examples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middle</w:t>
      </w:r>
      <w:r>
        <w:rPr>
          <w:spacing w:val="3"/>
        </w:rPr>
        <w:t xml:space="preserve"> </w:t>
      </w:r>
      <w:r>
        <w:t>office</w:t>
      </w:r>
      <w:r>
        <w:rPr>
          <w:spacing w:val="3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risk</w:t>
      </w:r>
      <w:r>
        <w:rPr>
          <w:spacing w:val="4"/>
        </w:rPr>
        <w:t xml:space="preserve"> </w:t>
      </w:r>
      <w:r>
        <w:t>man-</w:t>
      </w:r>
    </w:p>
    <w:p w14:paraId="017F6A03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1012A5DF" w14:textId="77777777" w:rsidR="00DE70B6" w:rsidRDefault="00603B20">
      <w:pPr>
        <w:pStyle w:val="BodyText"/>
        <w:spacing w:before="74" w:line="357" w:lineRule="auto"/>
        <w:ind w:right="114"/>
        <w:jc w:val="both"/>
      </w:pPr>
      <w:proofErr w:type="spellStart"/>
      <w:r>
        <w:lastRenderedPageBreak/>
        <w:t>agement</w:t>
      </w:r>
      <w:proofErr w:type="spellEnd"/>
      <w:r>
        <w:t xml:space="preserve"> unit and a credit scoring unit. As an information systems middle-office use position</w:t>
      </w:r>
      <w:r>
        <w:rPr>
          <w:spacing w:val="1"/>
        </w:rPr>
        <w:t xml:space="preserve"> </w:t>
      </w:r>
      <w:r>
        <w:t>accounting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borrower</w:t>
      </w:r>
      <w:r>
        <w:rPr>
          <w:spacing w:val="-2"/>
        </w:rPr>
        <w:t xml:space="preserve"> </w:t>
      </w:r>
      <w:r>
        <w:t>verification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scoring</w:t>
      </w:r>
      <w:r>
        <w:rPr>
          <w:spacing w:val="-3"/>
        </w:rPr>
        <w:t xml:space="preserve"> </w:t>
      </w:r>
      <w:r>
        <w:t>calculation</w:t>
      </w:r>
      <w:r>
        <w:rPr>
          <w:spacing w:val="-2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etc.</w:t>
      </w:r>
    </w:p>
    <w:p w14:paraId="36721901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Back office — operational and accounting division of the bank, which guarantees t</w:t>
      </w:r>
      <w:r>
        <w:t>he</w:t>
      </w:r>
      <w:r>
        <w:rPr>
          <w:spacing w:val="1"/>
        </w:rPr>
        <w:t xml:space="preserve"> </w:t>
      </w:r>
      <w:r>
        <w:t xml:space="preserve">work of the divisions involved in the asset and liabilities management, carries out the </w:t>
      </w:r>
      <w:proofErr w:type="spellStart"/>
      <w:r>
        <w:t>execu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, accounting and registration of the transactions with securities, as well as settlements with</w:t>
      </w:r>
      <w:r>
        <w:rPr>
          <w:spacing w:val="-57"/>
        </w:rPr>
        <w:t xml:space="preserve"> </w:t>
      </w:r>
      <w:r>
        <w:t>customers.</w:t>
      </w:r>
    </w:p>
    <w:p w14:paraId="52361B29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 xml:space="preserve">The tasks of the Back Office are credit affairs </w:t>
      </w:r>
      <w:r>
        <w:t>formation and direct loan issuance pro-</w:t>
      </w:r>
      <w:r>
        <w:rPr>
          <w:spacing w:val="1"/>
        </w:rPr>
        <w:t xml:space="preserve"> </w:t>
      </w:r>
      <w:proofErr w:type="spellStart"/>
      <w:r>
        <w:t>cessing</w:t>
      </w:r>
      <w:proofErr w:type="spellEnd"/>
      <w:r>
        <w:t>, loan portfolio quality assessment, account opening, supporting accounting operations,</w:t>
      </w:r>
      <w:r>
        <w:rPr>
          <w:spacing w:val="-57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transactions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concluded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traders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counterparty</w:t>
      </w:r>
      <w:r>
        <w:rPr>
          <w:spacing w:val="-3"/>
        </w:rPr>
        <w:t xml:space="preserve"> </w:t>
      </w:r>
      <w:r>
        <w:t>companies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front office, etc. Depending</w:t>
      </w:r>
      <w:r>
        <w:t xml:space="preserve"> on its structure, </w:t>
      </w:r>
      <w:proofErr w:type="spellStart"/>
      <w:r>
        <w:t>bback</w:t>
      </w:r>
      <w:proofErr w:type="spellEnd"/>
      <w:r>
        <w:t xml:space="preserve"> office may consist of one division or may</w:t>
      </w:r>
      <w:r>
        <w:rPr>
          <w:spacing w:val="1"/>
        </w:rPr>
        <w:t xml:space="preserve"> </w:t>
      </w:r>
      <w:r>
        <w:t>have a couple of units, united by documentation procedures, risk management, accounting and</w:t>
      </w:r>
      <w:r>
        <w:rPr>
          <w:spacing w:val="-57"/>
        </w:rPr>
        <w:t xml:space="preserve"> </w:t>
      </w:r>
      <w:r>
        <w:t>calculations.</w:t>
      </w:r>
      <w:r>
        <w:rPr>
          <w:spacing w:val="1"/>
        </w:rPr>
        <w:t xml:space="preserve"> </w:t>
      </w:r>
      <w:r>
        <w:t xml:space="preserve">However, certain banks may unite some </w:t>
      </w:r>
      <w:proofErr w:type="spellStart"/>
      <w:r>
        <w:t>functionaity</w:t>
      </w:r>
      <w:proofErr w:type="spellEnd"/>
      <w:r>
        <w:t xml:space="preserve"> with middle office, as an</w:t>
      </w:r>
      <w:r>
        <w:rPr>
          <w:spacing w:val="1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middle</w:t>
      </w:r>
      <w:r>
        <w:rPr>
          <w:spacing w:val="-5"/>
        </w:rPr>
        <w:t xml:space="preserve"> </w:t>
      </w:r>
      <w:r>
        <w:t>office</w:t>
      </w:r>
      <w:r>
        <w:rPr>
          <w:spacing w:val="-6"/>
        </w:rPr>
        <w:t xml:space="preserve"> </w:t>
      </w:r>
      <w:r>
        <w:t>activity,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proofErr w:type="spellStart"/>
      <w:r>
        <w:t>struc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turally</w:t>
      </w:r>
      <w:proofErr w:type="spellEnd"/>
      <w:r>
        <w:rPr>
          <w:spacing w:val="-2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decision-making.</w:t>
      </w:r>
    </w:p>
    <w:p w14:paraId="00BCC353" w14:textId="77777777" w:rsidR="00DE70B6" w:rsidRDefault="00603B20">
      <w:pPr>
        <w:pStyle w:val="BodyText"/>
        <w:spacing w:before="4" w:line="357" w:lineRule="auto"/>
        <w:ind w:right="112" w:firstLine="566"/>
        <w:jc w:val="both"/>
      </w:pPr>
      <w:r>
        <w:t>As a conclusion, back office is a division which carries out other divisions involved in</w:t>
      </w:r>
      <w:r>
        <w:rPr>
          <w:spacing w:val="1"/>
        </w:rPr>
        <w:t xml:space="preserve"> </w:t>
      </w:r>
      <w:r>
        <w:t>asset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liabilities</w:t>
      </w:r>
      <w:r>
        <w:rPr>
          <w:spacing w:val="-6"/>
        </w:rPr>
        <w:t xml:space="preserve"> </w:t>
      </w:r>
      <w:proofErr w:type="spellStart"/>
      <w:r>
        <w:t>managment</w:t>
      </w:r>
      <w:proofErr w:type="spellEnd"/>
      <w:r>
        <w:t>.</w:t>
      </w:r>
      <w:r>
        <w:rPr>
          <w:spacing w:val="14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back</w:t>
      </w:r>
      <w:r>
        <w:rPr>
          <w:spacing w:val="-6"/>
        </w:rPr>
        <w:t xml:space="preserve"> </w:t>
      </w:r>
      <w:r>
        <w:t>office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documentary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electronic</w:t>
      </w:r>
      <w:r>
        <w:rPr>
          <w:spacing w:val="-6"/>
        </w:rPr>
        <w:t xml:space="preserve"> </w:t>
      </w:r>
      <w:proofErr w:type="spellStart"/>
      <w:r>
        <w:t>regis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tration</w:t>
      </w:r>
      <w:proofErr w:type="spellEnd"/>
      <w:r>
        <w:rPr>
          <w:w w:val="95"/>
        </w:rPr>
        <w:t xml:space="preserve"> and maintenance of both market transactions and internal </w:t>
      </w:r>
      <w:proofErr w:type="spellStart"/>
      <w:r>
        <w:rPr>
          <w:w w:val="95"/>
        </w:rPr>
        <w:t>analyt</w:t>
      </w:r>
      <w:r>
        <w:rPr>
          <w:w w:val="95"/>
        </w:rPr>
        <w:t>cial</w:t>
      </w:r>
      <w:proofErr w:type="spellEnd"/>
      <w:r>
        <w:rPr>
          <w:w w:val="95"/>
        </w:rPr>
        <w:t xml:space="preserve"> transactions between</w:t>
      </w:r>
      <w:r>
        <w:rPr>
          <w:spacing w:val="1"/>
          <w:w w:val="95"/>
        </w:rPr>
        <w:t xml:space="preserve"> </w:t>
      </w:r>
      <w:r>
        <w:rPr>
          <w:w w:val="95"/>
        </w:rPr>
        <w:t>organizational</w:t>
      </w:r>
      <w:r>
        <w:rPr>
          <w:spacing w:val="14"/>
          <w:w w:val="95"/>
        </w:rPr>
        <w:t xml:space="preserve"> </w:t>
      </w:r>
      <w:r>
        <w:rPr>
          <w:w w:val="95"/>
        </w:rPr>
        <w:t>units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framework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financial</w:t>
      </w:r>
      <w:r>
        <w:rPr>
          <w:spacing w:val="14"/>
          <w:w w:val="95"/>
        </w:rPr>
        <w:t xml:space="preserve"> </w:t>
      </w:r>
      <w:r>
        <w:rPr>
          <w:w w:val="95"/>
        </w:rPr>
        <w:t>resource</w:t>
      </w:r>
      <w:r>
        <w:rPr>
          <w:spacing w:val="14"/>
          <w:w w:val="95"/>
        </w:rPr>
        <w:t xml:space="preserve"> </w:t>
      </w:r>
      <w:r>
        <w:rPr>
          <w:w w:val="95"/>
        </w:rPr>
        <w:t>redistribution</w:t>
      </w:r>
      <w:r>
        <w:rPr>
          <w:spacing w:val="15"/>
          <w:w w:val="95"/>
        </w:rPr>
        <w:t xml:space="preserve"> </w:t>
      </w:r>
      <w:r>
        <w:rPr>
          <w:w w:val="95"/>
        </w:rPr>
        <w:t>system.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unit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company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performs</w:t>
      </w:r>
      <w:r>
        <w:rPr>
          <w:spacing w:val="-15"/>
        </w:rPr>
        <w:t xml:space="preserve"> </w:t>
      </w:r>
      <w:r>
        <w:t>administrative</w:t>
      </w:r>
      <w:r>
        <w:rPr>
          <w:spacing w:val="-14"/>
        </w:rPr>
        <w:t xml:space="preserve"> </w:t>
      </w:r>
      <w:r>
        <w:t>functions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personnel</w:t>
      </w:r>
      <w:r>
        <w:rPr>
          <w:spacing w:val="-2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duties.</w:t>
      </w:r>
    </w:p>
    <w:p w14:paraId="649DE8F1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18FE62AF" w14:textId="77777777" w:rsidR="00DE70B6" w:rsidRDefault="00603B20">
      <w:pPr>
        <w:pStyle w:val="Heading2"/>
        <w:numPr>
          <w:ilvl w:val="1"/>
          <w:numId w:val="8"/>
        </w:numPr>
        <w:tabs>
          <w:tab w:val="left" w:pos="714"/>
          <w:tab w:val="left" w:pos="716"/>
        </w:tabs>
        <w:ind w:hanging="599"/>
      </w:pPr>
      <w:bookmarkStart w:id="532" w:name="Digital_banking"/>
      <w:bookmarkStart w:id="533" w:name="_bookmark5"/>
      <w:bookmarkEnd w:id="532"/>
      <w:bookmarkEnd w:id="533"/>
      <w:r>
        <w:rPr>
          <w:spacing w:val="-1"/>
        </w:rPr>
        <w:t>Digital</w:t>
      </w:r>
      <w:r>
        <w:rPr>
          <w:spacing w:val="-13"/>
        </w:rPr>
        <w:t xml:space="preserve"> </w:t>
      </w:r>
      <w:r>
        <w:t>banking</w:t>
      </w:r>
    </w:p>
    <w:p w14:paraId="721C9F8C" w14:textId="77777777" w:rsidR="00DE70B6" w:rsidRDefault="00DE70B6">
      <w:pPr>
        <w:pStyle w:val="BodyText"/>
        <w:ind w:left="0"/>
        <w:rPr>
          <w:b/>
          <w:sz w:val="26"/>
        </w:rPr>
      </w:pPr>
    </w:p>
    <w:p w14:paraId="4F21C51B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t>In general, Digital Banking is relatively new term and its definition is vaguely differed</w:t>
      </w:r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virtual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online</w:t>
      </w:r>
      <w:r>
        <w:rPr>
          <w:spacing w:val="24"/>
        </w:rPr>
        <w:t xml:space="preserve"> </w:t>
      </w:r>
      <w:r>
        <w:t>banking.</w:t>
      </w:r>
      <w:r>
        <w:rPr>
          <w:spacing w:val="4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concept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Digital</w:t>
      </w:r>
      <w:r>
        <w:rPr>
          <w:spacing w:val="24"/>
        </w:rPr>
        <w:t xml:space="preserve"> </w:t>
      </w:r>
      <w:r>
        <w:t>Banking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based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digitalization</w:t>
      </w:r>
      <w:r>
        <w:rPr>
          <w:spacing w:val="-5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banking</w:t>
      </w:r>
      <w:r>
        <w:rPr>
          <w:spacing w:val="23"/>
        </w:rPr>
        <w:t xml:space="preserve"> </w:t>
      </w:r>
      <w:r>
        <w:t>services</w:t>
      </w:r>
      <w:r>
        <w:rPr>
          <w:spacing w:val="23"/>
        </w:rPr>
        <w:t xml:space="preserve"> </w:t>
      </w:r>
      <w:r>
        <w:t>—</w:t>
      </w:r>
      <w:r>
        <w:rPr>
          <w:spacing w:val="23"/>
        </w:rPr>
        <w:t xml:space="preserve"> </w:t>
      </w:r>
      <w:r>
        <w:t>making</w:t>
      </w:r>
      <w:r>
        <w:rPr>
          <w:spacing w:val="22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online.</w:t>
      </w:r>
      <w:r>
        <w:rPr>
          <w:spacing w:val="35"/>
        </w:rPr>
        <w:t xml:space="preserve"> </w:t>
      </w:r>
      <w:r>
        <w:t>Currently,</w:t>
      </w:r>
      <w:r>
        <w:rPr>
          <w:spacing w:val="28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major</w:t>
      </w:r>
      <w:r>
        <w:rPr>
          <w:spacing w:val="23"/>
        </w:rPr>
        <w:t xml:space="preserve"> </w:t>
      </w:r>
      <w:r>
        <w:t>ways</w:t>
      </w:r>
      <w:r>
        <w:rPr>
          <w:spacing w:val="-58"/>
        </w:rPr>
        <w:t xml:space="preserve"> </w:t>
      </w:r>
      <w:r>
        <w:t>of definition — inclusive and exclusive.</w:t>
      </w:r>
      <w:r>
        <w:rPr>
          <w:spacing w:val="1"/>
        </w:rPr>
        <w:t xml:space="preserve"> </w:t>
      </w:r>
      <w:r>
        <w:t>Inclusive definition requires for banking services to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digitalized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entirely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online.</w:t>
      </w:r>
      <w:r>
        <w:rPr>
          <w:spacing w:val="1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single</w:t>
      </w:r>
      <w:r>
        <w:rPr>
          <w:spacing w:val="-58"/>
        </w:rPr>
        <w:t xml:space="preserve"> </w:t>
      </w:r>
      <w:r>
        <w:t>elemen</w:t>
      </w:r>
      <w:r>
        <w:t>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digitalized.</w:t>
      </w:r>
      <w:r>
        <w:rPr>
          <w:spacing w:val="11"/>
        </w:rPr>
        <w:t xml:space="preserve"> </w:t>
      </w:r>
      <w:r>
        <w:t>Exclusive</w:t>
      </w:r>
      <w:r>
        <w:rPr>
          <w:spacing w:val="-14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requires</w:t>
      </w:r>
      <w:r>
        <w:rPr>
          <w:spacing w:val="-14"/>
        </w:rPr>
        <w:t xml:space="preserve"> </w:t>
      </w:r>
      <w:r>
        <w:t>banking</w:t>
      </w:r>
      <w:r>
        <w:rPr>
          <w:spacing w:val="-14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exceptionally</w:t>
      </w:r>
      <w:r>
        <w:rPr>
          <w:spacing w:val="-57"/>
        </w:rPr>
        <w:t xml:space="preserve"> </w:t>
      </w:r>
      <w:r>
        <w:t>in digital channels, as a contrast to traditional banking, which is by default is not digitalized at</w:t>
      </w:r>
      <w:r>
        <w:rPr>
          <w:spacing w:val="-57"/>
        </w:rPr>
        <w:t xml:space="preserve"> </w:t>
      </w:r>
      <w:r>
        <w:rPr>
          <w:w w:val="95"/>
        </w:rPr>
        <w:t>all.</w:t>
      </w:r>
      <w:r>
        <w:rPr>
          <w:spacing w:val="1"/>
          <w:w w:val="95"/>
        </w:rPr>
        <w:t xml:space="preserve"> </w:t>
      </w:r>
      <w:r>
        <w:rPr>
          <w:w w:val="95"/>
        </w:rPr>
        <w:t>By uniting both definitions we can state, that digital banking is an ability to execute financial</w:t>
      </w:r>
      <w:r>
        <w:rPr>
          <w:spacing w:val="1"/>
          <w:w w:val="95"/>
        </w:rPr>
        <w:t xml:space="preserve"> </w:t>
      </w:r>
      <w:r>
        <w:t>operations remotely with a usage of personal electro</w:t>
      </w:r>
      <w:r>
        <w:t>nic devices due to development of bank’s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technologies.</w:t>
      </w:r>
    </w:p>
    <w:p w14:paraId="5D937167" w14:textId="77777777" w:rsidR="00DE70B6" w:rsidRDefault="00603B20">
      <w:pPr>
        <w:pStyle w:val="BodyText"/>
        <w:spacing w:before="5"/>
        <w:ind w:left="684"/>
        <w:jc w:val="both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banks,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internet</w:t>
      </w:r>
    </w:p>
    <w:p w14:paraId="7C725907" w14:textId="77777777" w:rsidR="00DE70B6" w:rsidRDefault="00DE70B6">
      <w:pPr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49CE4EDD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 xml:space="preserve">banking. Virtual bank is a bank, which is accessible </w:t>
      </w:r>
      <w:proofErr w:type="spellStart"/>
      <w:r>
        <w:t>primarly</w:t>
      </w:r>
      <w:proofErr w:type="spellEnd"/>
      <w:r>
        <w:t xml:space="preserve"> via digital channels</w:t>
      </w:r>
      <w:r>
        <w:t>. Basically, it</w:t>
      </w:r>
      <w:r>
        <w:rPr>
          <w:spacing w:val="-5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bank,</w:t>
      </w:r>
      <w:r>
        <w:rPr>
          <w:spacing w:val="-11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entirely</w:t>
      </w:r>
      <w:r>
        <w:rPr>
          <w:spacing w:val="-13"/>
        </w:rPr>
        <w:t xml:space="preserve"> </w:t>
      </w:r>
      <w:r>
        <w:t>placed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internet.</w:t>
      </w:r>
      <w:r>
        <w:rPr>
          <w:spacing w:val="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cases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office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customers,</w:t>
      </w:r>
      <w:r>
        <w:rPr>
          <w:spacing w:val="-58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branding</w:t>
      </w:r>
      <w:r>
        <w:rPr>
          <w:spacing w:val="-2"/>
        </w:rPr>
        <w:t xml:space="preserve"> </w:t>
      </w:r>
      <w:r>
        <w:t>purposes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complicated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conflict</w:t>
      </w:r>
      <w:r>
        <w:rPr>
          <w:spacing w:val="-2"/>
        </w:rPr>
        <w:t xml:space="preserve"> </w:t>
      </w:r>
      <w:r>
        <w:t>situations.</w:t>
      </w:r>
    </w:p>
    <w:p w14:paraId="0AB44EBA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Nevertheless, there are the most radical banks, which exist exclusively in internet and</w:t>
      </w:r>
      <w:r>
        <w:rPr>
          <w:spacing w:val="1"/>
        </w:rPr>
        <w:t xml:space="preserve"> </w:t>
      </w:r>
      <w:r>
        <w:t>provide services remotely. It is possible to confuse those with online banks, which are usually</w:t>
      </w:r>
      <w:r>
        <w:rPr>
          <w:spacing w:val="1"/>
        </w:rPr>
        <w:t xml:space="preserve"> </w:t>
      </w:r>
      <w:r>
        <w:t>just banks using internet as a form of client communication.</w:t>
      </w:r>
      <w:r>
        <w:rPr>
          <w:spacing w:val="1"/>
        </w:rPr>
        <w:t xml:space="preserve"> </w:t>
      </w:r>
      <w:r>
        <w:t>In its turn</w:t>
      </w:r>
      <w:r>
        <w:t>, internet banking is</w:t>
      </w:r>
      <w:r>
        <w:rPr>
          <w:spacing w:val="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operations.</w:t>
      </w:r>
    </w:p>
    <w:p w14:paraId="423CF243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XXI</w:t>
      </w:r>
      <w:r>
        <w:rPr>
          <w:spacing w:val="-4"/>
        </w:rPr>
        <w:t xml:space="preserve"> </w:t>
      </w:r>
      <w:r>
        <w:t>Century,</w:t>
      </w:r>
      <w:r>
        <w:rPr>
          <w:spacing w:val="-3"/>
        </w:rPr>
        <w:t xml:space="preserve"> </w:t>
      </w:r>
      <w:r>
        <w:t>digitization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market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sector</w:t>
      </w:r>
      <w:r>
        <w:rPr>
          <w:spacing w:val="-12"/>
        </w:rPr>
        <w:t xml:space="preserve"> </w:t>
      </w:r>
      <w:r>
        <w:t>evolution,</w:t>
      </w:r>
      <w:r>
        <w:rPr>
          <w:spacing w:val="-11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overhyped</w:t>
      </w:r>
      <w:r>
        <w:rPr>
          <w:spacing w:val="-11"/>
        </w:rPr>
        <w:t xml:space="preserve"> </w:t>
      </w:r>
      <w:r>
        <w:t>technology.</w:t>
      </w:r>
      <w:r>
        <w:rPr>
          <w:spacing w:val="-58"/>
        </w:rPr>
        <w:t xml:space="preserve"> </w:t>
      </w:r>
      <w:r>
        <w:t xml:space="preserve">Changes, that will be brought by digitization offer benefits for both financial </w:t>
      </w:r>
      <w:proofErr w:type="spellStart"/>
      <w:r>
        <w:t>institutuions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customers.</w:t>
      </w:r>
      <w:r>
        <w:rPr>
          <w:spacing w:val="9"/>
        </w:rPr>
        <w:t xml:space="preserve"> </w:t>
      </w:r>
      <w:r>
        <w:t>Firstly,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brings</w:t>
      </w:r>
      <w:r>
        <w:rPr>
          <w:spacing w:val="-12"/>
        </w:rPr>
        <w:t xml:space="preserve"> </w:t>
      </w:r>
      <w:r>
        <w:t>efficiency,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requires</w:t>
      </w:r>
      <w:r>
        <w:rPr>
          <w:spacing w:val="-11"/>
        </w:rPr>
        <w:t xml:space="preserve"> </w:t>
      </w:r>
      <w:r>
        <w:t>digitalization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cor</w:t>
      </w:r>
      <w:r>
        <w:t>e</w:t>
      </w:r>
      <w:r>
        <w:rPr>
          <w:spacing w:val="-10"/>
        </w:rPr>
        <w:t xml:space="preserve"> </w:t>
      </w:r>
      <w:r>
        <w:t>level,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rPr>
          <w:w w:val="95"/>
        </w:rPr>
        <w:t>deriving from technology.</w:t>
      </w:r>
      <w:r>
        <w:rPr>
          <w:spacing w:val="1"/>
          <w:w w:val="95"/>
        </w:rPr>
        <w:t xml:space="preserve"> </w:t>
      </w:r>
      <w:r>
        <w:rPr>
          <w:w w:val="95"/>
        </w:rPr>
        <w:t>Currently, banks assume being digital as a tool, and not a core banking</w:t>
      </w:r>
      <w:r>
        <w:rPr>
          <w:spacing w:val="1"/>
          <w:w w:val="95"/>
        </w:rPr>
        <w:t xml:space="preserve"> </w:t>
      </w:r>
      <w:r>
        <w:t>feature.</w:t>
      </w:r>
      <w:r>
        <w:rPr>
          <w:spacing w:val="1"/>
        </w:rPr>
        <w:t xml:space="preserve"> </w:t>
      </w:r>
      <w:r>
        <w:t>Secondly, it brings cost efficiency.</w:t>
      </w:r>
      <w:r>
        <w:rPr>
          <w:spacing w:val="1"/>
        </w:rPr>
        <w:t xml:space="preserve"> </w:t>
      </w:r>
      <w:r>
        <w:t>There are reports, which estimate that banks can</w:t>
      </w:r>
      <w:r>
        <w:rPr>
          <w:spacing w:val="1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EBITDA</w:t>
      </w:r>
      <w:r>
        <w:rPr>
          <w:spacing w:val="-3"/>
        </w:rPr>
        <w:t xml:space="preserve"> </w:t>
      </w:r>
      <w:r>
        <w:t>margins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removing</w:t>
      </w:r>
      <w:r>
        <w:rPr>
          <w:spacing w:val="-3"/>
        </w:rPr>
        <w:t xml:space="preserve"> </w:t>
      </w:r>
      <w:proofErr w:type="spellStart"/>
      <w:r>
        <w:t>middlewares</w:t>
      </w:r>
      <w:proofErr w:type="spellEnd"/>
      <w:r>
        <w:t>.</w:t>
      </w:r>
    </w:p>
    <w:p w14:paraId="3726D320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Additionally, technology would allow to faster react on environmental changes on every</w:t>
      </w:r>
      <w:r>
        <w:rPr>
          <w:spacing w:val="-57"/>
        </w:rPr>
        <w:t xml:space="preserve"> </w:t>
      </w:r>
      <w:r>
        <w:t>level.</w:t>
      </w:r>
      <w:r>
        <w:rPr>
          <w:spacing w:val="60"/>
        </w:rPr>
        <w:t xml:space="preserve"> </w:t>
      </w:r>
      <w:r>
        <w:t>Banks, being slow responding</w:t>
      </w:r>
      <w:r>
        <w:t xml:space="preserve"> to nature by nature, do not need to be that conservative</w:t>
      </w:r>
      <w:r>
        <w:rPr>
          <w:spacing w:val="1"/>
        </w:rPr>
        <w:t xml:space="preserve"> </w:t>
      </w:r>
      <w:r>
        <w:t>on every level of operation. As for front office, bank has to be agile to changes on a customer</w:t>
      </w:r>
      <w:r>
        <w:rPr>
          <w:spacing w:val="1"/>
        </w:rPr>
        <w:t xml:space="preserve"> </w:t>
      </w:r>
      <w:r>
        <w:t>market. At the same time, bank has to be agile enough to react to regulatory changes as fast as</w:t>
      </w:r>
      <w:r>
        <w:rPr>
          <w:spacing w:val="-57"/>
        </w:rPr>
        <w:t xml:space="preserve"> </w:t>
      </w:r>
      <w:r>
        <w:t>it can</w:t>
      </w:r>
      <w:r>
        <w:t xml:space="preserve">. </w:t>
      </w:r>
      <w:proofErr w:type="spellStart"/>
      <w:r>
        <w:t>Furthemore</w:t>
      </w:r>
      <w:proofErr w:type="spellEnd"/>
      <w:r>
        <w:t>, digital banking significantly changes levels and forms of competitiveness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base.</w:t>
      </w:r>
      <w:r>
        <w:rPr>
          <w:spacing w:val="1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banks,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engagement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able to access various digital channels which customers are using. At the</w:t>
      </w:r>
      <w:r>
        <w:t xml:space="preserve"> same time, it would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harder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competition</w:t>
      </w:r>
      <w:r>
        <w:rPr>
          <w:spacing w:val="-3"/>
        </w:rPr>
        <w:t xml:space="preserve"> </w:t>
      </w:r>
      <w:r>
        <w:t>policy.</w:t>
      </w:r>
    </w:p>
    <w:p w14:paraId="677E43D8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Obviously,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extremelly</w:t>
      </w:r>
      <w:proofErr w:type="spellEnd"/>
      <w:r>
        <w:rPr>
          <w:spacing w:val="-10"/>
        </w:rPr>
        <w:t xml:space="preserve"> </w:t>
      </w:r>
      <w:r>
        <w:t>positive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perspective.</w:t>
      </w:r>
      <w:r>
        <w:rPr>
          <w:spacing w:val="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whole,</w:t>
      </w:r>
      <w:r>
        <w:rPr>
          <w:spacing w:val="-8"/>
        </w:rPr>
        <w:t xml:space="preserve"> </w:t>
      </w:r>
      <w:r>
        <w:t>customer</w:t>
      </w:r>
      <w:r>
        <w:rPr>
          <w:spacing w:val="-58"/>
        </w:rPr>
        <w:t xml:space="preserve"> </w:t>
      </w:r>
      <w:r>
        <w:t>benefits are more obvious. Firstly, customers obtain more options, more choices, and are able</w:t>
      </w:r>
      <w:r>
        <w:rPr>
          <w:spacing w:val="1"/>
        </w:rPr>
        <w:t xml:space="preserve"> </w:t>
      </w:r>
      <w:r>
        <w:t>to freely switch between them.</w:t>
      </w:r>
      <w:r>
        <w:rPr>
          <w:spacing w:val="1"/>
        </w:rPr>
        <w:t xml:space="preserve"> </w:t>
      </w:r>
      <w:r>
        <w:t>This includes both banking products and banks themselves.</w:t>
      </w:r>
      <w:r>
        <w:rPr>
          <w:spacing w:val="1"/>
        </w:rPr>
        <w:t xml:space="preserve"> </w:t>
      </w:r>
      <w:r>
        <w:t>Secondly,</w:t>
      </w:r>
      <w:r>
        <w:rPr>
          <w:spacing w:val="-8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use.</w:t>
      </w:r>
      <w:r>
        <w:rPr>
          <w:spacing w:val="12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co</w:t>
      </w:r>
      <w:r>
        <w:t>me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branch</w:t>
      </w:r>
      <w:r>
        <w:rPr>
          <w:spacing w:val="-8"/>
        </w:rPr>
        <w:t xml:space="preserve"> </w:t>
      </w:r>
      <w:r>
        <w:t>office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operations.</w:t>
      </w:r>
      <w:r>
        <w:rPr>
          <w:spacing w:val="15"/>
        </w:rPr>
        <w:t xml:space="preserve"> </w:t>
      </w:r>
      <w:r>
        <w:t>Moreover,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younger</w:t>
      </w:r>
      <w:r>
        <w:rPr>
          <w:spacing w:val="-3"/>
        </w:rPr>
        <w:t xml:space="preserve"> </w:t>
      </w:r>
      <w:r>
        <w:t>tech</w:t>
      </w:r>
      <w:r>
        <w:rPr>
          <w:spacing w:val="-4"/>
        </w:rPr>
        <w:t xml:space="preserve"> </w:t>
      </w:r>
      <w:r>
        <w:t>generations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and usually an important argument on choosing bank to partner with.</w:t>
      </w:r>
      <w:r>
        <w:rPr>
          <w:spacing w:val="1"/>
        </w:rPr>
        <w:t xml:space="preserve"> </w:t>
      </w:r>
      <w:r>
        <w:t>As a last point, due to</w:t>
      </w:r>
      <w:r>
        <w:rPr>
          <w:spacing w:val="1"/>
        </w:rPr>
        <w:t xml:space="preserve"> </w:t>
      </w:r>
      <w:r>
        <w:t>higher competition for a customer, the last may achieve various cost advantages for increasing</w:t>
      </w:r>
      <w:r>
        <w:rPr>
          <w:spacing w:val="-57"/>
        </w:rPr>
        <w:t xml:space="preserve"> </w:t>
      </w:r>
      <w:r>
        <w:t>engagement,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cashbacks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personally</w:t>
      </w:r>
      <w:r>
        <w:rPr>
          <w:spacing w:val="-2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rates.</w:t>
      </w:r>
    </w:p>
    <w:p w14:paraId="71FDB1C6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Even</w:t>
      </w:r>
      <w:r>
        <w:rPr>
          <w:spacing w:val="-7"/>
        </w:rPr>
        <w:t xml:space="preserve"> </w:t>
      </w:r>
      <w:r>
        <w:t>though</w:t>
      </w:r>
      <w:r>
        <w:rPr>
          <w:spacing w:val="-6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relatively</w:t>
      </w:r>
      <w:r>
        <w:rPr>
          <w:spacing w:val="-6"/>
        </w:rPr>
        <w:t xml:space="preserve"> </w:t>
      </w:r>
      <w:r>
        <w:t>young,</w:t>
      </w:r>
      <w:r>
        <w:rPr>
          <w:spacing w:val="-6"/>
        </w:rPr>
        <w:t xml:space="preserve"> </w:t>
      </w:r>
      <w:proofErr w:type="spellStart"/>
      <w:r>
        <w:t>factically</w:t>
      </w:r>
      <w:proofErr w:type="spellEnd"/>
      <w:r>
        <w:t>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mature</w:t>
      </w:r>
      <w:r>
        <w:rPr>
          <w:spacing w:val="-6"/>
        </w:rPr>
        <w:t xml:space="preserve"> </w:t>
      </w:r>
      <w:r>
        <w:t>form</w:t>
      </w:r>
      <w:r>
        <w:rPr>
          <w:spacing w:val="-58"/>
        </w:rPr>
        <w:t xml:space="preserve"> </w:t>
      </w:r>
      <w:r>
        <w:t>of retail banking. According to Deloitte, 81% of the most developed digital banking peers are</w:t>
      </w:r>
      <w:r>
        <w:rPr>
          <w:spacing w:val="1"/>
        </w:rPr>
        <w:t xml:space="preserve"> </w:t>
      </w:r>
      <w:r>
        <w:t>incumbents</w:t>
      </w:r>
      <w:r>
        <w:rPr>
          <w:spacing w:val="20"/>
        </w:rPr>
        <w:t xml:space="preserve"> </w:t>
      </w:r>
      <w:r>
        <w:t>—</w:t>
      </w:r>
      <w:r>
        <w:rPr>
          <w:spacing w:val="20"/>
        </w:rPr>
        <w:t xml:space="preserve"> </w:t>
      </w:r>
      <w:r>
        <w:t>banks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long-established</w:t>
      </w:r>
      <w:r>
        <w:rPr>
          <w:spacing w:val="20"/>
        </w:rPr>
        <w:t xml:space="preserve"> </w:t>
      </w:r>
      <w:r>
        <w:t>position</w:t>
      </w:r>
      <w:r>
        <w:rPr>
          <w:spacing w:val="2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market.</w:t>
      </w:r>
      <w:r>
        <w:rPr>
          <w:spacing w:val="27"/>
        </w:rPr>
        <w:t xml:space="preserve"> </w:t>
      </w:r>
      <w:r>
        <w:t>Among</w:t>
      </w:r>
      <w:r>
        <w:rPr>
          <w:spacing w:val="20"/>
        </w:rPr>
        <w:t xml:space="preserve"> </w:t>
      </w:r>
      <w:r>
        <w:t>digital</w:t>
      </w:r>
      <w:r>
        <w:rPr>
          <w:spacing w:val="20"/>
        </w:rPr>
        <w:t xml:space="preserve"> </w:t>
      </w:r>
      <w:r>
        <w:t>services,</w:t>
      </w:r>
    </w:p>
    <w:p w14:paraId="2C99DFE2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62EAAC2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those</w:t>
      </w:r>
      <w:r>
        <w:rPr>
          <w:spacing w:val="-11"/>
        </w:rPr>
        <w:t xml:space="preserve"> </w:t>
      </w:r>
      <w:r>
        <w:t>incumbents</w:t>
      </w:r>
      <w:r>
        <w:rPr>
          <w:spacing w:val="-11"/>
        </w:rPr>
        <w:t xml:space="preserve"> </w:t>
      </w:r>
      <w:r>
        <w:t>offer</w:t>
      </w:r>
      <w:r>
        <w:rPr>
          <w:spacing w:val="-11"/>
        </w:rPr>
        <w:t xml:space="preserve"> </w:t>
      </w:r>
      <w:r>
        <w:t>end-to-end</w:t>
      </w:r>
      <w:r>
        <w:rPr>
          <w:spacing w:val="-10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opening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maintaining</w:t>
      </w:r>
      <w:r>
        <w:rPr>
          <w:spacing w:val="-1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transactional</w:t>
      </w:r>
      <w:r>
        <w:rPr>
          <w:spacing w:val="-11"/>
        </w:rPr>
        <w:t xml:space="preserve"> </w:t>
      </w:r>
      <w:r>
        <w:t>(debit</w:t>
      </w:r>
      <w:r>
        <w:rPr>
          <w:spacing w:val="-57"/>
        </w:rPr>
        <w:t xml:space="preserve"> </w:t>
      </w:r>
      <w:r>
        <w:t>card, credit card, currency and current accounts), saving &amp; investment (saving and term ac-</w:t>
      </w:r>
      <w:r>
        <w:rPr>
          <w:spacing w:val="1"/>
        </w:rPr>
        <w:t xml:space="preserve"> </w:t>
      </w:r>
      <w:r>
        <w:t>counts, mutual funds) and credit (cash loan and overdraft) products digitally.</w:t>
      </w:r>
      <w:r>
        <w:rPr>
          <w:spacing w:val="1"/>
        </w:rPr>
        <w:t xml:space="preserve"> </w:t>
      </w:r>
      <w:r>
        <w:t>All main play-</w:t>
      </w:r>
      <w:r>
        <w:rPr>
          <w:spacing w:val="1"/>
        </w:rPr>
        <w:t xml:space="preserve"> </w:t>
      </w:r>
      <w:proofErr w:type="spellStart"/>
      <w:r>
        <w:t>ers</w:t>
      </w:r>
      <w:proofErr w:type="spellEnd"/>
      <w:r>
        <w:t xml:space="preserve"> offer</w:t>
      </w:r>
      <w:r>
        <w:t xml:space="preserve"> API for developers and almost all of them offer FinTech accelerator program or hold</w:t>
      </w:r>
      <w:r>
        <w:rPr>
          <w:spacing w:val="1"/>
        </w:rPr>
        <w:t xml:space="preserve"> </w:t>
      </w:r>
      <w:r>
        <w:t>hackathons. This significantly increases involvement of third-parties in digital banking, result-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in high level of interoperation, resulting in solutions in transactio</w:t>
      </w:r>
      <w:r>
        <w:t>ns and personal account</w:t>
      </w:r>
      <w:r>
        <w:rPr>
          <w:spacing w:val="1"/>
        </w:rPr>
        <w:t xml:space="preserve"> </w:t>
      </w:r>
      <w:r>
        <w:t>management. However, personally I assume that this target of digital development is based on</w:t>
      </w:r>
      <w:r>
        <w:rPr>
          <w:spacing w:val="-57"/>
        </w:rPr>
        <w:t xml:space="preserve"> </w:t>
      </w:r>
      <w:r>
        <w:t>a PSD2 requirements, as, for example, only 22% of top banks offer possibility to add accounts</w:t>
      </w:r>
      <w:r>
        <w:rPr>
          <w:spacing w:val="-57"/>
        </w:rPr>
        <w:t xml:space="preserve"> </w:t>
      </w:r>
      <w:r>
        <w:t xml:space="preserve">from other banks, as </w:t>
      </w:r>
      <w:proofErr w:type="spellStart"/>
      <w:r>
        <w:t>interintegration</w:t>
      </w:r>
      <w:proofErr w:type="spellEnd"/>
      <w:r>
        <w:t xml:space="preserve"> between</w:t>
      </w:r>
      <w:r>
        <w:t xml:space="preserve"> banks is not required by PSD2, even though it</w:t>
      </w:r>
      <w:r>
        <w:rPr>
          <w:spacing w:val="1"/>
        </w:rPr>
        <w:t xml:space="preserve"> </w:t>
      </w:r>
      <w:r>
        <w:t>may positively affect bank level of customer engagement. Moreover, banks with high level of</w:t>
      </w:r>
      <w:r>
        <w:rPr>
          <w:spacing w:val="1"/>
        </w:rPr>
        <w:t xml:space="preserve"> </w:t>
      </w:r>
      <w:r>
        <w:t>digitization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KPIs</w:t>
      </w:r>
      <w:r>
        <w:rPr>
          <w:spacing w:val="-7"/>
        </w:rPr>
        <w:t xml:space="preserve"> </w:t>
      </w:r>
      <w:r>
        <w:t>comparing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incumbent</w:t>
      </w:r>
      <w:r>
        <w:rPr>
          <w:spacing w:val="-7"/>
        </w:rPr>
        <w:t xml:space="preserve"> </w:t>
      </w:r>
      <w:r>
        <w:t>peers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lower</w:t>
      </w:r>
      <w:r>
        <w:rPr>
          <w:spacing w:val="-58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digitization.</w:t>
      </w:r>
    </w:p>
    <w:p w14:paraId="67599D28" w14:textId="77777777" w:rsidR="00DE70B6" w:rsidRDefault="00603B20">
      <w:pPr>
        <w:pStyle w:val="BodyText"/>
        <w:spacing w:before="6" w:line="357" w:lineRule="auto"/>
        <w:ind w:right="113" w:firstLine="566"/>
        <w:jc w:val="both"/>
      </w:pPr>
      <w:r>
        <w:t>As a next level of banking system development, digital banking adopters pioneer var-</w:t>
      </w:r>
      <w:r>
        <w:rPr>
          <w:spacing w:val="1"/>
        </w:rPr>
        <w:t xml:space="preserve"> </w:t>
      </w:r>
      <w:proofErr w:type="spellStart"/>
      <w:r>
        <w:t>ious</w:t>
      </w:r>
      <w:proofErr w:type="spellEnd"/>
      <w:r>
        <w:t xml:space="preserve"> </w:t>
      </w:r>
      <w:proofErr w:type="spellStart"/>
      <w:r>
        <w:t>technolgies</w:t>
      </w:r>
      <w:proofErr w:type="spellEnd"/>
      <w:r>
        <w:t xml:space="preserve"> and enablers.</w:t>
      </w:r>
      <w:r>
        <w:rPr>
          <w:spacing w:val="1"/>
        </w:rPr>
        <w:t xml:space="preserve"> </w:t>
      </w:r>
      <w:r>
        <w:t>The most common and naive is white label banking.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labelling</w:t>
      </w:r>
      <w:r>
        <w:rPr>
          <w:spacing w:val="-11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bank,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provider,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banking</w:t>
      </w:r>
      <w:r>
        <w:rPr>
          <w:spacing w:val="-9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manage-</w:t>
      </w:r>
      <w:r>
        <w:rPr>
          <w:spacing w:val="-57"/>
        </w:rPr>
        <w:t xml:space="preserve"> </w:t>
      </w:r>
      <w:proofErr w:type="spellStart"/>
      <w:r>
        <w:t>ment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distribution.</w:t>
      </w:r>
      <w:r>
        <w:rPr>
          <w:spacing w:val="12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client,</w:t>
      </w:r>
      <w:r>
        <w:rPr>
          <w:spacing w:val="-8"/>
        </w:rPr>
        <w:t xml:space="preserve"> </w:t>
      </w:r>
      <w:r>
        <w:t>co-branding</w:t>
      </w:r>
      <w:r>
        <w:rPr>
          <w:spacing w:val="-10"/>
        </w:rPr>
        <w:t xml:space="preserve"> </w:t>
      </w:r>
      <w:r>
        <w:t>partner,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offer</w:t>
      </w:r>
      <w:r>
        <w:rPr>
          <w:spacing w:val="-11"/>
        </w:rPr>
        <w:t xml:space="preserve"> </w:t>
      </w:r>
      <w:r>
        <w:t>banking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name, while bank entirely takes responsibility for entire financial procedure. The most known</w:t>
      </w:r>
      <w:r>
        <w:rPr>
          <w:spacing w:val="1"/>
        </w:rPr>
        <w:t xml:space="preserve"> </w:t>
      </w:r>
      <w:r>
        <w:t>example of white labelling are branded c</w:t>
      </w:r>
      <w:r>
        <w:t>redit cards. As a next stage, banks can offer Banking-</w:t>
      </w:r>
      <w:r>
        <w:rPr>
          <w:spacing w:val="-57"/>
        </w:rPr>
        <w:t xml:space="preserve"> </w:t>
      </w:r>
      <w:r>
        <w:t>As-A-Service solutions. In this case, partners may use bank system as a logical and functional</w:t>
      </w:r>
      <w:r>
        <w:rPr>
          <w:spacing w:val="-57"/>
        </w:rPr>
        <w:t xml:space="preserve"> </w:t>
      </w:r>
      <w:r>
        <w:t>component, while entire product can be created by third-parties. It may be some sort of digital</w:t>
      </w:r>
      <w:r>
        <w:rPr>
          <w:spacing w:val="-57"/>
        </w:rPr>
        <w:t xml:space="preserve"> </w:t>
      </w:r>
      <w:r>
        <w:t>wallet, wh</w:t>
      </w:r>
      <w:r>
        <w:t xml:space="preserve">ich requires bank to hold an account and to execute transactions, while an </w:t>
      </w:r>
      <w:proofErr w:type="spellStart"/>
      <w:r>
        <w:t>applica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for this wallet and entire registration and product distribution can be done by third-parties</w:t>
      </w:r>
      <w:r>
        <w:rPr>
          <w:spacing w:val="-57"/>
        </w:rPr>
        <w:t xml:space="preserve"> </w:t>
      </w:r>
      <w:r>
        <w:t>as middleware between bank and client. The most demanding form of integra</w:t>
      </w:r>
      <w:r>
        <w:t>tion is Banking-</w:t>
      </w:r>
      <w:r>
        <w:rPr>
          <w:spacing w:val="1"/>
        </w:rPr>
        <w:t xml:space="preserve"> </w:t>
      </w:r>
      <w:r>
        <w:t xml:space="preserve">as-a-Platform. Being a platform for </w:t>
      </w:r>
      <w:proofErr w:type="spellStart"/>
      <w:r>
        <w:t>thirdparties</w:t>
      </w:r>
      <w:proofErr w:type="spellEnd"/>
      <w:r>
        <w:t>, bank allows using core banking systems as a</w:t>
      </w:r>
      <w:r>
        <w:rPr>
          <w:spacing w:val="1"/>
        </w:rPr>
        <w:t xml:space="preserve"> </w:t>
      </w:r>
      <w:r>
        <w:t>base, which allows building not only products, but entire services on this base. The possibility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banking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proofErr w:type="spellStart"/>
      <w:r>
        <w:t>initatives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UK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Banking</w:t>
      </w:r>
      <w:r>
        <w:rPr>
          <w:spacing w:val="-58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PSD2.</w:t>
      </w:r>
    </w:p>
    <w:p w14:paraId="73EEE8B6" w14:textId="77777777" w:rsidR="00DE70B6" w:rsidRDefault="00603B20">
      <w:pPr>
        <w:pStyle w:val="BodyText"/>
        <w:spacing w:before="8" w:line="357" w:lineRule="auto"/>
        <w:ind w:right="114" w:firstLine="566"/>
        <w:jc w:val="both"/>
      </w:pPr>
      <w:r>
        <w:t xml:space="preserve">In recent years, there has been an increasing need for more </w:t>
      </w:r>
      <w:proofErr w:type="spellStart"/>
      <w:r>
        <w:t>personalised</w:t>
      </w:r>
      <w:proofErr w:type="spellEnd"/>
      <w:r>
        <w:t xml:space="preserve"> and integrated</w:t>
      </w:r>
      <w:r>
        <w:rPr>
          <w:spacing w:val="1"/>
        </w:rPr>
        <w:t xml:space="preserve"> </w:t>
      </w:r>
      <w:r>
        <w:rPr>
          <w:w w:val="95"/>
        </w:rPr>
        <w:t>services for banking customers, but traditional banks have not been able to meet these customers’</w:t>
      </w:r>
      <w:r>
        <w:rPr>
          <w:spacing w:val="1"/>
          <w:w w:val="95"/>
        </w:rPr>
        <w:t xml:space="preserve"> </w:t>
      </w:r>
      <w:r>
        <w:t>ex</w:t>
      </w:r>
      <w:r>
        <w:t>pectations.</w:t>
      </w:r>
    </w:p>
    <w:p w14:paraId="2F627E83" w14:textId="77777777" w:rsidR="00DE70B6" w:rsidRDefault="00603B20">
      <w:pPr>
        <w:pStyle w:val="BodyText"/>
        <w:spacing w:before="1" w:line="357" w:lineRule="auto"/>
        <w:ind w:right="115" w:firstLine="566"/>
        <w:jc w:val="both"/>
      </w:pP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researches,</w:t>
      </w:r>
      <w:r>
        <w:rPr>
          <w:spacing w:val="-7"/>
        </w:rPr>
        <w:t xml:space="preserve"> </w:t>
      </w:r>
      <w:r>
        <w:t>45%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American</w:t>
      </w:r>
      <w:r>
        <w:rPr>
          <w:spacing w:val="-7"/>
        </w:rPr>
        <w:t xml:space="preserve"> </w:t>
      </w:r>
      <w:r>
        <w:t>population,</w:t>
      </w:r>
      <w:r>
        <w:rPr>
          <w:spacing w:val="-7"/>
        </w:rPr>
        <w:t xml:space="preserve"> </w:t>
      </w:r>
      <w:r>
        <w:t>62%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British</w:t>
      </w:r>
      <w:r>
        <w:rPr>
          <w:spacing w:val="-8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67%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Hong</w:t>
      </w:r>
      <w:r>
        <w:rPr>
          <w:spacing w:val="-2"/>
        </w:rPr>
        <w:t xml:space="preserve"> </w:t>
      </w:r>
      <w:r>
        <w:t>Kong</w:t>
      </w:r>
      <w:r>
        <w:rPr>
          <w:spacing w:val="-2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meeting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needs.</w:t>
      </w:r>
    </w:p>
    <w:p w14:paraId="709C2CBF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As a result, each region in the world (and their respective regulator) has been making</w:t>
      </w:r>
      <w:r>
        <w:rPr>
          <w:spacing w:val="1"/>
        </w:rPr>
        <w:t xml:space="preserve"> </w:t>
      </w:r>
      <w:r>
        <w:t>efforts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industry.</w:t>
      </w:r>
    </w:p>
    <w:p w14:paraId="326D8E54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FF9F892" w14:textId="77777777" w:rsidR="00DE70B6" w:rsidRDefault="00603B20">
      <w:pPr>
        <w:pStyle w:val="BodyText"/>
        <w:spacing w:before="74" w:line="357" w:lineRule="auto"/>
        <w:ind w:right="114" w:firstLine="566"/>
        <w:jc w:val="both"/>
      </w:pPr>
      <w:r>
        <w:lastRenderedPageBreak/>
        <w:t>Many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regions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launching</w:t>
      </w:r>
      <w:r>
        <w:rPr>
          <w:spacing w:val="-7"/>
        </w:rPr>
        <w:t xml:space="preserve"> </w:t>
      </w:r>
      <w:r>
        <w:t>regulations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arou</w:t>
      </w:r>
      <w:r>
        <w:t>nd</w:t>
      </w:r>
      <w:r>
        <w:rPr>
          <w:spacing w:val="-7"/>
        </w:rPr>
        <w:t xml:space="preserve"> </w:t>
      </w:r>
      <w:proofErr w:type="spellStart"/>
      <w:r>
        <w:t>vir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tual</w:t>
      </w:r>
      <w:proofErr w:type="spellEnd"/>
      <w:r>
        <w:rPr>
          <w:spacing w:val="-6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promote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convergence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banking</w:t>
      </w:r>
      <w:r>
        <w:rPr>
          <w:spacing w:val="-5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region.</w:t>
      </w:r>
    </w:p>
    <w:p w14:paraId="23C1BA87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However,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region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own</w:t>
      </w:r>
      <w:r>
        <w:rPr>
          <w:spacing w:val="-11"/>
        </w:rPr>
        <w:t xml:space="preserve"> </w:t>
      </w:r>
      <w:proofErr w:type="spellStart"/>
      <w:r>
        <w:t>flavour</w:t>
      </w:r>
      <w:proofErr w:type="spellEnd"/>
      <w:r>
        <w:t>,</w:t>
      </w:r>
      <w:r>
        <w:rPr>
          <w:spacing w:val="-9"/>
        </w:rPr>
        <w:t xml:space="preserve"> </w:t>
      </w:r>
      <w:r>
        <w:t>timing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proofErr w:type="spellStart"/>
      <w:r>
        <w:t>impli</w:t>
      </w:r>
      <w:proofErr w:type="spellEnd"/>
      <w:r>
        <w:t>-</w:t>
      </w:r>
      <w:r>
        <w:rPr>
          <w:spacing w:val="-57"/>
        </w:rPr>
        <w:t xml:space="preserve"> </w:t>
      </w:r>
      <w:r>
        <w:t>cations.</w:t>
      </w:r>
      <w:r>
        <w:rPr>
          <w:spacing w:val="1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exploring</w:t>
      </w:r>
      <w:r>
        <w:rPr>
          <w:spacing w:val="-6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licenses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banking</w:t>
      </w:r>
      <w:r>
        <w:rPr>
          <w:spacing w:val="-6"/>
        </w:rPr>
        <w:t xml:space="preserve"> </w:t>
      </w:r>
      <w:proofErr w:type="spellStart"/>
      <w:r>
        <w:t>regula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disrupt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industry,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both.</w:t>
      </w:r>
    </w:p>
    <w:p w14:paraId="5A1D9D71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It also serves to explore and examine the different policies and regulations in place that</w:t>
      </w:r>
      <w:r>
        <w:rPr>
          <w:spacing w:val="1"/>
        </w:rPr>
        <w:t xml:space="preserve"> </w:t>
      </w:r>
      <w:r>
        <w:t>disrupt the retail banking industry in the UK, Europe, US, Singapore and China whilst also</w:t>
      </w:r>
      <w:r>
        <w:rPr>
          <w:spacing w:val="1"/>
        </w:rPr>
        <w:t xml:space="preserve"> </w:t>
      </w:r>
      <w:r>
        <w:t>looking at what traditional banks are doing to cope with these specified r</w:t>
      </w:r>
      <w:r>
        <w:t>egulations as well as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stories.</w:t>
      </w:r>
    </w:p>
    <w:p w14:paraId="3D2DCE12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As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Asian</w:t>
      </w:r>
      <w:r>
        <w:rPr>
          <w:spacing w:val="-14"/>
        </w:rPr>
        <w:t xml:space="preserve"> </w:t>
      </w:r>
      <w:r>
        <w:t>market,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innovative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developing</w:t>
      </w:r>
      <w:r>
        <w:rPr>
          <w:spacing w:val="-14"/>
        </w:rPr>
        <w:t xml:space="preserve"> </w:t>
      </w:r>
      <w:r>
        <w:t>player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Hong</w:t>
      </w:r>
      <w:r>
        <w:rPr>
          <w:spacing w:val="-14"/>
        </w:rPr>
        <w:t xml:space="preserve"> </w:t>
      </w:r>
      <w:r>
        <w:t>Kong.</w:t>
      </w:r>
      <w:r>
        <w:rPr>
          <w:spacing w:val="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Hong</w:t>
      </w:r>
      <w:r>
        <w:rPr>
          <w:spacing w:val="-57"/>
        </w:rPr>
        <w:t xml:space="preserve"> </w:t>
      </w:r>
      <w:r>
        <w:t>Kong</w:t>
      </w:r>
      <w:r>
        <w:rPr>
          <w:spacing w:val="-4"/>
        </w:rPr>
        <w:t xml:space="preserve"> </w:t>
      </w:r>
      <w:r>
        <w:t>Monetary</w:t>
      </w:r>
      <w:r>
        <w:rPr>
          <w:spacing w:val="-4"/>
        </w:rPr>
        <w:t xml:space="preserve"> </w:t>
      </w:r>
      <w:r>
        <w:t>Authority</w:t>
      </w:r>
      <w:r>
        <w:rPr>
          <w:spacing w:val="-4"/>
        </w:rPr>
        <w:t xml:space="preserve"> </w:t>
      </w:r>
      <w:r>
        <w:t>(HKMA),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regulator,</w:t>
      </w:r>
      <w:r>
        <w:rPr>
          <w:spacing w:val="-4"/>
        </w:rPr>
        <w:t xml:space="preserve"> </w:t>
      </w:r>
      <w:r>
        <w:t>announced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September</w:t>
      </w:r>
      <w:r>
        <w:rPr>
          <w:spacing w:val="-4"/>
        </w:rPr>
        <w:t xml:space="preserve"> </w:t>
      </w:r>
      <w:r>
        <w:t>2017</w:t>
      </w:r>
      <w:r>
        <w:rPr>
          <w:spacing w:val="-58"/>
        </w:rPr>
        <w:t xml:space="preserve"> </w:t>
      </w:r>
      <w:r>
        <w:t>its intention to upgrade the current banking system to a new Smart Banking Era through the</w:t>
      </w:r>
      <w:r>
        <w:rPr>
          <w:spacing w:val="1"/>
        </w:rPr>
        <w:t xml:space="preserve"> </w:t>
      </w:r>
      <w:r>
        <w:t>launch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initiatives,</w:t>
      </w:r>
      <w:r>
        <w:rPr>
          <w:spacing w:val="-12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Virtual</w:t>
      </w:r>
      <w:r>
        <w:rPr>
          <w:spacing w:val="-14"/>
        </w:rPr>
        <w:t xml:space="preserve"> </w:t>
      </w:r>
      <w:r>
        <w:t>Banking</w:t>
      </w:r>
      <w:r>
        <w:rPr>
          <w:spacing w:val="-14"/>
        </w:rPr>
        <w:t xml:space="preserve"> </w:t>
      </w:r>
      <w:r>
        <w:t>license</w:t>
      </w:r>
      <w:r>
        <w:rPr>
          <w:spacing w:val="-14"/>
        </w:rPr>
        <w:t xml:space="preserve"> </w:t>
      </w:r>
      <w:r>
        <w:t>(which</w:t>
      </w:r>
      <w:r>
        <w:rPr>
          <w:spacing w:val="-14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allow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entity</w:t>
      </w:r>
      <w:r>
        <w:rPr>
          <w:spacing w:val="-57"/>
        </w:rPr>
        <w:t xml:space="preserve"> </w:t>
      </w:r>
      <w:r>
        <w:rPr>
          <w:w w:val="95"/>
        </w:rPr>
        <w:t>to deliver retail banking services primarily through digital channels instead of physical branches)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(which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aimed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allowing</w:t>
      </w:r>
      <w:r>
        <w:rPr>
          <w:spacing w:val="-12"/>
        </w:rPr>
        <w:t xml:space="preserve"> </w:t>
      </w:r>
      <w:proofErr w:type="spellStart"/>
      <w:r>
        <w:t>thirdparty</w:t>
      </w:r>
      <w:proofErr w:type="spellEnd"/>
      <w:r>
        <w:rPr>
          <w:spacing w:val="-11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providers</w:t>
      </w:r>
      <w:r>
        <w:rPr>
          <w:spacing w:val="-11"/>
        </w:rPr>
        <w:t xml:space="preserve"> </w:t>
      </w:r>
      <w:r>
        <w:t>(TSP)</w:t>
      </w:r>
      <w:r>
        <w:rPr>
          <w:spacing w:val="-1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banks’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systems).</w:t>
      </w:r>
    </w:p>
    <w:p w14:paraId="21475019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These initiatives will accelerate the speed of innovation in the banking industry in Hong</w:t>
      </w:r>
      <w:r>
        <w:rPr>
          <w:spacing w:val="-57"/>
        </w:rPr>
        <w:t xml:space="preserve"> </w:t>
      </w:r>
      <w:r>
        <w:t>Kong.</w:t>
      </w:r>
      <w:r>
        <w:rPr>
          <w:spacing w:val="4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evaluate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impact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effectiveness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systems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come</w:t>
      </w:r>
      <w:r>
        <w:rPr>
          <w:spacing w:val="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 consensus of the main common element that seems to drive the change in the retail banking</w:t>
      </w:r>
      <w:r>
        <w:rPr>
          <w:spacing w:val="1"/>
        </w:rPr>
        <w:t xml:space="preserve"> </w:t>
      </w:r>
      <w:r>
        <w:t>ecosystem in each of these countries, and infer what it means and what would cause a similar</w:t>
      </w:r>
      <w:r>
        <w:rPr>
          <w:spacing w:val="1"/>
        </w:rPr>
        <w:t xml:space="preserve"> </w:t>
      </w:r>
      <w:r>
        <w:t>disruption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Hong</w:t>
      </w:r>
      <w:r>
        <w:rPr>
          <w:spacing w:val="-2"/>
        </w:rPr>
        <w:t xml:space="preserve"> </w:t>
      </w:r>
      <w:r>
        <w:t>Kong</w:t>
      </w:r>
      <w:r>
        <w:rPr>
          <w:spacing w:val="-1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market.</w:t>
      </w:r>
    </w:p>
    <w:p w14:paraId="47D89477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t>In</w:t>
      </w:r>
      <w:r>
        <w:rPr>
          <w:spacing w:val="-11"/>
        </w:rPr>
        <w:t xml:space="preserve"> </w:t>
      </w:r>
      <w:r>
        <w:t>Europe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be</w:t>
      </w:r>
      <w:r>
        <w:t>ing</w:t>
      </w:r>
      <w:r>
        <w:rPr>
          <w:spacing w:val="-10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PSD2</w:t>
      </w:r>
      <w:r>
        <w:rPr>
          <w:spacing w:val="-11"/>
        </w:rPr>
        <w:t xml:space="preserve"> </w:t>
      </w:r>
      <w:r>
        <w:t>directive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UK</w:t>
      </w:r>
      <w:r>
        <w:rPr>
          <w:spacing w:val="-10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Banking</w:t>
      </w:r>
      <w:r>
        <w:rPr>
          <w:spacing w:val="-10"/>
        </w:rPr>
        <w:t xml:space="preserve"> </w:t>
      </w:r>
      <w:r>
        <w:t>Initiative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section,</w:t>
      </w:r>
      <w:r>
        <w:rPr>
          <w:spacing w:val="-2"/>
        </w:rPr>
        <w:t xml:space="preserve"> </w:t>
      </w:r>
      <w:hyperlink w:anchor="_bookmark6" w:history="1">
        <w:r>
          <w:t>PSD2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Open</w:t>
        </w:r>
        <w:r>
          <w:rPr>
            <w:spacing w:val="-1"/>
          </w:rPr>
          <w:t xml:space="preserve"> </w:t>
        </w:r>
        <w:r>
          <w:t>Banking</w:t>
        </w:r>
      </w:hyperlink>
      <w:r>
        <w:t>.</w:t>
      </w:r>
    </w:p>
    <w:p w14:paraId="5AC47AB6" w14:textId="77777777" w:rsidR="00DE70B6" w:rsidRDefault="00DE70B6">
      <w:pPr>
        <w:pStyle w:val="BodyText"/>
        <w:spacing w:before="11"/>
        <w:ind w:left="0"/>
        <w:rPr>
          <w:sz w:val="37"/>
        </w:rPr>
      </w:pPr>
    </w:p>
    <w:p w14:paraId="3EA47E05" w14:textId="77777777" w:rsidR="00DE70B6" w:rsidRDefault="00603B20">
      <w:pPr>
        <w:pStyle w:val="Heading2"/>
        <w:numPr>
          <w:ilvl w:val="1"/>
          <w:numId w:val="8"/>
        </w:numPr>
        <w:tabs>
          <w:tab w:val="left" w:pos="714"/>
          <w:tab w:val="left" w:pos="716"/>
        </w:tabs>
        <w:ind w:hanging="599"/>
      </w:pPr>
      <w:bookmarkStart w:id="534" w:name="Open_Banking_Movement_and_PSD2"/>
      <w:bookmarkStart w:id="535" w:name="_bookmark6"/>
      <w:bookmarkEnd w:id="534"/>
      <w:bookmarkEnd w:id="535"/>
      <w:r>
        <w:t>Open</w:t>
      </w:r>
      <w:r>
        <w:rPr>
          <w:spacing w:val="-5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Movement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PSD2</w:t>
      </w:r>
    </w:p>
    <w:p w14:paraId="478360DB" w14:textId="77777777" w:rsidR="00DE70B6" w:rsidRDefault="00DE70B6">
      <w:pPr>
        <w:pStyle w:val="BodyText"/>
        <w:spacing w:before="3"/>
        <w:ind w:left="0"/>
        <w:rPr>
          <w:b/>
          <w:sz w:val="32"/>
        </w:rPr>
      </w:pPr>
    </w:p>
    <w:p w14:paraId="16277FA3" w14:textId="77777777" w:rsidR="00DE70B6" w:rsidRDefault="00603B20">
      <w:pPr>
        <w:pStyle w:val="Heading2"/>
        <w:numPr>
          <w:ilvl w:val="2"/>
          <w:numId w:val="6"/>
        </w:numPr>
        <w:tabs>
          <w:tab w:val="left" w:pos="894"/>
          <w:tab w:val="left" w:pos="895"/>
        </w:tabs>
        <w:spacing w:before="1"/>
      </w:pPr>
      <w:bookmarkStart w:id="536" w:name="Overview_of_PSD2"/>
      <w:bookmarkStart w:id="537" w:name="_bookmark7"/>
      <w:bookmarkEnd w:id="536"/>
      <w:bookmarkEnd w:id="537"/>
      <w:r>
        <w:t>Overview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PSD2</w:t>
      </w:r>
    </w:p>
    <w:p w14:paraId="04584E09" w14:textId="77777777" w:rsidR="00DE70B6" w:rsidRDefault="00DE70B6">
      <w:pPr>
        <w:pStyle w:val="BodyText"/>
        <w:ind w:left="0"/>
        <w:rPr>
          <w:b/>
          <w:sz w:val="26"/>
        </w:rPr>
      </w:pPr>
    </w:p>
    <w:p w14:paraId="4AB65D20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In year 2007 European Parliament accepted directive, which aimed at regulation of Eu-</w:t>
      </w:r>
      <w:r>
        <w:rPr>
          <w:spacing w:val="1"/>
        </w:rPr>
        <w:t xml:space="preserve"> </w:t>
      </w:r>
      <w:proofErr w:type="spellStart"/>
      <w:r>
        <w:t>ropean</w:t>
      </w:r>
      <w:proofErr w:type="spellEnd"/>
      <w:r>
        <w:t xml:space="preserve"> market of online transactions and online banking. That document was called Payment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Directive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PSD.</w:t>
      </w:r>
    </w:p>
    <w:p w14:paraId="511F74C2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First revision of Payment Service Directive had created</w:t>
      </w:r>
      <w:r>
        <w:rPr>
          <w:w w:val="95"/>
        </w:rPr>
        <w:t xml:space="preserve"> foundation for a common payment</w:t>
      </w:r>
      <w:r>
        <w:rPr>
          <w:spacing w:val="1"/>
          <w:w w:val="95"/>
        </w:rPr>
        <w:t xml:space="preserve"> </w:t>
      </w:r>
      <w:r>
        <w:t>market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EU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provision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payment</w:t>
      </w:r>
      <w:r>
        <w:rPr>
          <w:spacing w:val="9"/>
        </w:rPr>
        <w:t xml:space="preserve"> </w:t>
      </w:r>
      <w:r>
        <w:t>services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security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</w:t>
      </w:r>
    </w:p>
    <w:p w14:paraId="3ECF120A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8F3E220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of advanced technologies. It had set two sets of main rules, market rules and business conduct</w:t>
      </w:r>
      <w:r>
        <w:rPr>
          <w:spacing w:val="1"/>
        </w:rPr>
        <w:t xml:space="preserve"> </w:t>
      </w:r>
      <w:r>
        <w:t>rules.</w:t>
      </w:r>
      <w:r>
        <w:rPr>
          <w:spacing w:val="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market</w:t>
      </w:r>
      <w:r>
        <w:rPr>
          <w:spacing w:val="-14"/>
        </w:rPr>
        <w:t xml:space="preserve"> </w:t>
      </w:r>
      <w:r>
        <w:t>rules</w:t>
      </w:r>
      <w:r>
        <w:rPr>
          <w:spacing w:val="-14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had</w:t>
      </w:r>
      <w:r>
        <w:rPr>
          <w:spacing w:val="-13"/>
        </w:rPr>
        <w:t xml:space="preserve"> </w:t>
      </w:r>
      <w:r>
        <w:t>established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organizations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payment</w:t>
      </w:r>
      <w:r>
        <w:rPr>
          <w:spacing w:val="-58"/>
        </w:rPr>
        <w:t xml:space="preserve"> </w:t>
      </w:r>
      <w:r>
        <w:t>services.</w:t>
      </w:r>
      <w:r>
        <w:rPr>
          <w:spacing w:val="11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declared</w:t>
      </w:r>
      <w:r>
        <w:rPr>
          <w:spacing w:val="-9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t>uthorized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institution,</w:t>
      </w:r>
      <w:r>
        <w:rPr>
          <w:spacing w:val="-57"/>
        </w:rPr>
        <w:t xml:space="preserve"> </w:t>
      </w:r>
      <w:r>
        <w:t>fulfilling certain capital and risk management requirements.</w:t>
      </w:r>
      <w:r>
        <w:rPr>
          <w:spacing w:val="60"/>
        </w:rPr>
        <w:t xml:space="preserve"> </w:t>
      </w:r>
      <w:r>
        <w:t>The business conduct rules part</w:t>
      </w:r>
      <w:r>
        <w:rPr>
          <w:spacing w:val="1"/>
        </w:rPr>
        <w:t xml:space="preserve"> </w:t>
      </w:r>
      <w:r>
        <w:t>in its turn required transparency on a business level. According to those rules any quantitative</w:t>
      </w:r>
      <w:r>
        <w:rPr>
          <w:spacing w:val="1"/>
        </w:rPr>
        <w:t xml:space="preserve"> </w:t>
      </w:r>
      <w:r>
        <w:t>characteristics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pr</w:t>
      </w:r>
      <w:r>
        <w:t>oviders,</w:t>
      </w:r>
      <w:r>
        <w:rPr>
          <w:spacing w:val="-12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charges,</w:t>
      </w:r>
      <w:r>
        <w:rPr>
          <w:spacing w:val="-13"/>
        </w:rPr>
        <w:t xml:space="preserve"> </w:t>
      </w:r>
      <w:r>
        <w:t>exchange</w:t>
      </w:r>
      <w:r>
        <w:rPr>
          <w:spacing w:val="-14"/>
        </w:rPr>
        <w:t xml:space="preserve"> </w:t>
      </w:r>
      <w:r>
        <w:t>rates,</w:t>
      </w:r>
      <w:r>
        <w:rPr>
          <w:spacing w:val="-12"/>
        </w:rPr>
        <w:t xml:space="preserve"> </w:t>
      </w:r>
      <w:r>
        <w:t>transaction</w:t>
      </w:r>
      <w:r>
        <w:rPr>
          <w:spacing w:val="-15"/>
        </w:rPr>
        <w:t xml:space="preserve"> </w:t>
      </w:r>
      <w:r>
        <w:t>references</w:t>
      </w:r>
      <w:r>
        <w:rPr>
          <w:spacing w:val="-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times,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obvious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transparent.</w:t>
      </w:r>
      <w:r>
        <w:rPr>
          <w:spacing w:val="12"/>
        </w:rPr>
        <w:t xml:space="preserve"> </w:t>
      </w:r>
      <w:r>
        <w:t>Moreover,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defines</w:t>
      </w:r>
      <w:r>
        <w:rPr>
          <w:spacing w:val="-8"/>
        </w:rPr>
        <w:t xml:space="preserve"> </w:t>
      </w:r>
      <w:r>
        <w:t>rights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obligations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revoking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payments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refunds.</w:t>
      </w:r>
    </w:p>
    <w:p w14:paraId="2F36ACF5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The adoption of PSD1 had brought a list of significant benefits to the payments market.</w:t>
      </w:r>
      <w:r>
        <w:rPr>
          <w:spacing w:val="1"/>
        </w:rPr>
        <w:t xml:space="preserve"> </w:t>
      </w:r>
      <w:r>
        <w:t>Firstly,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had</w:t>
      </w:r>
      <w:r>
        <w:rPr>
          <w:spacing w:val="-15"/>
        </w:rPr>
        <w:t xml:space="preserve"> </w:t>
      </w:r>
      <w:r>
        <w:t>simplified</w:t>
      </w:r>
      <w:r>
        <w:rPr>
          <w:spacing w:val="-14"/>
        </w:rPr>
        <w:t xml:space="preserve"> </w:t>
      </w:r>
      <w:r>
        <w:t>market</w:t>
      </w:r>
      <w:r>
        <w:rPr>
          <w:spacing w:val="-15"/>
        </w:rPr>
        <w:t xml:space="preserve"> </w:t>
      </w:r>
      <w:r>
        <w:t>entry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small</w:t>
      </w:r>
      <w:r>
        <w:rPr>
          <w:spacing w:val="-14"/>
        </w:rPr>
        <w:t xml:space="preserve"> </w:t>
      </w:r>
      <w:r>
        <w:t>companies,</w:t>
      </w:r>
      <w:r>
        <w:rPr>
          <w:spacing w:val="-13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specified</w:t>
      </w:r>
      <w:r>
        <w:rPr>
          <w:spacing w:val="-15"/>
        </w:rPr>
        <w:t xml:space="preserve"> </w:t>
      </w:r>
      <w:r>
        <w:t>obvious</w:t>
      </w:r>
      <w:r>
        <w:rPr>
          <w:spacing w:val="-15"/>
        </w:rPr>
        <w:t xml:space="preserve"> </w:t>
      </w:r>
      <w:r>
        <w:t>rules</w:t>
      </w:r>
      <w:r>
        <w:rPr>
          <w:spacing w:val="-57"/>
        </w:rPr>
        <w:t xml:space="preserve"> </w:t>
      </w:r>
      <w:r>
        <w:t>and demanded from EU state authorities on various level to guarantee practical execution of</w:t>
      </w:r>
      <w:r>
        <w:rPr>
          <w:spacing w:val="1"/>
        </w:rPr>
        <w:t xml:space="preserve"> </w:t>
      </w:r>
      <w:r>
        <w:rPr>
          <w:spacing w:val="-1"/>
        </w:rPr>
        <w:t>those</w:t>
      </w:r>
      <w:r>
        <w:rPr>
          <w:spacing w:val="-14"/>
        </w:rPr>
        <w:t xml:space="preserve"> </w:t>
      </w:r>
      <w:r>
        <w:rPr>
          <w:spacing w:val="-1"/>
        </w:rPr>
        <w:t>rules.</w:t>
      </w:r>
      <w:r>
        <w:rPr>
          <w:spacing w:val="13"/>
        </w:rPr>
        <w:t xml:space="preserve"> </w:t>
      </w:r>
      <w:r>
        <w:rPr>
          <w:spacing w:val="-1"/>
        </w:rPr>
        <w:t>Additionally,</w:t>
      </w:r>
      <w:r>
        <w:rPr>
          <w:spacing w:val="-11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responsibility</w:t>
      </w:r>
      <w:r>
        <w:rPr>
          <w:spacing w:val="-13"/>
        </w:rPr>
        <w:t xml:space="preserve"> </w:t>
      </w:r>
      <w:r>
        <w:t>became</w:t>
      </w:r>
      <w:r>
        <w:rPr>
          <w:spacing w:val="-13"/>
        </w:rPr>
        <w:t xml:space="preserve"> </w:t>
      </w:r>
      <w:r>
        <w:t>significantly</w:t>
      </w:r>
      <w:r>
        <w:rPr>
          <w:spacing w:val="-13"/>
        </w:rPr>
        <w:t xml:space="preserve"> </w:t>
      </w:r>
      <w:r>
        <w:t>clearer</w:t>
      </w:r>
      <w:r>
        <w:rPr>
          <w:spacing w:val="-14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payment</w:t>
      </w:r>
      <w:r>
        <w:rPr>
          <w:spacing w:val="-11"/>
        </w:rPr>
        <w:t xml:space="preserve"> </w:t>
      </w:r>
      <w:r>
        <w:t>institutions,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lead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protection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</w:t>
      </w:r>
      <w:r>
        <w:t>yment</w:t>
      </w:r>
      <w:r>
        <w:rPr>
          <w:spacing w:val="-10"/>
        </w:rPr>
        <w:t xml:space="preserve"> </w:t>
      </w:r>
      <w:r>
        <w:t>rights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compensation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refund.</w:t>
      </w:r>
    </w:p>
    <w:p w14:paraId="5F9609D8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rPr>
          <w:w w:val="95"/>
        </w:rPr>
        <w:t>Obviously, transparent rules and open market had increased level of competitiveness, and,</w:t>
      </w:r>
      <w:r>
        <w:rPr>
          <w:spacing w:val="1"/>
          <w:w w:val="95"/>
        </w:rPr>
        <w:t xml:space="preserve"> </w:t>
      </w:r>
      <w:r>
        <w:t>consequently, business transparency overall increased, as well as reduction of both costs and</w:t>
      </w:r>
      <w:r>
        <w:rPr>
          <w:spacing w:val="1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execution.</w:t>
      </w:r>
      <w:r>
        <w:rPr>
          <w:spacing w:val="1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customers.</w:t>
      </w:r>
    </w:p>
    <w:p w14:paraId="1A049151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Nevertheless,</w:t>
      </w:r>
      <w:r>
        <w:rPr>
          <w:spacing w:val="-6"/>
        </w:rPr>
        <w:t xml:space="preserve"> </w:t>
      </w:r>
      <w:r>
        <w:t>PSD1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remaining</w:t>
      </w:r>
      <w:r>
        <w:rPr>
          <w:spacing w:val="-6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PSD1 lacked direct instructions towards application of certain provision of the</w:t>
      </w:r>
      <w:r>
        <w:rPr>
          <w:spacing w:val="1"/>
        </w:rPr>
        <w:t xml:space="preserve"> </w:t>
      </w:r>
      <w:r>
        <w:t>directive,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interpretations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regulatory</w:t>
      </w:r>
      <w:r>
        <w:rPr>
          <w:spacing w:val="-7"/>
        </w:rPr>
        <w:t xml:space="preserve"> </w:t>
      </w:r>
      <w:r>
        <w:t>authorities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EU</w:t>
      </w:r>
      <w:r>
        <w:rPr>
          <w:spacing w:val="-6"/>
        </w:rPr>
        <w:t xml:space="preserve"> </w:t>
      </w:r>
      <w:r>
        <w:t>member</w:t>
      </w:r>
      <w:r>
        <w:rPr>
          <w:spacing w:val="-6"/>
        </w:rPr>
        <w:t xml:space="preserve"> </w:t>
      </w:r>
      <w:r>
        <w:t>states.</w:t>
      </w:r>
      <w:r>
        <w:rPr>
          <w:spacing w:val="-5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countries,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uncertainty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resulted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deteriorating</w:t>
      </w:r>
      <w:r>
        <w:rPr>
          <w:spacing w:val="-7"/>
        </w:rPr>
        <w:t xml:space="preserve"> </w:t>
      </w:r>
      <w:r>
        <w:t>consumer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distortions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conditions.</w:t>
      </w:r>
    </w:p>
    <w:p w14:paraId="3C478ED7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That problem had being especially expressed in provisions of the directive that defines</w:t>
      </w:r>
      <w:r>
        <w:rPr>
          <w:spacing w:val="1"/>
        </w:rPr>
        <w:t xml:space="preserve"> </w:t>
      </w:r>
      <w:r>
        <w:rPr>
          <w:w w:val="95"/>
        </w:rPr>
        <w:t>types of activities that are excluded from regulation.</w:t>
      </w:r>
      <w:r>
        <w:rPr>
          <w:spacing w:val="1"/>
          <w:w w:val="95"/>
        </w:rPr>
        <w:t xml:space="preserve"> </w:t>
      </w:r>
      <w:r>
        <w:rPr>
          <w:w w:val="95"/>
        </w:rPr>
        <w:t>For example, services prov</w:t>
      </w:r>
      <w:r>
        <w:rPr>
          <w:w w:val="95"/>
        </w:rPr>
        <w:t>ided by a limited</w:t>
      </w:r>
      <w:r>
        <w:rPr>
          <w:spacing w:val="1"/>
          <w:w w:val="95"/>
        </w:rPr>
        <w:t xml:space="preserve"> </w:t>
      </w:r>
      <w:r>
        <w:t>network of suppliers, sales of limited goods and services categories. Same problem concerned</w:t>
      </w:r>
      <w:r>
        <w:rPr>
          <w:spacing w:val="-57"/>
        </w:rPr>
        <w:t xml:space="preserve"> </w:t>
      </w:r>
      <w:r>
        <w:rPr>
          <w:w w:val="95"/>
        </w:rPr>
        <w:t>establishing fund refunding procedure in case of unauthorized debiting from a customer account.</w:t>
      </w:r>
      <w:r>
        <w:rPr>
          <w:spacing w:val="1"/>
          <w:w w:val="95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provisions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</w:t>
      </w:r>
      <w:r>
        <w:t>ys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countries.</w:t>
      </w:r>
    </w:p>
    <w:p w14:paraId="203FB3B6" w14:textId="77777777" w:rsidR="00DE70B6" w:rsidRDefault="00603B20">
      <w:pPr>
        <w:pStyle w:val="BodyText"/>
        <w:spacing w:before="3" w:line="357" w:lineRule="auto"/>
        <w:ind w:right="113" w:firstLine="566"/>
        <w:jc w:val="right"/>
      </w:pPr>
      <w:r>
        <w:t>Moreover,</w:t>
      </w:r>
      <w:r>
        <w:rPr>
          <w:spacing w:val="-11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2007,</w:t>
      </w:r>
      <w:r>
        <w:rPr>
          <w:spacing w:val="-10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PSD1</w:t>
      </w:r>
      <w:r>
        <w:rPr>
          <w:spacing w:val="-11"/>
        </w:rPr>
        <w:t xml:space="preserve"> </w:t>
      </w:r>
      <w:r>
        <w:t>adoption,</w:t>
      </w:r>
      <w:r>
        <w:rPr>
          <w:spacing w:val="-10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retail</w:t>
      </w:r>
      <w:r>
        <w:rPr>
          <w:spacing w:val="-57"/>
        </w:rPr>
        <w:t xml:space="preserve"> </w:t>
      </w:r>
      <w:r>
        <w:t>payments</w:t>
      </w:r>
      <w:r>
        <w:rPr>
          <w:spacing w:val="5"/>
        </w:rPr>
        <w:t xml:space="preserve"> </w:t>
      </w:r>
      <w:r>
        <w:t>market,</w:t>
      </w:r>
      <w:r>
        <w:rPr>
          <w:spacing w:val="8"/>
        </w:rPr>
        <w:t xml:space="preserve"> </w:t>
      </w: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introduction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innovative</w:t>
      </w:r>
      <w:r>
        <w:rPr>
          <w:spacing w:val="6"/>
        </w:rPr>
        <w:t xml:space="preserve"> </w:t>
      </w:r>
      <w:r>
        <w:t>technologies,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rapid</w:t>
      </w:r>
      <w:r>
        <w:rPr>
          <w:spacing w:val="6"/>
        </w:rPr>
        <w:t xml:space="preserve"> </w:t>
      </w:r>
      <w:r>
        <w:t>growth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proofErr w:type="spellStart"/>
      <w:r>
        <w:t>transac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tions</w:t>
      </w:r>
      <w:proofErr w:type="spellEnd"/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electronic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emergence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payment</w:t>
      </w:r>
      <w:r>
        <w:rPr>
          <w:spacing w:val="-7"/>
        </w:rPr>
        <w:t xml:space="preserve"> </w:t>
      </w:r>
      <w:r>
        <w:t>services,</w:t>
      </w:r>
      <w:r>
        <w:rPr>
          <w:spacing w:val="-57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services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services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financial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proofErr w:type="spellStart"/>
      <w:r>
        <w:t>consoli</w:t>
      </w:r>
      <w:proofErr w:type="spellEnd"/>
      <w:r>
        <w:t>-</w:t>
      </w:r>
      <w:r>
        <w:rPr>
          <w:spacing w:val="-57"/>
        </w:rPr>
        <w:t xml:space="preserve"> </w:t>
      </w:r>
      <w:r>
        <w:rPr>
          <w:w w:val="95"/>
        </w:rPr>
        <w:t>dation.</w:t>
      </w:r>
      <w:r>
        <w:rPr>
          <w:spacing w:val="4"/>
          <w:w w:val="95"/>
        </w:rPr>
        <w:t xml:space="preserve"> </w:t>
      </w:r>
      <w:r>
        <w:rPr>
          <w:w w:val="95"/>
        </w:rPr>
        <w:t>Consequently,</w:t>
      </w:r>
      <w:r>
        <w:rPr>
          <w:spacing w:val="21"/>
          <w:w w:val="95"/>
        </w:rPr>
        <w:t xml:space="preserve"> </w:t>
      </w:r>
      <w:r>
        <w:rPr>
          <w:w w:val="95"/>
        </w:rPr>
        <w:t>many</w:t>
      </w:r>
      <w:r>
        <w:rPr>
          <w:spacing w:val="17"/>
          <w:w w:val="95"/>
        </w:rPr>
        <w:t xml:space="preserve"> </w:t>
      </w:r>
      <w:r>
        <w:rPr>
          <w:w w:val="95"/>
        </w:rPr>
        <w:t>innovative</w:t>
      </w:r>
      <w:r>
        <w:rPr>
          <w:spacing w:val="16"/>
          <w:w w:val="95"/>
        </w:rPr>
        <w:t xml:space="preserve"> </w:t>
      </w:r>
      <w:r>
        <w:rPr>
          <w:w w:val="95"/>
        </w:rPr>
        <w:t>products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services</w:t>
      </w:r>
      <w:r>
        <w:rPr>
          <w:spacing w:val="18"/>
          <w:w w:val="95"/>
        </w:rPr>
        <w:t xml:space="preserve"> </w:t>
      </w:r>
      <w:r>
        <w:rPr>
          <w:w w:val="95"/>
        </w:rPr>
        <w:t>were</w:t>
      </w:r>
      <w:r>
        <w:rPr>
          <w:spacing w:val="17"/>
          <w:w w:val="95"/>
        </w:rPr>
        <w:t xml:space="preserve"> </w:t>
      </w:r>
      <w:r>
        <w:rPr>
          <w:w w:val="95"/>
        </w:rPr>
        <w:t>wholly</w:t>
      </w:r>
      <w:r>
        <w:rPr>
          <w:spacing w:val="17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largely</w:t>
      </w:r>
      <w:r>
        <w:rPr>
          <w:spacing w:val="17"/>
          <w:w w:val="95"/>
        </w:rPr>
        <w:t xml:space="preserve"> </w:t>
      </w:r>
      <w:r>
        <w:rPr>
          <w:w w:val="95"/>
        </w:rPr>
        <w:t>outside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-54"/>
          <w:w w:val="95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PSD1,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account.</w:t>
      </w:r>
      <w:r>
        <w:rPr>
          <w:spacing w:val="-57"/>
        </w:rPr>
        <w:t xml:space="preserve"> </w:t>
      </w:r>
      <w:r>
        <w:t>Furthermore,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risks</w:t>
      </w:r>
      <w:r>
        <w:rPr>
          <w:spacing w:val="-7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payments</w:t>
      </w:r>
      <w:r>
        <w:rPr>
          <w:spacing w:val="-7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via</w:t>
      </w:r>
    </w:p>
    <w:p w14:paraId="46DE0C48" w14:textId="77777777" w:rsidR="00DE70B6" w:rsidRDefault="00DE70B6">
      <w:pPr>
        <w:spacing w:line="357" w:lineRule="auto"/>
        <w:jc w:val="right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4F8A04B7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rPr>
          <w:w w:val="95"/>
        </w:rPr>
        <w:lastRenderedPageBreak/>
        <w:t>electronic communication channels.</w:t>
      </w:r>
      <w:r>
        <w:rPr>
          <w:spacing w:val="1"/>
          <w:w w:val="95"/>
        </w:rPr>
        <w:t xml:space="preserve"> </w:t>
      </w:r>
      <w:r>
        <w:rPr>
          <w:w w:val="95"/>
        </w:rPr>
        <w:t>In order to handle increase security threats, European Bank-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ing</w:t>
      </w:r>
      <w:proofErr w:type="spellEnd"/>
      <w:r>
        <w:rPr>
          <w:w w:val="95"/>
        </w:rPr>
        <w:t xml:space="preserve"> Authority along with European Central Bank had issued guidelines on the security of internet</w:t>
      </w:r>
      <w:r>
        <w:rPr>
          <w:spacing w:val="1"/>
          <w:w w:val="95"/>
        </w:rPr>
        <w:t xml:space="preserve"> </w:t>
      </w:r>
      <w:r>
        <w:t>payments,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had</w:t>
      </w:r>
      <w:r>
        <w:rPr>
          <w:spacing w:val="-14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minimum</w:t>
      </w:r>
      <w:r>
        <w:rPr>
          <w:spacing w:val="-14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requirements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</w:t>
      </w:r>
      <w:r>
        <w:t>oney</w:t>
      </w:r>
      <w:r>
        <w:rPr>
          <w:spacing w:val="-14"/>
        </w:rPr>
        <w:t xml:space="preserve"> </w:t>
      </w:r>
      <w:r>
        <w:t>transfer</w:t>
      </w:r>
      <w:r>
        <w:rPr>
          <w:spacing w:val="-15"/>
        </w:rPr>
        <w:t xml:space="preserve"> </w:t>
      </w:r>
      <w:r>
        <w:t>operators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customers.</w:t>
      </w:r>
    </w:p>
    <w:p w14:paraId="7CE3C328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 xml:space="preserve">However, regulator researches had shown a major influence of technological, </w:t>
      </w:r>
      <w:proofErr w:type="spellStart"/>
      <w:r>
        <w:t>organiza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tional</w:t>
      </w:r>
      <w:proofErr w:type="spellEnd"/>
      <w:r>
        <w:t xml:space="preserve"> and structural innovations on a market, which, i</w:t>
      </w:r>
      <w:r>
        <w:t xml:space="preserve">n its turn, required substantial </w:t>
      </w:r>
      <w:proofErr w:type="spellStart"/>
      <w:r>
        <w:t>documen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tation</w:t>
      </w:r>
      <w:proofErr w:type="spellEnd"/>
      <w:r>
        <w:t xml:space="preserve"> of a renewal of new approaches in payment operation services and their interaction on a</w:t>
      </w:r>
      <w:r>
        <w:rPr>
          <w:spacing w:val="-57"/>
        </w:rPr>
        <w:t xml:space="preserve"> </w:t>
      </w:r>
      <w:r>
        <w:t>legislative</w:t>
      </w:r>
      <w:r>
        <w:rPr>
          <w:spacing w:val="-2"/>
        </w:rPr>
        <w:t xml:space="preserve"> </w:t>
      </w:r>
      <w:r>
        <w:t>level.</w:t>
      </w:r>
      <w:r>
        <w:rPr>
          <w:spacing w:val="19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tendencies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indicate:</w:t>
      </w:r>
    </w:p>
    <w:p w14:paraId="48C2DE33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spacing w:before="2"/>
        <w:ind w:hanging="205"/>
        <w:jc w:val="both"/>
        <w:rPr>
          <w:sz w:val="24"/>
        </w:rPr>
      </w:pPr>
      <w:r>
        <w:rPr>
          <w:sz w:val="24"/>
        </w:rPr>
        <w:t>Mobile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payment</w:t>
      </w:r>
      <w:r>
        <w:rPr>
          <w:spacing w:val="-5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</w:p>
    <w:p w14:paraId="76D3305A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spacing w:line="357" w:lineRule="auto"/>
        <w:ind w:right="114"/>
        <w:jc w:val="both"/>
        <w:rPr>
          <w:sz w:val="24"/>
        </w:rPr>
      </w:pPr>
      <w:r>
        <w:rPr>
          <w:sz w:val="24"/>
        </w:rPr>
        <w:t>Difference in tariff structure on card acceptance of merchants, resulting in difficulties in</w:t>
      </w:r>
      <w:r>
        <w:rPr>
          <w:spacing w:val="-57"/>
          <w:sz w:val="24"/>
        </w:rPr>
        <w:t xml:space="preserve"> </w:t>
      </w:r>
      <w:r>
        <w:rPr>
          <w:sz w:val="24"/>
        </w:rPr>
        <w:t>creation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14:paraId="1EF2E721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spacing w:before="1" w:line="357" w:lineRule="auto"/>
        <w:ind w:right="115"/>
        <w:jc w:val="both"/>
        <w:rPr>
          <w:sz w:val="24"/>
        </w:rPr>
      </w:pPr>
      <w:r>
        <w:rPr>
          <w:w w:val="95"/>
          <w:sz w:val="24"/>
        </w:rPr>
        <w:t>High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abstraction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existing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regulations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resulted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general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lack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detailization</w:t>
      </w:r>
      <w:proofErr w:type="spellEnd"/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security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</w:p>
    <w:p w14:paraId="6799AF55" w14:textId="77777777" w:rsidR="00DE70B6" w:rsidRDefault="00DE70B6">
      <w:pPr>
        <w:pStyle w:val="BodyText"/>
        <w:spacing w:before="3"/>
        <w:ind w:left="0"/>
        <w:rPr>
          <w:sz w:val="31"/>
        </w:rPr>
      </w:pPr>
    </w:p>
    <w:p w14:paraId="0DE841A0" w14:textId="77777777" w:rsidR="00DE70B6" w:rsidRDefault="00603B20">
      <w:pPr>
        <w:pStyle w:val="BodyText"/>
        <w:spacing w:line="357" w:lineRule="auto"/>
        <w:ind w:right="113" w:firstLine="566"/>
        <w:jc w:val="both"/>
      </w:pPr>
      <w:r>
        <w:t xml:space="preserve">Taking above-mentioned, and certain others issues into account, the European </w:t>
      </w:r>
      <w:proofErr w:type="spellStart"/>
      <w:r>
        <w:t>Commis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 in July 2013 submitted a proposal to revise the PSD 1 directive. The purpose of this </w:t>
      </w:r>
      <w:proofErr w:type="spellStart"/>
      <w:r>
        <w:t>ini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tiative</w:t>
      </w:r>
      <w:proofErr w:type="spellEnd"/>
      <w:r>
        <w:t xml:space="preserve"> is to close existing regulatory gaps, bring the directiv</w:t>
      </w:r>
      <w:r>
        <w:t>e’s provisions in line with modern</w:t>
      </w:r>
      <w:r>
        <w:rPr>
          <w:spacing w:val="-57"/>
        </w:rPr>
        <w:t xml:space="preserve"> </w:t>
      </w:r>
      <w:r>
        <w:t>technologies, improve data protection measures within the common market, and create a fair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operators.</w:t>
      </w:r>
    </w:p>
    <w:p w14:paraId="222A4043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rPr>
          <w:w w:val="95"/>
        </w:rPr>
        <w:t>In year 2015,</w:t>
      </w:r>
      <w:r>
        <w:rPr>
          <w:spacing w:val="54"/>
        </w:rPr>
        <w:t xml:space="preserve"> </w:t>
      </w:r>
      <w:r>
        <w:rPr>
          <w:w w:val="95"/>
        </w:rPr>
        <w:t>European Parliament accepted changes to PSD, resulting in a second version</w:t>
      </w:r>
      <w:r>
        <w:rPr>
          <w:spacing w:val="1"/>
          <w:w w:val="95"/>
        </w:rPr>
        <w:t xml:space="preserve"> </w:t>
      </w:r>
      <w:r>
        <w:t>of this directive — PSD2.</w:t>
      </w:r>
      <w:r>
        <w:rPr>
          <w:spacing w:val="1"/>
        </w:rPr>
        <w:t xml:space="preserve"> </w:t>
      </w:r>
      <w:r>
        <w:t>Basically, PSD2 directive aims to increase competition in the field</w:t>
      </w:r>
      <w:r>
        <w:rPr>
          <w:spacing w:val="-57"/>
        </w:rPr>
        <w:t xml:space="preserve"> </w:t>
      </w:r>
      <w:r>
        <w:t>of user financial data access and make it possible to create open interfaces to work wi</w:t>
      </w:r>
      <w:r>
        <w:t>th user</w:t>
      </w:r>
      <w:r>
        <w:rPr>
          <w:spacing w:val="1"/>
        </w:rPr>
        <w:t xml:space="preserve"> </w:t>
      </w:r>
      <w:r>
        <w:t>financial data not only for big financial organizations, for example, banks, but also for young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FinTech</w:t>
      </w:r>
      <w:r>
        <w:rPr>
          <w:spacing w:val="-2"/>
        </w:rPr>
        <w:t xml:space="preserve"> </w:t>
      </w:r>
      <w:r>
        <w:t>startups.</w:t>
      </w:r>
    </w:p>
    <w:p w14:paraId="49F01977" w14:textId="77777777" w:rsidR="00DE70B6" w:rsidRDefault="00603B20">
      <w:pPr>
        <w:pStyle w:val="BodyText"/>
        <w:spacing w:before="2"/>
        <w:ind w:left="684"/>
        <w:jc w:val="both"/>
      </w:pP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objectives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Payments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Directive</w:t>
      </w:r>
      <w:r>
        <w:rPr>
          <w:spacing w:val="-6"/>
        </w:rPr>
        <w:t xml:space="preserve"> </w:t>
      </w:r>
      <w:r>
        <w:t>were:</w:t>
      </w:r>
    </w:p>
    <w:p w14:paraId="1B0DBCE1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Promoting</w:t>
      </w:r>
      <w:r>
        <w:rPr>
          <w:spacing w:val="-5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European</w:t>
      </w:r>
      <w:r>
        <w:rPr>
          <w:spacing w:val="-5"/>
          <w:sz w:val="24"/>
        </w:rPr>
        <w:t xml:space="preserve"> </w:t>
      </w:r>
      <w:r>
        <w:rPr>
          <w:sz w:val="24"/>
        </w:rPr>
        <w:t>pay</w:t>
      </w:r>
      <w:r>
        <w:rPr>
          <w:sz w:val="24"/>
        </w:rPr>
        <w:t>ments</w:t>
      </w:r>
      <w:r>
        <w:rPr>
          <w:spacing w:val="-5"/>
          <w:sz w:val="24"/>
        </w:rPr>
        <w:t xml:space="preserve"> </w:t>
      </w:r>
      <w:r>
        <w:rPr>
          <w:sz w:val="24"/>
        </w:rPr>
        <w:t>market</w:t>
      </w:r>
    </w:p>
    <w:p w14:paraId="7913C49F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spacing w:line="357" w:lineRule="auto"/>
        <w:ind w:right="113"/>
        <w:rPr>
          <w:sz w:val="24"/>
        </w:rPr>
      </w:pPr>
      <w:r>
        <w:rPr>
          <w:sz w:val="24"/>
        </w:rPr>
        <w:t>Ensuring equal conditions for competitors over money transfer operators, including new</w:t>
      </w:r>
      <w:r>
        <w:rPr>
          <w:spacing w:val="-57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entrants</w:t>
      </w:r>
    </w:p>
    <w:p w14:paraId="066B1382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spacing w:before="1"/>
        <w:ind w:hanging="205"/>
        <w:rPr>
          <w:sz w:val="24"/>
        </w:rPr>
      </w:pP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payment</w:t>
      </w:r>
      <w:r>
        <w:rPr>
          <w:spacing w:val="-5"/>
          <w:sz w:val="24"/>
        </w:rPr>
        <w:t xml:space="preserve"> </w:t>
      </w:r>
      <w:r>
        <w:rPr>
          <w:sz w:val="24"/>
        </w:rPr>
        <w:t>infrastructure</w:t>
      </w:r>
    </w:p>
    <w:p w14:paraId="54D80C8F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Consumer</w:t>
      </w:r>
      <w:r>
        <w:rPr>
          <w:spacing w:val="-5"/>
          <w:sz w:val="24"/>
        </w:rPr>
        <w:t xml:space="preserve"> </w:t>
      </w:r>
      <w:r>
        <w:rPr>
          <w:sz w:val="24"/>
        </w:rPr>
        <w:t>protection</w:t>
      </w:r>
    </w:p>
    <w:p w14:paraId="7F66BBD6" w14:textId="77777777" w:rsidR="00DE70B6" w:rsidRDefault="00603B20">
      <w:pPr>
        <w:pStyle w:val="ListParagraph"/>
        <w:numPr>
          <w:ilvl w:val="0"/>
          <w:numId w:val="5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Assistance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commissions</w:t>
      </w:r>
      <w:r>
        <w:rPr>
          <w:spacing w:val="-5"/>
          <w:sz w:val="24"/>
        </w:rPr>
        <w:t xml:space="preserve"> </w:t>
      </w:r>
      <w:r>
        <w:rPr>
          <w:sz w:val="24"/>
        </w:rPr>
        <w:t>reducing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payment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provision</w:t>
      </w:r>
    </w:p>
    <w:p w14:paraId="2341048B" w14:textId="77777777" w:rsidR="00DE70B6" w:rsidRDefault="00DE70B6">
      <w:pPr>
        <w:pStyle w:val="BodyText"/>
        <w:ind w:left="0"/>
        <w:rPr>
          <w:sz w:val="26"/>
        </w:rPr>
      </w:pPr>
    </w:p>
    <w:p w14:paraId="10580F75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rPr>
          <w:spacing w:val="-1"/>
        </w:rPr>
        <w:t>PSD2</w:t>
      </w:r>
      <w:r>
        <w:rPr>
          <w:spacing w:val="-14"/>
        </w:rPr>
        <w:t xml:space="preserve"> </w:t>
      </w:r>
      <w:r>
        <w:rPr>
          <w:spacing w:val="-1"/>
        </w:rPr>
        <w:t>additionally</w:t>
      </w:r>
      <w:r>
        <w:rPr>
          <w:spacing w:val="-14"/>
        </w:rPr>
        <w:t xml:space="preserve"> </w:t>
      </w:r>
      <w:r>
        <w:t>regulates</w:t>
      </w:r>
      <w:r>
        <w:rPr>
          <w:spacing w:val="-14"/>
        </w:rPr>
        <w:t xml:space="preserve"> </w:t>
      </w:r>
      <w:r>
        <w:t>payment</w:t>
      </w:r>
      <w:r>
        <w:rPr>
          <w:spacing w:val="-14"/>
        </w:rPr>
        <w:t xml:space="preserve"> </w:t>
      </w:r>
      <w:r>
        <w:t>initialization</w:t>
      </w:r>
      <w:r>
        <w:rPr>
          <w:spacing w:val="-14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account</w:t>
      </w:r>
      <w:r>
        <w:rPr>
          <w:spacing w:val="-57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covered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PSD.</w:t>
      </w:r>
      <w:r>
        <w:rPr>
          <w:spacing w:val="-4"/>
        </w:rPr>
        <w:t xml:space="preserve"> </w:t>
      </w:r>
      <w:r>
        <w:t>Besides,</w:t>
      </w:r>
      <w:r>
        <w:rPr>
          <w:spacing w:val="-4"/>
        </w:rPr>
        <w:t xml:space="preserve"> </w:t>
      </w:r>
      <w:r>
        <w:t>directive</w:t>
      </w:r>
      <w:r>
        <w:rPr>
          <w:spacing w:val="-4"/>
        </w:rPr>
        <w:t xml:space="preserve"> </w:t>
      </w:r>
      <w:r>
        <w:t>es-</w:t>
      </w:r>
    </w:p>
    <w:p w14:paraId="1D55AF82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B3AC3F2" w14:textId="2CA20E25" w:rsidR="00DE70B6" w:rsidRDefault="003076F5">
      <w:pPr>
        <w:pStyle w:val="BodyText"/>
        <w:ind w:left="184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4DE9C73D" wp14:editId="5694FC5B">
                <wp:simplePos x="0" y="0"/>
                <wp:positionH relativeFrom="page">
                  <wp:posOffset>3651250</wp:posOffset>
                </wp:positionH>
                <wp:positionV relativeFrom="page">
                  <wp:posOffset>1360805</wp:posOffset>
                </wp:positionV>
                <wp:extent cx="38100" cy="259715"/>
                <wp:effectExtent l="0" t="0" r="0" b="0"/>
                <wp:wrapNone/>
                <wp:docPr id="226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259715"/>
                          <a:chOff x="5750" y="2143"/>
                          <a:chExt cx="60" cy="409"/>
                        </a:xfrm>
                      </wpg:grpSpPr>
                      <wps:wsp>
                        <wps:cNvPr id="227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5780" y="2143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docshape18"/>
                        <wps:cNvSpPr>
                          <a:spLocks/>
                        </wps:cNvSpPr>
                        <wps:spPr bwMode="auto">
                          <a:xfrm>
                            <a:off x="5749" y="2471"/>
                            <a:ext cx="60" cy="80"/>
                          </a:xfrm>
                          <a:custGeom>
                            <a:avLst/>
                            <a:gdLst>
                              <a:gd name="T0" fmla="+- 0 5809 5750"/>
                              <a:gd name="T1" fmla="*/ T0 w 60"/>
                              <a:gd name="T2" fmla="+- 0 2471 2471"/>
                              <a:gd name="T3" fmla="*/ 2471 h 80"/>
                              <a:gd name="T4" fmla="+- 0 5794 5750"/>
                              <a:gd name="T5" fmla="*/ T4 w 60"/>
                              <a:gd name="T6" fmla="+- 0 2483 2471"/>
                              <a:gd name="T7" fmla="*/ 2483 h 80"/>
                              <a:gd name="T8" fmla="+- 0 5780 5750"/>
                              <a:gd name="T9" fmla="*/ T8 w 60"/>
                              <a:gd name="T10" fmla="+- 0 2486 2471"/>
                              <a:gd name="T11" fmla="*/ 2486 h 80"/>
                              <a:gd name="T12" fmla="+- 0 5765 5750"/>
                              <a:gd name="T13" fmla="*/ T12 w 60"/>
                              <a:gd name="T14" fmla="+- 0 2483 2471"/>
                              <a:gd name="T15" fmla="*/ 2483 h 80"/>
                              <a:gd name="T16" fmla="+- 0 5750 5750"/>
                              <a:gd name="T17" fmla="*/ T16 w 60"/>
                              <a:gd name="T18" fmla="+- 0 2471 2471"/>
                              <a:gd name="T19" fmla="*/ 2471 h 80"/>
                              <a:gd name="T20" fmla="+- 0 5761 5750"/>
                              <a:gd name="T21" fmla="*/ T20 w 60"/>
                              <a:gd name="T22" fmla="+- 0 2491 2471"/>
                              <a:gd name="T23" fmla="*/ 2491 h 80"/>
                              <a:gd name="T24" fmla="+- 0 5770 5750"/>
                              <a:gd name="T25" fmla="*/ T24 w 60"/>
                              <a:gd name="T26" fmla="+- 0 2513 2471"/>
                              <a:gd name="T27" fmla="*/ 2513 h 80"/>
                              <a:gd name="T28" fmla="+- 0 5776 5750"/>
                              <a:gd name="T29" fmla="*/ T28 w 60"/>
                              <a:gd name="T30" fmla="+- 0 2534 2471"/>
                              <a:gd name="T31" fmla="*/ 2534 h 80"/>
                              <a:gd name="T32" fmla="+- 0 5780 5750"/>
                              <a:gd name="T33" fmla="*/ T32 w 60"/>
                              <a:gd name="T34" fmla="+- 0 2551 2471"/>
                              <a:gd name="T35" fmla="*/ 2551 h 80"/>
                              <a:gd name="T36" fmla="+- 0 5783 5750"/>
                              <a:gd name="T37" fmla="*/ T36 w 60"/>
                              <a:gd name="T38" fmla="+- 0 2534 2471"/>
                              <a:gd name="T39" fmla="*/ 2534 h 80"/>
                              <a:gd name="T40" fmla="+- 0 5789 5750"/>
                              <a:gd name="T41" fmla="*/ T40 w 60"/>
                              <a:gd name="T42" fmla="+- 0 2513 2471"/>
                              <a:gd name="T43" fmla="*/ 2513 h 80"/>
                              <a:gd name="T44" fmla="+- 0 5798 5750"/>
                              <a:gd name="T45" fmla="*/ T44 w 60"/>
                              <a:gd name="T46" fmla="+- 0 2491 2471"/>
                              <a:gd name="T47" fmla="*/ 2491 h 80"/>
                              <a:gd name="T48" fmla="+- 0 5809 5750"/>
                              <a:gd name="T49" fmla="*/ T48 w 60"/>
                              <a:gd name="T50" fmla="+- 0 2471 2471"/>
                              <a:gd name="T51" fmla="*/ 247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59" y="0"/>
                                </a:moveTo>
                                <a:lnTo>
                                  <a:pt x="44" y="12"/>
                                </a:lnTo>
                                <a:lnTo>
                                  <a:pt x="30" y="15"/>
                                </a:lnTo>
                                <a:lnTo>
                                  <a:pt x="15" y="12"/>
                                </a:lnTo>
                                <a:lnTo>
                                  <a:pt x="0" y="0"/>
                                </a:lnTo>
                                <a:lnTo>
                                  <a:pt x="11" y="20"/>
                                </a:lnTo>
                                <a:lnTo>
                                  <a:pt x="20" y="42"/>
                                </a:lnTo>
                                <a:lnTo>
                                  <a:pt x="26" y="63"/>
                                </a:lnTo>
                                <a:lnTo>
                                  <a:pt x="30" y="80"/>
                                </a:lnTo>
                                <a:lnTo>
                                  <a:pt x="33" y="63"/>
                                </a:lnTo>
                                <a:lnTo>
                                  <a:pt x="39" y="42"/>
                                </a:lnTo>
                                <a:lnTo>
                                  <a:pt x="48" y="20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F64B2" id="docshapegroup17" o:spid="_x0000_s1026" style="position:absolute;margin-left:287.5pt;margin-top:107.15pt;width:3pt;height:20.45pt;z-index:15735296;mso-position-horizontal-relative:page;mso-position-vertical-relative:page" coordorigin="5750,2143" coordsize="60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">
                <v:line id="Line 221" o:spid="_x0000_s1027" style="position:absolute;visibility:visible;mso-wrap-style:square" from="5780,2143" to="5780,2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" strokeweight=".14058mm"/>
                <v:shape id="docshape18" o:spid="_x0000_s1028" style="position:absolute;left:5749;top:2471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" path="m59,l44,12,30,15,15,12,,,11,20r9,22l26,63r4,17l33,63,39,42,48,20,59,xe" fillcolor="black" stroked="f">
                  <v:path arrowok="t" o:connecttype="custom" o:connectlocs="59,2471;44,2483;30,2486;15,2483;0,2471;11,2491;20,2513;26,2534;30,2551;33,2534;39,2513;48,2491;59,2471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C8D5271" wp14:editId="1BF19778">
                <wp:extent cx="3340100" cy="455930"/>
                <wp:effectExtent l="6350" t="12700" r="6350" b="7620"/>
                <wp:docPr id="225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9702F0" w14:textId="77777777" w:rsidR="00DE70B6" w:rsidRDefault="00603B20">
                            <w:pPr>
                              <w:pStyle w:val="BodyText"/>
                              <w:spacing w:before="193"/>
                              <w:ind w:left="75"/>
                            </w:pPr>
                            <w:bookmarkStart w:id="538" w:name="_bookmark8"/>
                            <w:bookmarkEnd w:id="538"/>
                            <w:r>
                              <w:t>PSD2,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EBA,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GDPR,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standards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recommendations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8D5271" id="docshape19" o:spid="_x0000_s1036" type="#_x0000_t202" style="width:263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" filled="f" strokeweight=".14058mm">
                <v:textbox inset="0,0,0,0">
                  <w:txbxContent>
                    <w:p w14:paraId="079702F0" w14:textId="77777777" w:rsidR="00DE70B6" w:rsidRDefault="00603B20">
                      <w:pPr>
                        <w:pStyle w:val="BodyText"/>
                        <w:spacing w:before="193"/>
                        <w:ind w:left="75"/>
                      </w:pPr>
                      <w:bookmarkStart w:id="539" w:name="_bookmark8"/>
                      <w:bookmarkEnd w:id="539"/>
                      <w:r>
                        <w:t>PSD2,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EBA,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GDPR,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standards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recommendations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C242F" w14:textId="77777777" w:rsidR="00DE70B6" w:rsidRDefault="00DE70B6">
      <w:pPr>
        <w:pStyle w:val="BodyText"/>
        <w:ind w:left="0"/>
        <w:rPr>
          <w:sz w:val="20"/>
        </w:rPr>
      </w:pPr>
    </w:p>
    <w:p w14:paraId="6D84EFEB" w14:textId="77777777" w:rsidR="00DE70B6" w:rsidRDefault="00DE70B6">
      <w:pPr>
        <w:pStyle w:val="BodyText"/>
        <w:ind w:left="0"/>
        <w:rPr>
          <w:sz w:val="20"/>
        </w:rPr>
      </w:pPr>
    </w:p>
    <w:p w14:paraId="1FF50A33" w14:textId="77777777" w:rsidR="00DE70B6" w:rsidRDefault="00DE70B6">
      <w:pPr>
        <w:pStyle w:val="BodyText"/>
        <w:ind w:left="0"/>
        <w:rPr>
          <w:sz w:val="20"/>
        </w:rPr>
      </w:pPr>
    </w:p>
    <w:p w14:paraId="16951BE0" w14:textId="77777777" w:rsidR="00DE70B6" w:rsidRDefault="00DE70B6">
      <w:pPr>
        <w:pStyle w:val="BodyText"/>
        <w:ind w:left="0"/>
        <w:rPr>
          <w:sz w:val="20"/>
        </w:rPr>
      </w:pPr>
    </w:p>
    <w:p w14:paraId="715B0F94" w14:textId="65D85122" w:rsidR="00DE70B6" w:rsidRDefault="003076F5">
      <w:pPr>
        <w:pStyle w:val="BodyText"/>
        <w:spacing w:before="10"/>
        <w:ind w:left="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D4FFC19" wp14:editId="38DF33F0">
                <wp:simplePos x="0" y="0"/>
                <wp:positionH relativeFrom="page">
                  <wp:posOffset>4081145</wp:posOffset>
                </wp:positionH>
                <wp:positionV relativeFrom="paragraph">
                  <wp:posOffset>109855</wp:posOffset>
                </wp:positionV>
                <wp:extent cx="650240" cy="362585"/>
                <wp:effectExtent l="0" t="0" r="0" b="0"/>
                <wp:wrapTopAndBottom/>
                <wp:docPr id="222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240" cy="362585"/>
                          <a:chOff x="6427" y="173"/>
                          <a:chExt cx="1024" cy="571"/>
                        </a:xfrm>
                      </wpg:grpSpPr>
                      <wps:wsp>
                        <wps:cNvPr id="223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431" y="177"/>
                            <a:ext cx="977" cy="543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docshape21"/>
                        <wps:cNvSpPr>
                          <a:spLocks/>
                        </wps:cNvSpPr>
                        <wps:spPr bwMode="auto">
                          <a:xfrm>
                            <a:off x="7366" y="678"/>
                            <a:ext cx="85" cy="65"/>
                          </a:xfrm>
                          <a:custGeom>
                            <a:avLst/>
                            <a:gdLst>
                              <a:gd name="T0" fmla="+- 0 7395 7366"/>
                              <a:gd name="T1" fmla="*/ T0 w 85"/>
                              <a:gd name="T2" fmla="+- 0 679 679"/>
                              <a:gd name="T3" fmla="*/ 679 h 65"/>
                              <a:gd name="T4" fmla="+- 0 7397 7366"/>
                              <a:gd name="T5" fmla="*/ T4 w 85"/>
                              <a:gd name="T6" fmla="+- 0 698 679"/>
                              <a:gd name="T7" fmla="*/ 698 h 65"/>
                              <a:gd name="T8" fmla="+- 0 7394 7366"/>
                              <a:gd name="T9" fmla="*/ T8 w 85"/>
                              <a:gd name="T10" fmla="+- 0 712 679"/>
                              <a:gd name="T11" fmla="*/ 712 h 65"/>
                              <a:gd name="T12" fmla="+- 0 7383 7366"/>
                              <a:gd name="T13" fmla="*/ T12 w 85"/>
                              <a:gd name="T14" fmla="+- 0 723 679"/>
                              <a:gd name="T15" fmla="*/ 723 h 65"/>
                              <a:gd name="T16" fmla="+- 0 7366 7366"/>
                              <a:gd name="T17" fmla="*/ T16 w 85"/>
                              <a:gd name="T18" fmla="+- 0 731 679"/>
                              <a:gd name="T19" fmla="*/ 731 h 65"/>
                              <a:gd name="T20" fmla="+- 0 7389 7366"/>
                              <a:gd name="T21" fmla="*/ T20 w 85"/>
                              <a:gd name="T22" fmla="+- 0 730 679"/>
                              <a:gd name="T23" fmla="*/ 730 h 65"/>
                              <a:gd name="T24" fmla="+- 0 7412 7366"/>
                              <a:gd name="T25" fmla="*/ T24 w 85"/>
                              <a:gd name="T26" fmla="+- 0 734 679"/>
                              <a:gd name="T27" fmla="*/ 734 h 65"/>
                              <a:gd name="T28" fmla="+- 0 7433 7366"/>
                              <a:gd name="T29" fmla="*/ T28 w 85"/>
                              <a:gd name="T30" fmla="+- 0 739 679"/>
                              <a:gd name="T31" fmla="*/ 739 h 65"/>
                              <a:gd name="T32" fmla="+- 0 7450 7366"/>
                              <a:gd name="T33" fmla="*/ T32 w 85"/>
                              <a:gd name="T34" fmla="+- 0 744 679"/>
                              <a:gd name="T35" fmla="*/ 744 h 65"/>
                              <a:gd name="T36" fmla="+- 0 7437 7366"/>
                              <a:gd name="T37" fmla="*/ T36 w 85"/>
                              <a:gd name="T38" fmla="+- 0 732 679"/>
                              <a:gd name="T39" fmla="*/ 732 h 65"/>
                              <a:gd name="T40" fmla="+- 0 7421 7366"/>
                              <a:gd name="T41" fmla="*/ T40 w 85"/>
                              <a:gd name="T42" fmla="+- 0 717 679"/>
                              <a:gd name="T43" fmla="*/ 717 h 65"/>
                              <a:gd name="T44" fmla="+- 0 7407 7366"/>
                              <a:gd name="T45" fmla="*/ T44 w 85"/>
                              <a:gd name="T46" fmla="+- 0 699 679"/>
                              <a:gd name="T47" fmla="*/ 699 h 65"/>
                              <a:gd name="T48" fmla="+- 0 7395 7366"/>
                              <a:gd name="T49" fmla="*/ T48 w 85"/>
                              <a:gd name="T50" fmla="+- 0 679 679"/>
                              <a:gd name="T51" fmla="*/ 67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5" h="65">
                                <a:moveTo>
                                  <a:pt x="29" y="0"/>
                                </a:moveTo>
                                <a:lnTo>
                                  <a:pt x="31" y="19"/>
                                </a:lnTo>
                                <a:lnTo>
                                  <a:pt x="28" y="33"/>
                                </a:lnTo>
                                <a:lnTo>
                                  <a:pt x="17" y="44"/>
                                </a:lnTo>
                                <a:lnTo>
                                  <a:pt x="0" y="52"/>
                                </a:lnTo>
                                <a:lnTo>
                                  <a:pt x="23" y="51"/>
                                </a:lnTo>
                                <a:lnTo>
                                  <a:pt x="46" y="55"/>
                                </a:lnTo>
                                <a:lnTo>
                                  <a:pt x="67" y="60"/>
                                </a:lnTo>
                                <a:lnTo>
                                  <a:pt x="84" y="65"/>
                                </a:lnTo>
                                <a:lnTo>
                                  <a:pt x="71" y="53"/>
                                </a:lnTo>
                                <a:lnTo>
                                  <a:pt x="55" y="38"/>
                                </a:lnTo>
                                <a:lnTo>
                                  <a:pt x="41" y="2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C8C18" id="docshapegroup20" o:spid="_x0000_s1026" style="position:absolute;margin-left:321.35pt;margin-top:8.65pt;width:51.2pt;height:28.55pt;z-index:-15723008;mso-wrap-distance-left:0;mso-wrap-distance-right:0;mso-position-horizontal-relative:page" coordorigin="6427,173" coordsize="1024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">
                <v:line id="Line 217" o:spid="_x0000_s1027" style="position:absolute;visibility:visible;mso-wrap-style:square" from="6431,177" to="7408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" strokeweight=".14058mm"/>
                <v:shape id="docshape21" o:spid="_x0000_s1028" style="position:absolute;left:7366;top:678;width:85;height:65;visibility:visible;mso-wrap-style:square;v-text-anchor:top" coordsize="8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" path="m29,r2,19l28,33,17,44,,52,23,51r23,4l67,60r17,5l71,53,55,38,41,20,29,xe" fillcolor="black" stroked="f">
                  <v:path arrowok="t" o:connecttype="custom" o:connectlocs="29,679;31,698;28,712;17,723;0,731;23,730;46,734;67,739;84,744;71,732;55,717;41,699;29,679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087223A" wp14:editId="684B1576">
                <wp:simplePos x="0" y="0"/>
                <wp:positionH relativeFrom="page">
                  <wp:posOffset>2851785</wp:posOffset>
                </wp:positionH>
                <wp:positionV relativeFrom="paragraph">
                  <wp:posOffset>683260</wp:posOffset>
                </wp:positionV>
                <wp:extent cx="1636395" cy="38100"/>
                <wp:effectExtent l="0" t="0" r="0" b="0"/>
                <wp:wrapTopAndBottom/>
                <wp:docPr id="219" name="docshapegroup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6395" cy="38100"/>
                          <a:chOff x="4491" y="1076"/>
                          <a:chExt cx="2577" cy="60"/>
                        </a:xfrm>
                      </wpg:grpSpPr>
                      <wps:wsp>
                        <wps:cNvPr id="220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7020" y="11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docshape23"/>
                        <wps:cNvSpPr>
                          <a:spLocks/>
                        </wps:cNvSpPr>
                        <wps:spPr bwMode="auto">
                          <a:xfrm>
                            <a:off x="4491" y="1076"/>
                            <a:ext cx="2577" cy="60"/>
                          </a:xfrm>
                          <a:custGeom>
                            <a:avLst/>
                            <a:gdLst>
                              <a:gd name="T0" fmla="+- 0 4571 4491"/>
                              <a:gd name="T1" fmla="*/ T0 w 2577"/>
                              <a:gd name="T2" fmla="+- 0 1076 1076"/>
                              <a:gd name="T3" fmla="*/ 1076 h 60"/>
                              <a:gd name="T4" fmla="+- 0 4551 4491"/>
                              <a:gd name="T5" fmla="*/ T4 w 2577"/>
                              <a:gd name="T6" fmla="+- 0 1088 1076"/>
                              <a:gd name="T7" fmla="*/ 1088 h 60"/>
                              <a:gd name="T8" fmla="+- 0 4530 4491"/>
                              <a:gd name="T9" fmla="*/ T8 w 2577"/>
                              <a:gd name="T10" fmla="+- 0 1097 1076"/>
                              <a:gd name="T11" fmla="*/ 1097 h 60"/>
                              <a:gd name="T12" fmla="+- 0 4509 4491"/>
                              <a:gd name="T13" fmla="*/ T12 w 2577"/>
                              <a:gd name="T14" fmla="+- 0 1102 1076"/>
                              <a:gd name="T15" fmla="*/ 1102 h 60"/>
                              <a:gd name="T16" fmla="+- 0 4491 4491"/>
                              <a:gd name="T17" fmla="*/ T16 w 2577"/>
                              <a:gd name="T18" fmla="+- 0 1106 1076"/>
                              <a:gd name="T19" fmla="*/ 1106 h 60"/>
                              <a:gd name="T20" fmla="+- 0 4509 4491"/>
                              <a:gd name="T21" fmla="*/ T20 w 2577"/>
                              <a:gd name="T22" fmla="+- 0 1110 1076"/>
                              <a:gd name="T23" fmla="*/ 1110 h 60"/>
                              <a:gd name="T24" fmla="+- 0 4530 4491"/>
                              <a:gd name="T25" fmla="*/ T24 w 2577"/>
                              <a:gd name="T26" fmla="+- 0 1116 1076"/>
                              <a:gd name="T27" fmla="*/ 1116 h 60"/>
                              <a:gd name="T28" fmla="+- 0 4551 4491"/>
                              <a:gd name="T29" fmla="*/ T28 w 2577"/>
                              <a:gd name="T30" fmla="+- 0 1125 1076"/>
                              <a:gd name="T31" fmla="*/ 1125 h 60"/>
                              <a:gd name="T32" fmla="+- 0 4571 4491"/>
                              <a:gd name="T33" fmla="*/ T32 w 2577"/>
                              <a:gd name="T34" fmla="+- 0 1136 1076"/>
                              <a:gd name="T35" fmla="*/ 1136 h 60"/>
                              <a:gd name="T36" fmla="+- 0 4560 4491"/>
                              <a:gd name="T37" fmla="*/ T36 w 2577"/>
                              <a:gd name="T38" fmla="+- 0 1121 1076"/>
                              <a:gd name="T39" fmla="*/ 1121 h 60"/>
                              <a:gd name="T40" fmla="+- 0 4556 4491"/>
                              <a:gd name="T41" fmla="*/ T40 w 2577"/>
                              <a:gd name="T42" fmla="+- 0 1106 1076"/>
                              <a:gd name="T43" fmla="*/ 1106 h 60"/>
                              <a:gd name="T44" fmla="+- 0 4560 4491"/>
                              <a:gd name="T45" fmla="*/ T44 w 2577"/>
                              <a:gd name="T46" fmla="+- 0 1092 1076"/>
                              <a:gd name="T47" fmla="*/ 1092 h 60"/>
                              <a:gd name="T48" fmla="+- 0 4571 4491"/>
                              <a:gd name="T49" fmla="*/ T48 w 2577"/>
                              <a:gd name="T50" fmla="+- 0 1076 1076"/>
                              <a:gd name="T51" fmla="*/ 1076 h 60"/>
                              <a:gd name="T52" fmla="+- 0 7068 4491"/>
                              <a:gd name="T53" fmla="*/ T52 w 2577"/>
                              <a:gd name="T54" fmla="+- 0 1106 1076"/>
                              <a:gd name="T55" fmla="*/ 1106 h 60"/>
                              <a:gd name="T56" fmla="+- 0 7050 4491"/>
                              <a:gd name="T57" fmla="*/ T56 w 2577"/>
                              <a:gd name="T58" fmla="+- 0 1102 1076"/>
                              <a:gd name="T59" fmla="*/ 1102 h 60"/>
                              <a:gd name="T60" fmla="+- 0 7029 4491"/>
                              <a:gd name="T61" fmla="*/ T60 w 2577"/>
                              <a:gd name="T62" fmla="+- 0 1097 1076"/>
                              <a:gd name="T63" fmla="*/ 1097 h 60"/>
                              <a:gd name="T64" fmla="+- 0 7008 4491"/>
                              <a:gd name="T65" fmla="*/ T64 w 2577"/>
                              <a:gd name="T66" fmla="+- 0 1088 1076"/>
                              <a:gd name="T67" fmla="*/ 1088 h 60"/>
                              <a:gd name="T68" fmla="+- 0 6988 4491"/>
                              <a:gd name="T69" fmla="*/ T68 w 2577"/>
                              <a:gd name="T70" fmla="+- 0 1076 1076"/>
                              <a:gd name="T71" fmla="*/ 1076 h 60"/>
                              <a:gd name="T72" fmla="+- 0 6999 4491"/>
                              <a:gd name="T73" fmla="*/ T72 w 2577"/>
                              <a:gd name="T74" fmla="+- 0 1092 1076"/>
                              <a:gd name="T75" fmla="*/ 1092 h 60"/>
                              <a:gd name="T76" fmla="+- 0 7003 4491"/>
                              <a:gd name="T77" fmla="*/ T76 w 2577"/>
                              <a:gd name="T78" fmla="+- 0 1106 1076"/>
                              <a:gd name="T79" fmla="*/ 1106 h 60"/>
                              <a:gd name="T80" fmla="+- 0 6999 4491"/>
                              <a:gd name="T81" fmla="*/ T80 w 2577"/>
                              <a:gd name="T82" fmla="+- 0 1121 1076"/>
                              <a:gd name="T83" fmla="*/ 1121 h 60"/>
                              <a:gd name="T84" fmla="+- 0 6988 4491"/>
                              <a:gd name="T85" fmla="*/ T84 w 2577"/>
                              <a:gd name="T86" fmla="+- 0 1136 1076"/>
                              <a:gd name="T87" fmla="*/ 1136 h 60"/>
                              <a:gd name="T88" fmla="+- 0 7008 4491"/>
                              <a:gd name="T89" fmla="*/ T88 w 2577"/>
                              <a:gd name="T90" fmla="+- 0 1125 1076"/>
                              <a:gd name="T91" fmla="*/ 1125 h 60"/>
                              <a:gd name="T92" fmla="+- 0 7029 4491"/>
                              <a:gd name="T93" fmla="*/ T92 w 2577"/>
                              <a:gd name="T94" fmla="+- 0 1116 1076"/>
                              <a:gd name="T95" fmla="*/ 1116 h 60"/>
                              <a:gd name="T96" fmla="+- 0 7050 4491"/>
                              <a:gd name="T97" fmla="*/ T96 w 2577"/>
                              <a:gd name="T98" fmla="+- 0 1110 1076"/>
                              <a:gd name="T99" fmla="*/ 1110 h 60"/>
                              <a:gd name="T100" fmla="+- 0 7068 4491"/>
                              <a:gd name="T101" fmla="*/ T100 w 2577"/>
                              <a:gd name="T102" fmla="+- 0 1106 1076"/>
                              <a:gd name="T103" fmla="*/ 110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577" h="60">
                                <a:moveTo>
                                  <a:pt x="80" y="0"/>
                                </a:moveTo>
                                <a:lnTo>
                                  <a:pt x="60" y="12"/>
                                </a:lnTo>
                                <a:lnTo>
                                  <a:pt x="39" y="21"/>
                                </a:lnTo>
                                <a:lnTo>
                                  <a:pt x="18" y="26"/>
                                </a:lnTo>
                                <a:lnTo>
                                  <a:pt x="0" y="30"/>
                                </a:lnTo>
                                <a:lnTo>
                                  <a:pt x="18" y="34"/>
                                </a:lnTo>
                                <a:lnTo>
                                  <a:pt x="39" y="40"/>
                                </a:lnTo>
                                <a:lnTo>
                                  <a:pt x="60" y="49"/>
                                </a:lnTo>
                                <a:lnTo>
                                  <a:pt x="80" y="60"/>
                                </a:lnTo>
                                <a:lnTo>
                                  <a:pt x="69" y="45"/>
                                </a:lnTo>
                                <a:lnTo>
                                  <a:pt x="65" y="30"/>
                                </a:lnTo>
                                <a:lnTo>
                                  <a:pt x="69" y="16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2577" y="30"/>
                                </a:moveTo>
                                <a:lnTo>
                                  <a:pt x="2559" y="26"/>
                                </a:lnTo>
                                <a:lnTo>
                                  <a:pt x="2538" y="21"/>
                                </a:lnTo>
                                <a:lnTo>
                                  <a:pt x="2517" y="12"/>
                                </a:lnTo>
                                <a:lnTo>
                                  <a:pt x="2497" y="0"/>
                                </a:lnTo>
                                <a:lnTo>
                                  <a:pt x="2508" y="16"/>
                                </a:lnTo>
                                <a:lnTo>
                                  <a:pt x="2512" y="30"/>
                                </a:lnTo>
                                <a:lnTo>
                                  <a:pt x="2508" y="45"/>
                                </a:lnTo>
                                <a:lnTo>
                                  <a:pt x="2497" y="60"/>
                                </a:lnTo>
                                <a:lnTo>
                                  <a:pt x="2517" y="49"/>
                                </a:lnTo>
                                <a:lnTo>
                                  <a:pt x="2538" y="40"/>
                                </a:lnTo>
                                <a:lnTo>
                                  <a:pt x="2559" y="34"/>
                                </a:lnTo>
                                <a:lnTo>
                                  <a:pt x="2577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0983A" id="docshapegroup22" o:spid="_x0000_s1026" style="position:absolute;margin-left:224.55pt;margin-top:53.8pt;width:128.85pt;height:3pt;z-index:-15722496;mso-wrap-distance-left:0;mso-wrap-distance-right:0;mso-position-horizontal-relative:page" coordorigin="4491,1076" coordsize="257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">
                <v:line id="Line 214" o:spid="_x0000_s1027" style="position:absolute;visibility:visible;mso-wrap-style:square" from="7020,1106" to="7020,1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" strokeweight=".14058mm"/>
                <v:shape id="docshape23" o:spid="_x0000_s1028" style="position:absolute;left:4491;top:1076;width:2577;height:60;visibility:visible;mso-wrap-style:square;v-text-anchor:top" coordsize="2577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" path="m80,l60,12,39,21,18,26,,30r18,4l39,40r21,9l80,60,69,45,65,30,69,16,80,xm2577,30r-18,-4l2538,21r-21,-9l2497,r11,16l2512,30r-4,15l2497,60r20,-11l2538,40r21,-6l2577,30xe" fillcolor="black" stroked="f">
                  <v:path arrowok="t" o:connecttype="custom" o:connectlocs="80,1076;60,1088;39,1097;18,1102;0,1106;18,1110;39,1116;60,1125;80,1136;69,1121;65,1106;69,1092;80,1076;2577,1106;2559,1102;2538,1097;2517,1088;2497,1076;2508,1092;2512,1106;2508,1121;2497,1136;2517,1125;2538,1116;2559,1110;2577,1106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4D718B3D" w14:textId="77777777" w:rsidR="00DE70B6" w:rsidRDefault="00DE70B6">
      <w:pPr>
        <w:pStyle w:val="BodyText"/>
        <w:spacing w:before="9"/>
        <w:ind w:left="0"/>
        <w:rPr>
          <w:sz w:val="26"/>
        </w:rPr>
      </w:pPr>
    </w:p>
    <w:p w14:paraId="17F78159" w14:textId="77777777" w:rsidR="00DE70B6" w:rsidRDefault="00603B20">
      <w:pPr>
        <w:spacing w:line="270" w:lineRule="exact"/>
        <w:ind w:left="2259" w:right="2603"/>
        <w:jc w:val="center"/>
        <w:rPr>
          <w:rFonts w:ascii="Tahoma"/>
          <w:sz w:val="24"/>
        </w:rPr>
      </w:pPr>
      <w:r>
        <w:rPr>
          <w:rFonts w:ascii="Georgia"/>
          <w:i/>
          <w:spacing w:val="13"/>
          <w:sz w:val="24"/>
        </w:rPr>
        <w:t>PSD</w:t>
      </w:r>
      <w:r>
        <w:rPr>
          <w:rFonts w:ascii="Tahoma"/>
          <w:spacing w:val="13"/>
          <w:sz w:val="24"/>
        </w:rPr>
        <w:t>2</w:t>
      </w:r>
    </w:p>
    <w:p w14:paraId="0D29F32D" w14:textId="77777777" w:rsidR="00DE70B6" w:rsidRDefault="00DE70B6">
      <w:pPr>
        <w:pStyle w:val="BodyText"/>
        <w:ind w:left="0"/>
        <w:rPr>
          <w:rFonts w:ascii="Tahoma"/>
          <w:sz w:val="26"/>
        </w:rPr>
      </w:pPr>
    </w:p>
    <w:p w14:paraId="1D62AF89" w14:textId="037C4498" w:rsidR="00DE70B6" w:rsidRDefault="003076F5">
      <w:pPr>
        <w:spacing w:before="39"/>
        <w:ind w:left="5724"/>
        <w:rPr>
          <w:rFonts w:ascii="Georgia"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71648" behindDoc="1" locked="0" layoutInCell="1" allowOverlap="1" wp14:anchorId="2B38C810" wp14:editId="19C707A0">
                <wp:simplePos x="0" y="0"/>
                <wp:positionH relativeFrom="page">
                  <wp:posOffset>1758950</wp:posOffset>
                </wp:positionH>
                <wp:positionV relativeFrom="paragraph">
                  <wp:posOffset>-1440815</wp:posOffset>
                </wp:positionV>
                <wp:extent cx="2369185" cy="1281430"/>
                <wp:effectExtent l="0" t="0" r="0" b="0"/>
                <wp:wrapNone/>
                <wp:docPr id="214" name="docshapegroup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81430"/>
                          <a:chOff x="2770" y="-2269"/>
                          <a:chExt cx="3731" cy="2018"/>
                        </a:xfrm>
                      </wpg:grpSpPr>
                      <wps:wsp>
                        <wps:cNvPr id="21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177" y="-1544"/>
                            <a:ext cx="0" cy="543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docshape25"/>
                        <wps:cNvSpPr>
                          <a:spLocks/>
                        </wps:cNvSpPr>
                        <wps:spPr bwMode="auto">
                          <a:xfrm>
                            <a:off x="4233" y="-1044"/>
                            <a:ext cx="84" cy="67"/>
                          </a:xfrm>
                          <a:custGeom>
                            <a:avLst/>
                            <a:gdLst>
                              <a:gd name="T0" fmla="+- 0 4317 4233"/>
                              <a:gd name="T1" fmla="*/ T0 w 84"/>
                              <a:gd name="T2" fmla="+- 0 -992 -1043"/>
                              <a:gd name="T3" fmla="*/ -992 h 67"/>
                              <a:gd name="T4" fmla="+- 0 4299 4233"/>
                              <a:gd name="T5" fmla="*/ T4 w 84"/>
                              <a:gd name="T6" fmla="+- 0 -1000 -1043"/>
                              <a:gd name="T7" fmla="*/ -1000 h 67"/>
                              <a:gd name="T8" fmla="+- 0 4289 4233"/>
                              <a:gd name="T9" fmla="*/ T8 w 84"/>
                              <a:gd name="T10" fmla="+- 0 -1010 -1043"/>
                              <a:gd name="T11" fmla="*/ -1010 h 67"/>
                              <a:gd name="T12" fmla="+- 0 4285 4233"/>
                              <a:gd name="T13" fmla="*/ T12 w 84"/>
                              <a:gd name="T14" fmla="+- 0 -1024 -1043"/>
                              <a:gd name="T15" fmla="*/ -1024 h 67"/>
                              <a:gd name="T16" fmla="+- 0 4286 4233"/>
                              <a:gd name="T17" fmla="*/ T16 w 84"/>
                              <a:gd name="T18" fmla="+- 0 -1043 -1043"/>
                              <a:gd name="T19" fmla="*/ -1043 h 67"/>
                              <a:gd name="T20" fmla="+- 0 4275 4233"/>
                              <a:gd name="T21" fmla="*/ T20 w 84"/>
                              <a:gd name="T22" fmla="+- 0 -1023 -1043"/>
                              <a:gd name="T23" fmla="*/ -1023 h 67"/>
                              <a:gd name="T24" fmla="+- 0 4261 4233"/>
                              <a:gd name="T25" fmla="*/ T24 w 84"/>
                              <a:gd name="T26" fmla="+- 0 -1005 -1043"/>
                              <a:gd name="T27" fmla="*/ -1005 h 67"/>
                              <a:gd name="T28" fmla="+- 0 4246 4233"/>
                              <a:gd name="T29" fmla="*/ T28 w 84"/>
                              <a:gd name="T30" fmla="+- 0 -989 -1043"/>
                              <a:gd name="T31" fmla="*/ -989 h 67"/>
                              <a:gd name="T32" fmla="+- 0 4233 4233"/>
                              <a:gd name="T33" fmla="*/ T32 w 84"/>
                              <a:gd name="T34" fmla="+- 0 -977 -1043"/>
                              <a:gd name="T35" fmla="*/ -977 h 67"/>
                              <a:gd name="T36" fmla="+- 0 4250 4233"/>
                              <a:gd name="T37" fmla="*/ T36 w 84"/>
                              <a:gd name="T38" fmla="+- 0 -982 -1043"/>
                              <a:gd name="T39" fmla="*/ -982 h 67"/>
                              <a:gd name="T40" fmla="+- 0 4271 4233"/>
                              <a:gd name="T41" fmla="*/ T40 w 84"/>
                              <a:gd name="T42" fmla="+- 0 -988 -1043"/>
                              <a:gd name="T43" fmla="*/ -988 h 67"/>
                              <a:gd name="T44" fmla="+- 0 4294 4233"/>
                              <a:gd name="T45" fmla="*/ T44 w 84"/>
                              <a:gd name="T46" fmla="+- 0 -992 -1043"/>
                              <a:gd name="T47" fmla="*/ -992 h 67"/>
                              <a:gd name="T48" fmla="+- 0 4317 4233"/>
                              <a:gd name="T49" fmla="*/ T48 w 84"/>
                              <a:gd name="T50" fmla="+- 0 -992 -1043"/>
                              <a:gd name="T51" fmla="*/ -992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4" h="67">
                                <a:moveTo>
                                  <a:pt x="84" y="51"/>
                                </a:moveTo>
                                <a:lnTo>
                                  <a:pt x="66" y="43"/>
                                </a:lnTo>
                                <a:lnTo>
                                  <a:pt x="56" y="33"/>
                                </a:lnTo>
                                <a:lnTo>
                                  <a:pt x="52" y="19"/>
                                </a:lnTo>
                                <a:lnTo>
                                  <a:pt x="53" y="0"/>
                                </a:lnTo>
                                <a:lnTo>
                                  <a:pt x="42" y="20"/>
                                </a:lnTo>
                                <a:lnTo>
                                  <a:pt x="28" y="38"/>
                                </a:lnTo>
                                <a:lnTo>
                                  <a:pt x="13" y="54"/>
                                </a:lnTo>
                                <a:lnTo>
                                  <a:pt x="0" y="66"/>
                                </a:lnTo>
                                <a:lnTo>
                                  <a:pt x="17" y="61"/>
                                </a:lnTo>
                                <a:lnTo>
                                  <a:pt x="38" y="55"/>
                                </a:lnTo>
                                <a:lnTo>
                                  <a:pt x="61" y="51"/>
                                </a:lnTo>
                                <a:lnTo>
                                  <a:pt x="84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26"/>
                        <wps:cNvSpPr txBox="1">
                          <a:spLocks noChangeArrowheads="1"/>
                        </wps:cNvSpPr>
                        <wps:spPr bwMode="auto">
                          <a:xfrm>
                            <a:off x="2774" y="-973"/>
                            <a:ext cx="1714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1256D7" w14:textId="77777777" w:rsidR="00DE70B6" w:rsidRDefault="00603B20">
                              <w:pPr>
                                <w:spacing w:before="41"/>
                                <w:ind w:left="56" w:right="5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ASPSP</w:t>
                              </w:r>
                            </w:p>
                            <w:p w14:paraId="119A3A25" w14:textId="77777777" w:rsidR="00DE70B6" w:rsidRDefault="00603B20">
                              <w:pPr>
                                <w:spacing w:before="13"/>
                                <w:ind w:left="56" w:right="5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(Banks,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wallets)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docshape27"/>
                        <wps:cNvSpPr txBox="1">
                          <a:spLocks noChangeArrowheads="1"/>
                        </wps:cNvSpPr>
                        <wps:spPr bwMode="auto">
                          <a:xfrm>
                            <a:off x="5062" y="-2265"/>
                            <a:ext cx="1435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869DB4" w14:textId="77777777" w:rsidR="00DE70B6" w:rsidRDefault="00603B20">
                              <w:pPr>
                                <w:spacing w:before="188"/>
                                <w:ind w:left="2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Regulator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8C810" id="docshapegroup24" o:spid="_x0000_s1037" style="position:absolute;left:0;text-align:left;margin-left:138.5pt;margin-top:-113.45pt;width:186.55pt;height:100.9pt;z-index:-17144832;mso-position-horizontal-relative:page;mso-position-vertical-relative:text" coordorigin="2770,-2269" coordsize="3731,2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">
                <v:line id="Line 211" o:spid="_x0000_s1038" style="position:absolute;visibility:visible;mso-wrap-style:square" from="5177,-1544" to="5177,-1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" strokeweight=".14058mm"/>
                <v:shape id="docshape25" o:spid="_x0000_s1039" style="position:absolute;left:4233;top:-1044;width:84;height:67;visibility:visible;mso-wrap-style:square;v-text-anchor:top" coordsize="84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" path="m84,51l66,43,56,33,52,19,53,,42,20,28,38,13,54,,66,17,61,38,55,61,51r23,xe" fillcolor="black" stroked="f">
                  <v:path arrowok="t" o:connecttype="custom" o:connectlocs="84,-992;66,-1000;56,-1010;52,-1024;53,-1043;42,-1023;28,-1005;13,-989;0,-977;17,-982;38,-988;61,-992;84,-992" o:connectangles="0,0,0,0,0,0,0,0,0,0,0,0,0"/>
                </v:shape>
                <v:shape id="docshape26" o:spid="_x0000_s1040" type="#_x0000_t202" style="position:absolute;left:2774;top:-973;width:1714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" filled="f" strokeweight=".14058mm">
                  <v:textbox inset="0,0,0,0">
                    <w:txbxContent>
                      <w:p w14:paraId="231256D7" w14:textId="77777777" w:rsidR="00DE70B6" w:rsidRDefault="00603B20">
                        <w:pPr>
                          <w:spacing w:before="41"/>
                          <w:ind w:left="56" w:right="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ASPSP</w:t>
                        </w:r>
                      </w:p>
                      <w:p w14:paraId="119A3A25" w14:textId="77777777" w:rsidR="00DE70B6" w:rsidRDefault="00603B20">
                        <w:pPr>
                          <w:spacing w:before="13"/>
                          <w:ind w:left="56" w:right="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(Banks,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wallets)</w:t>
                        </w:r>
                      </w:p>
                    </w:txbxContent>
                  </v:textbox>
                </v:shape>
                <v:shape id="docshape27" o:spid="_x0000_s1041" type="#_x0000_t202" style="position:absolute;left:5062;top:-2265;width:1435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" filled="f" strokeweight=".14058mm">
                  <v:textbox inset="0,0,0,0">
                    <w:txbxContent>
                      <w:p w14:paraId="1A869DB4" w14:textId="77777777" w:rsidR="00DE70B6" w:rsidRDefault="00603B20">
                        <w:pPr>
                          <w:spacing w:before="188"/>
                          <w:ind w:left="2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Regulator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2160" behindDoc="1" locked="0" layoutInCell="1" allowOverlap="1" wp14:anchorId="3C5FE21B" wp14:editId="65DC9C73">
                <wp:simplePos x="0" y="0"/>
                <wp:positionH relativeFrom="page">
                  <wp:posOffset>4083685</wp:posOffset>
                </wp:positionH>
                <wp:positionV relativeFrom="paragraph">
                  <wp:posOffset>-161925</wp:posOffset>
                </wp:positionV>
                <wp:extent cx="650240" cy="362585"/>
                <wp:effectExtent l="0" t="0" r="0" b="0"/>
                <wp:wrapNone/>
                <wp:docPr id="211" name="docshapegroup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240" cy="362585"/>
                          <a:chOff x="6431" y="-255"/>
                          <a:chExt cx="1024" cy="571"/>
                        </a:xfrm>
                      </wpg:grpSpPr>
                      <wps:wsp>
                        <wps:cNvPr id="212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7450" y="-251"/>
                            <a:ext cx="0" cy="543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docshape29"/>
                        <wps:cNvSpPr>
                          <a:spLocks/>
                        </wps:cNvSpPr>
                        <wps:spPr bwMode="auto">
                          <a:xfrm>
                            <a:off x="6430" y="250"/>
                            <a:ext cx="85" cy="65"/>
                          </a:xfrm>
                          <a:custGeom>
                            <a:avLst/>
                            <a:gdLst>
                              <a:gd name="T0" fmla="+- 0 6515 6431"/>
                              <a:gd name="T1" fmla="*/ T0 w 85"/>
                              <a:gd name="T2" fmla="+- 0 303 251"/>
                              <a:gd name="T3" fmla="*/ 303 h 65"/>
                              <a:gd name="T4" fmla="+- 0 6498 6431"/>
                              <a:gd name="T5" fmla="*/ T4 w 85"/>
                              <a:gd name="T6" fmla="+- 0 295 251"/>
                              <a:gd name="T7" fmla="*/ 295 h 65"/>
                              <a:gd name="T8" fmla="+- 0 6487 6431"/>
                              <a:gd name="T9" fmla="*/ T8 w 85"/>
                              <a:gd name="T10" fmla="+- 0 284 251"/>
                              <a:gd name="T11" fmla="*/ 284 h 65"/>
                              <a:gd name="T12" fmla="+- 0 6484 6431"/>
                              <a:gd name="T13" fmla="*/ T12 w 85"/>
                              <a:gd name="T14" fmla="+- 0 270 251"/>
                              <a:gd name="T15" fmla="*/ 270 h 65"/>
                              <a:gd name="T16" fmla="+- 0 6486 6431"/>
                              <a:gd name="T17" fmla="*/ T16 w 85"/>
                              <a:gd name="T18" fmla="+- 0 251 251"/>
                              <a:gd name="T19" fmla="*/ 251 h 65"/>
                              <a:gd name="T20" fmla="+- 0 6474 6431"/>
                              <a:gd name="T21" fmla="*/ T20 w 85"/>
                              <a:gd name="T22" fmla="+- 0 270 251"/>
                              <a:gd name="T23" fmla="*/ 270 h 65"/>
                              <a:gd name="T24" fmla="+- 0 6460 6431"/>
                              <a:gd name="T25" fmla="*/ T24 w 85"/>
                              <a:gd name="T26" fmla="+- 0 288 251"/>
                              <a:gd name="T27" fmla="*/ 288 h 65"/>
                              <a:gd name="T28" fmla="+- 0 6444 6431"/>
                              <a:gd name="T29" fmla="*/ T28 w 85"/>
                              <a:gd name="T30" fmla="+- 0 304 251"/>
                              <a:gd name="T31" fmla="*/ 304 h 65"/>
                              <a:gd name="T32" fmla="+- 0 6431 6431"/>
                              <a:gd name="T33" fmla="*/ T32 w 85"/>
                              <a:gd name="T34" fmla="+- 0 316 251"/>
                              <a:gd name="T35" fmla="*/ 316 h 65"/>
                              <a:gd name="T36" fmla="+- 0 6448 6431"/>
                              <a:gd name="T37" fmla="*/ T36 w 85"/>
                              <a:gd name="T38" fmla="+- 0 310 251"/>
                              <a:gd name="T39" fmla="*/ 310 h 65"/>
                              <a:gd name="T40" fmla="+- 0 6469 6431"/>
                              <a:gd name="T41" fmla="*/ T40 w 85"/>
                              <a:gd name="T42" fmla="+- 0 305 251"/>
                              <a:gd name="T43" fmla="*/ 305 h 65"/>
                              <a:gd name="T44" fmla="+- 0 6492 6431"/>
                              <a:gd name="T45" fmla="*/ T44 w 85"/>
                              <a:gd name="T46" fmla="+- 0 302 251"/>
                              <a:gd name="T47" fmla="*/ 302 h 65"/>
                              <a:gd name="T48" fmla="+- 0 6515 6431"/>
                              <a:gd name="T49" fmla="*/ T48 w 85"/>
                              <a:gd name="T50" fmla="+- 0 303 251"/>
                              <a:gd name="T51" fmla="*/ 30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5" h="65">
                                <a:moveTo>
                                  <a:pt x="84" y="52"/>
                                </a:moveTo>
                                <a:lnTo>
                                  <a:pt x="67" y="44"/>
                                </a:lnTo>
                                <a:lnTo>
                                  <a:pt x="56" y="33"/>
                                </a:lnTo>
                                <a:lnTo>
                                  <a:pt x="53" y="19"/>
                                </a:lnTo>
                                <a:lnTo>
                                  <a:pt x="55" y="0"/>
                                </a:lnTo>
                                <a:lnTo>
                                  <a:pt x="43" y="19"/>
                                </a:lnTo>
                                <a:lnTo>
                                  <a:pt x="29" y="37"/>
                                </a:lnTo>
                                <a:lnTo>
                                  <a:pt x="13" y="53"/>
                                </a:lnTo>
                                <a:lnTo>
                                  <a:pt x="0" y="65"/>
                                </a:lnTo>
                                <a:lnTo>
                                  <a:pt x="17" y="59"/>
                                </a:lnTo>
                                <a:lnTo>
                                  <a:pt x="38" y="54"/>
                                </a:lnTo>
                                <a:lnTo>
                                  <a:pt x="61" y="51"/>
                                </a:lnTo>
                                <a:lnTo>
                                  <a:pt x="84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4C1BF" id="docshapegroup28" o:spid="_x0000_s1026" style="position:absolute;margin-left:321.55pt;margin-top:-12.75pt;width:51.2pt;height:28.55pt;z-index:-17144320;mso-position-horizontal-relative:page" coordorigin="6431,-255" coordsize="1024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">
                <v:line id="Line 206" o:spid="_x0000_s1027" style="position:absolute;visibility:visible;mso-wrap-style:square" from="7450,-251" to="7450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" strokeweight=".14058mm"/>
                <v:shape id="docshape29" o:spid="_x0000_s1028" style="position:absolute;left:6430;top:250;width:85;height:65;visibility:visible;mso-wrap-style:square;v-text-anchor:top" coordsize="8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" path="m84,52l67,44,56,33,53,19,55,,43,19,29,37,13,53,,65,17,59,38,54,61,51r23,1xe" fillcolor="black" stroked="f">
                  <v:path arrowok="t" o:connecttype="custom" o:connectlocs="84,303;67,295;56,284;53,270;55,251;43,270;29,288;13,304;0,316;17,310;38,305;61,302;84,303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45720CE9" wp14:editId="396FBCEE">
                <wp:simplePos x="0" y="0"/>
                <wp:positionH relativeFrom="page">
                  <wp:posOffset>2605405</wp:posOffset>
                </wp:positionH>
                <wp:positionV relativeFrom="paragraph">
                  <wp:posOffset>-161925</wp:posOffset>
                </wp:positionV>
                <wp:extent cx="1522730" cy="823595"/>
                <wp:effectExtent l="0" t="0" r="0" b="0"/>
                <wp:wrapNone/>
                <wp:docPr id="206" name="docshapegroup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2730" cy="823595"/>
                          <a:chOff x="4103" y="-255"/>
                          <a:chExt cx="2398" cy="1297"/>
                        </a:xfrm>
                      </wpg:grpSpPr>
                      <wps:wsp>
                        <wps:cNvPr id="20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233" y="-251"/>
                            <a:ext cx="903" cy="542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docshape31"/>
                        <wps:cNvSpPr>
                          <a:spLocks/>
                        </wps:cNvSpPr>
                        <wps:spPr bwMode="auto">
                          <a:xfrm>
                            <a:off x="5093" y="248"/>
                            <a:ext cx="84" cy="67"/>
                          </a:xfrm>
                          <a:custGeom>
                            <a:avLst/>
                            <a:gdLst>
                              <a:gd name="T0" fmla="+- 0 5124 5093"/>
                              <a:gd name="T1" fmla="*/ T0 w 84"/>
                              <a:gd name="T2" fmla="+- 0 249 249"/>
                              <a:gd name="T3" fmla="*/ 249 h 67"/>
                              <a:gd name="T4" fmla="+- 0 5125 5093"/>
                              <a:gd name="T5" fmla="*/ T4 w 84"/>
                              <a:gd name="T6" fmla="+- 0 268 249"/>
                              <a:gd name="T7" fmla="*/ 268 h 67"/>
                              <a:gd name="T8" fmla="+- 0 5121 5093"/>
                              <a:gd name="T9" fmla="*/ T8 w 84"/>
                              <a:gd name="T10" fmla="+- 0 282 249"/>
                              <a:gd name="T11" fmla="*/ 282 h 67"/>
                              <a:gd name="T12" fmla="+- 0 5111 5093"/>
                              <a:gd name="T13" fmla="*/ T12 w 84"/>
                              <a:gd name="T14" fmla="+- 0 293 249"/>
                              <a:gd name="T15" fmla="*/ 293 h 67"/>
                              <a:gd name="T16" fmla="+- 0 5093 5093"/>
                              <a:gd name="T17" fmla="*/ T16 w 84"/>
                              <a:gd name="T18" fmla="+- 0 300 249"/>
                              <a:gd name="T19" fmla="*/ 300 h 67"/>
                              <a:gd name="T20" fmla="+- 0 5116 5093"/>
                              <a:gd name="T21" fmla="*/ T20 w 84"/>
                              <a:gd name="T22" fmla="+- 0 300 249"/>
                              <a:gd name="T23" fmla="*/ 300 h 67"/>
                              <a:gd name="T24" fmla="+- 0 5139 5093"/>
                              <a:gd name="T25" fmla="*/ T24 w 84"/>
                              <a:gd name="T26" fmla="+- 0 304 249"/>
                              <a:gd name="T27" fmla="*/ 304 h 67"/>
                              <a:gd name="T28" fmla="+- 0 5160 5093"/>
                              <a:gd name="T29" fmla="*/ T28 w 84"/>
                              <a:gd name="T30" fmla="+- 0 310 249"/>
                              <a:gd name="T31" fmla="*/ 310 h 67"/>
                              <a:gd name="T32" fmla="+- 0 5177 5093"/>
                              <a:gd name="T33" fmla="*/ T32 w 84"/>
                              <a:gd name="T34" fmla="+- 0 316 249"/>
                              <a:gd name="T35" fmla="*/ 316 h 67"/>
                              <a:gd name="T36" fmla="+- 0 5164 5093"/>
                              <a:gd name="T37" fmla="*/ T36 w 84"/>
                              <a:gd name="T38" fmla="+- 0 303 249"/>
                              <a:gd name="T39" fmla="*/ 303 h 67"/>
                              <a:gd name="T40" fmla="+- 0 5149 5093"/>
                              <a:gd name="T41" fmla="*/ T40 w 84"/>
                              <a:gd name="T42" fmla="+- 0 287 249"/>
                              <a:gd name="T43" fmla="*/ 287 h 67"/>
                              <a:gd name="T44" fmla="+- 0 5135 5093"/>
                              <a:gd name="T45" fmla="*/ T44 w 84"/>
                              <a:gd name="T46" fmla="+- 0 269 249"/>
                              <a:gd name="T47" fmla="*/ 269 h 67"/>
                              <a:gd name="T48" fmla="+- 0 5124 5093"/>
                              <a:gd name="T49" fmla="*/ T48 w 84"/>
                              <a:gd name="T50" fmla="+- 0 249 249"/>
                              <a:gd name="T51" fmla="*/ 249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4" h="67">
                                <a:moveTo>
                                  <a:pt x="31" y="0"/>
                                </a:moveTo>
                                <a:lnTo>
                                  <a:pt x="32" y="19"/>
                                </a:lnTo>
                                <a:lnTo>
                                  <a:pt x="28" y="33"/>
                                </a:lnTo>
                                <a:lnTo>
                                  <a:pt x="18" y="44"/>
                                </a:lnTo>
                                <a:lnTo>
                                  <a:pt x="0" y="51"/>
                                </a:lnTo>
                                <a:lnTo>
                                  <a:pt x="23" y="51"/>
                                </a:lnTo>
                                <a:lnTo>
                                  <a:pt x="46" y="55"/>
                                </a:lnTo>
                                <a:lnTo>
                                  <a:pt x="67" y="61"/>
                                </a:lnTo>
                                <a:lnTo>
                                  <a:pt x="84" y="67"/>
                                </a:lnTo>
                                <a:lnTo>
                                  <a:pt x="71" y="54"/>
                                </a:lnTo>
                                <a:lnTo>
                                  <a:pt x="56" y="38"/>
                                </a:lnTo>
                                <a:lnTo>
                                  <a:pt x="42" y="20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32"/>
                        <wps:cNvSpPr txBox="1">
                          <a:spLocks noChangeArrowheads="1"/>
                        </wps:cNvSpPr>
                        <wps:spPr bwMode="auto">
                          <a:xfrm>
                            <a:off x="4103" y="-256"/>
                            <a:ext cx="1074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520E4" w14:textId="77777777" w:rsidR="00DE70B6" w:rsidRDefault="00DE70B6">
                              <w:pPr>
                                <w:spacing w:before="3"/>
                                <w:rPr>
                                  <w:sz w:val="27"/>
                                </w:rPr>
                              </w:pPr>
                            </w:p>
                            <w:p w14:paraId="782BA244" w14:textId="77777777" w:rsidR="00DE70B6" w:rsidRDefault="00603B20">
                              <w:pPr>
                                <w:spacing w:before="1"/>
                                <w:rPr>
                                  <w:rFonts w:ascii="Georgia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Georgia"/>
                                  <w:i/>
                                  <w:spacing w:val="10"/>
                                  <w:w w:val="110"/>
                                  <w:sz w:val="24"/>
                                </w:rPr>
                                <w:t>SCA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docshape33"/>
                        <wps:cNvSpPr txBox="1">
                          <a:spLocks noChangeArrowheads="1"/>
                        </wps:cNvSpPr>
                        <wps:spPr bwMode="auto">
                          <a:xfrm>
                            <a:off x="5062" y="319"/>
                            <a:ext cx="1435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72D9C9" w14:textId="77777777" w:rsidR="00DE70B6" w:rsidRDefault="00603B20">
                              <w:pPr>
                                <w:spacing w:before="209"/>
                                <w:ind w:left="233" w:right="23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PSU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20CE9" id="docshapegroup30" o:spid="_x0000_s1042" style="position:absolute;left:0;text-align:left;margin-left:205.15pt;margin-top:-12.75pt;width:119.9pt;height:64.85pt;z-index:15736832;mso-position-horizontal-relative:page;mso-position-vertical-relative:text" coordorigin="4103,-255" coordsize="2398,1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">
                <v:line id="Line 203" o:spid="_x0000_s1043" style="position:absolute;visibility:visible;mso-wrap-style:square" from="4233,-251" to="5136,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" strokeweight=".14058mm"/>
                <v:shape id="docshape31" o:spid="_x0000_s1044" style="position:absolute;left:5093;top:248;width:84;height:67;visibility:visible;mso-wrap-style:square;v-text-anchor:top" coordsize="84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" path="m31,r1,19l28,33,18,44,,51r23,l46,55r21,6l84,67,71,54,56,38,42,20,31,xe" fillcolor="black" stroked="f">
                  <v:path arrowok="t" o:connecttype="custom" o:connectlocs="31,249;32,268;28,282;18,293;0,300;23,300;46,304;67,310;84,316;71,303;56,287;42,269;31,249" o:connectangles="0,0,0,0,0,0,0,0,0,0,0,0,0"/>
                </v:shape>
                <v:shape id="docshape32" o:spid="_x0000_s1045" type="#_x0000_t202" style="position:absolute;left:4103;top:-256;width:1074;height: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33E520E4" w14:textId="77777777" w:rsidR="00DE70B6" w:rsidRDefault="00DE70B6">
                        <w:pPr>
                          <w:spacing w:before="3"/>
                          <w:rPr>
                            <w:sz w:val="27"/>
                          </w:rPr>
                        </w:pPr>
                      </w:p>
                      <w:p w14:paraId="782BA244" w14:textId="77777777" w:rsidR="00DE70B6" w:rsidRDefault="00603B20">
                        <w:pPr>
                          <w:spacing w:before="1"/>
                          <w:rPr>
                            <w:rFonts w:ascii="Georgia"/>
                            <w:i/>
                            <w:sz w:val="24"/>
                          </w:rPr>
                        </w:pPr>
                        <w:r>
                          <w:rPr>
                            <w:rFonts w:ascii="Georgia"/>
                            <w:i/>
                            <w:spacing w:val="10"/>
                            <w:w w:val="110"/>
                            <w:sz w:val="24"/>
                          </w:rPr>
                          <w:t>SCA</w:t>
                        </w:r>
                      </w:p>
                    </w:txbxContent>
                  </v:textbox>
                </v:shape>
                <v:shape id="docshape33" o:spid="_x0000_s1046" type="#_x0000_t202" style="position:absolute;left:5062;top:319;width:1435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" filled="f" strokeweight=".14058mm">
                  <v:textbox inset="0,0,0,0">
                    <w:txbxContent>
                      <w:p w14:paraId="5272D9C9" w14:textId="77777777" w:rsidR="00DE70B6" w:rsidRDefault="00603B20">
                        <w:pPr>
                          <w:spacing w:before="209"/>
                          <w:ind w:left="233" w:right="23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PSU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3661E16" wp14:editId="4A539BC6">
                <wp:simplePos x="0" y="0"/>
                <wp:positionH relativeFrom="page">
                  <wp:posOffset>4490720</wp:posOffset>
                </wp:positionH>
                <wp:positionV relativeFrom="paragraph">
                  <wp:posOffset>-617855</wp:posOffset>
                </wp:positionV>
                <wp:extent cx="1308100" cy="455930"/>
                <wp:effectExtent l="0" t="0" r="0" b="0"/>
                <wp:wrapNone/>
                <wp:docPr id="205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887347" w14:textId="77777777" w:rsidR="00DE70B6" w:rsidRDefault="00603B20">
                            <w:pPr>
                              <w:pStyle w:val="BodyText"/>
                              <w:spacing w:before="39"/>
                              <w:ind w:left="54" w:right="54"/>
                              <w:jc w:val="center"/>
                            </w:pPr>
                            <w:r>
                              <w:t>TPP</w:t>
                            </w:r>
                          </w:p>
                          <w:p w14:paraId="7BBB3EB6" w14:textId="77777777" w:rsidR="00DE70B6" w:rsidRDefault="00603B20">
                            <w:pPr>
                              <w:pStyle w:val="BodyText"/>
                              <w:spacing w:before="13"/>
                              <w:ind w:left="54" w:right="5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(AISP,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PISP,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PIISP)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61E16" id="docshape34" o:spid="_x0000_s1047" type="#_x0000_t202" style="position:absolute;left:0;text-align:left;margin-left:353.6pt;margin-top:-48.65pt;width:103pt;height:35.9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" filled="f" strokeweight=".14058mm">
                <v:textbox inset="0,0,0,0">
                  <w:txbxContent>
                    <w:p w14:paraId="46887347" w14:textId="77777777" w:rsidR="00DE70B6" w:rsidRDefault="00603B20">
                      <w:pPr>
                        <w:pStyle w:val="BodyText"/>
                        <w:spacing w:before="39"/>
                        <w:ind w:left="54" w:right="54"/>
                        <w:jc w:val="center"/>
                      </w:pPr>
                      <w:r>
                        <w:t>TPP</w:t>
                      </w:r>
                    </w:p>
                    <w:p w14:paraId="7BBB3EB6" w14:textId="77777777" w:rsidR="00DE70B6" w:rsidRDefault="00603B20">
                      <w:pPr>
                        <w:pStyle w:val="BodyText"/>
                        <w:spacing w:before="13"/>
                        <w:ind w:left="54" w:right="54"/>
                        <w:jc w:val="center"/>
                      </w:pPr>
                      <w:r>
                        <w:rPr>
                          <w:spacing w:val="-2"/>
                        </w:rPr>
                        <w:t>(AISP,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PISP,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PIISP)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rPr>
          <w:rFonts w:ascii="Georgia"/>
          <w:i/>
          <w:spacing w:val="13"/>
          <w:sz w:val="24"/>
        </w:rPr>
        <w:t>PSD</w:t>
      </w:r>
      <w:r w:rsidR="00603B20">
        <w:rPr>
          <w:rFonts w:ascii="Tahoma"/>
          <w:spacing w:val="13"/>
          <w:sz w:val="24"/>
        </w:rPr>
        <w:t>2</w:t>
      </w:r>
      <w:r w:rsidR="00603B20">
        <w:rPr>
          <w:rFonts w:ascii="Tahoma"/>
          <w:spacing w:val="10"/>
          <w:sz w:val="24"/>
        </w:rPr>
        <w:t xml:space="preserve"> </w:t>
      </w:r>
      <w:r w:rsidR="00603B20">
        <w:rPr>
          <w:rFonts w:ascii="Georgia"/>
          <w:i/>
          <w:sz w:val="24"/>
        </w:rPr>
        <w:t>Consent</w:t>
      </w:r>
    </w:p>
    <w:p w14:paraId="6DF4D85C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651D2719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2A71D6A8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6C44A613" w14:textId="77777777" w:rsidR="00DE70B6" w:rsidRDefault="00603B20">
      <w:pPr>
        <w:pStyle w:val="BodyText"/>
        <w:spacing w:before="205"/>
        <w:ind w:left="168" w:right="168"/>
        <w:jc w:val="center"/>
      </w:pPr>
      <w:r>
        <w:t>Pic.</w:t>
      </w:r>
      <w:r>
        <w:rPr>
          <w:spacing w:val="-6"/>
        </w:rPr>
        <w:t xml:space="preserve"> </w:t>
      </w:r>
      <w:r>
        <w:t>2.</w:t>
      </w:r>
      <w:r>
        <w:rPr>
          <w:spacing w:val="14"/>
        </w:rPr>
        <w:t xml:space="preserve"> </w:t>
      </w:r>
      <w:r>
        <w:t>Scheme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interconnection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PSD2</w:t>
      </w:r>
      <w:r>
        <w:rPr>
          <w:spacing w:val="-5"/>
        </w:rPr>
        <w:t xml:space="preserve"> </w:t>
      </w:r>
      <w:r>
        <w:t>agents</w:t>
      </w:r>
    </w:p>
    <w:p w14:paraId="20A405D7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10"/>
          <w:sz w:val="20"/>
        </w:rPr>
        <w:t xml:space="preserve"> </w:t>
      </w:r>
      <w:r>
        <w:rPr>
          <w:sz w:val="20"/>
        </w:rPr>
        <w:t>Own</w:t>
      </w:r>
      <w:r>
        <w:rPr>
          <w:spacing w:val="-5"/>
          <w:sz w:val="20"/>
        </w:rPr>
        <w:t xml:space="preserve"> </w:t>
      </w:r>
      <w:r>
        <w:rPr>
          <w:sz w:val="20"/>
        </w:rPr>
        <w:t>study,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on:</w:t>
      </w:r>
      <w:r>
        <w:rPr>
          <w:spacing w:val="10"/>
          <w:sz w:val="20"/>
        </w:rPr>
        <w:t xml:space="preserve"> </w:t>
      </w:r>
      <w:r>
        <w:rPr>
          <w:sz w:val="20"/>
        </w:rPr>
        <w:t>”Open</w:t>
      </w:r>
      <w:r>
        <w:rPr>
          <w:spacing w:val="-5"/>
          <w:sz w:val="20"/>
        </w:rPr>
        <w:t xml:space="preserve"> </w:t>
      </w:r>
      <w:r>
        <w:rPr>
          <w:sz w:val="20"/>
        </w:rPr>
        <w:t>banking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PSD2”,</w:t>
      </w:r>
      <w:r>
        <w:rPr>
          <w:spacing w:val="-5"/>
          <w:sz w:val="20"/>
        </w:rPr>
        <w:t xml:space="preserve"> </w:t>
      </w:r>
      <w:r>
        <w:rPr>
          <w:sz w:val="20"/>
        </w:rPr>
        <w:t>Deloitte,</w:t>
      </w:r>
      <w:r>
        <w:rPr>
          <w:spacing w:val="-5"/>
          <w:sz w:val="20"/>
        </w:rPr>
        <w:t xml:space="preserve"> </w:t>
      </w:r>
      <w:r>
        <w:rPr>
          <w:sz w:val="20"/>
        </w:rPr>
        <w:t>2019,</w:t>
      </w:r>
      <w:r>
        <w:rPr>
          <w:spacing w:val="-5"/>
          <w:sz w:val="20"/>
        </w:rPr>
        <w:t xml:space="preserve"> </w:t>
      </w:r>
      <w:r>
        <w:rPr>
          <w:sz w:val="20"/>
        </w:rPr>
        <w:t>p.</w:t>
      </w:r>
      <w:r>
        <w:rPr>
          <w:spacing w:val="10"/>
          <w:sz w:val="20"/>
        </w:rPr>
        <w:t xml:space="preserve"> </w:t>
      </w:r>
      <w:r>
        <w:rPr>
          <w:sz w:val="20"/>
        </w:rPr>
        <w:t>9.</w:t>
      </w:r>
    </w:p>
    <w:p w14:paraId="4F80C1FA" w14:textId="77777777" w:rsidR="00DE70B6" w:rsidRDefault="00DE70B6">
      <w:pPr>
        <w:pStyle w:val="BodyText"/>
        <w:ind w:left="0"/>
        <w:rPr>
          <w:sz w:val="22"/>
        </w:rPr>
      </w:pPr>
    </w:p>
    <w:p w14:paraId="199E687E" w14:textId="77777777" w:rsidR="00DE70B6" w:rsidRDefault="00603B20">
      <w:pPr>
        <w:pStyle w:val="BodyText"/>
        <w:spacing w:before="160" w:line="357" w:lineRule="auto"/>
        <w:ind w:right="113"/>
        <w:jc w:val="both"/>
      </w:pPr>
      <w:proofErr w:type="spellStart"/>
      <w:r>
        <w:t>tablishes</w:t>
      </w:r>
      <w:proofErr w:type="spellEnd"/>
      <w:r>
        <w:rPr>
          <w:spacing w:val="-8"/>
        </w:rPr>
        <w:t xml:space="preserve"> </w:t>
      </w:r>
      <w:r>
        <w:t>unified</w:t>
      </w:r>
      <w:r>
        <w:rPr>
          <w:spacing w:val="-9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cross-border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payments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European</w:t>
      </w:r>
      <w:r>
        <w:rPr>
          <w:spacing w:val="-8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Area,</w:t>
      </w:r>
      <w:r>
        <w:rPr>
          <w:spacing w:val="-8"/>
        </w:rPr>
        <w:t xml:space="preserve"> </w:t>
      </w:r>
      <w:r>
        <w:t>thereby</w:t>
      </w:r>
      <w:r>
        <w:rPr>
          <w:spacing w:val="-57"/>
        </w:rPr>
        <w:t xml:space="preserve"> </w:t>
      </w:r>
      <w:r>
        <w:t>ensuring fair competition between financial institutions and creates more transparent rules for</w:t>
      </w:r>
      <w:r>
        <w:rPr>
          <w:spacing w:val="1"/>
        </w:rPr>
        <w:t xml:space="preserve"> </w:t>
      </w:r>
      <w:r>
        <w:t>consumers of financial services.</w:t>
      </w:r>
      <w:r>
        <w:rPr>
          <w:spacing w:val="1"/>
        </w:rPr>
        <w:t xml:space="preserve"> </w:t>
      </w:r>
      <w:r>
        <w:t>PSD2 provides terminology, which has to be described for</w:t>
      </w:r>
      <w:r>
        <w:rPr>
          <w:spacing w:val="1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process.</w:t>
      </w:r>
    </w:p>
    <w:p w14:paraId="6D1B66FD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t>ASPSP</w:t>
      </w:r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Servicing</w:t>
      </w:r>
      <w:r>
        <w:rPr>
          <w:spacing w:val="-9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Provider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banks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electronic</w:t>
      </w:r>
      <w:r>
        <w:rPr>
          <w:spacing w:val="-9"/>
        </w:rPr>
        <w:t xml:space="preserve"> </w:t>
      </w:r>
      <w:r>
        <w:t>wallets,</w:t>
      </w:r>
      <w:r>
        <w:rPr>
          <w:spacing w:val="-58"/>
        </w:rPr>
        <w:t xml:space="preserve"> </w:t>
      </w:r>
      <w:r>
        <w:t>which provide customer accounts. Based on PSD2, ASPSPs are obliged to supply interfaces,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intent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payments</w:t>
      </w:r>
      <w:r>
        <w:rPr>
          <w:spacing w:val="-2"/>
        </w:rPr>
        <w:t xml:space="preserve"> </w:t>
      </w:r>
      <w:r>
        <w:t>initiated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TPPs.</w:t>
      </w:r>
    </w:p>
    <w:p w14:paraId="4F4AE11C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TPP</w:t>
      </w:r>
      <w:r>
        <w:rPr>
          <w:spacing w:val="-15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Third</w:t>
      </w:r>
      <w:r>
        <w:rPr>
          <w:spacing w:val="-14"/>
        </w:rPr>
        <w:t xml:space="preserve"> </w:t>
      </w:r>
      <w:r>
        <w:t>Party</w:t>
      </w:r>
      <w:r>
        <w:rPr>
          <w:spacing w:val="-15"/>
        </w:rPr>
        <w:t xml:space="preserve"> </w:t>
      </w:r>
      <w:r>
        <w:t>Provider</w:t>
      </w:r>
      <w:r>
        <w:rPr>
          <w:spacing w:val="-14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authorized</w:t>
      </w:r>
      <w:r>
        <w:rPr>
          <w:spacing w:val="-14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supplier,</w:t>
      </w:r>
      <w:r>
        <w:rPr>
          <w:spacing w:val="-13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uses</w:t>
      </w:r>
      <w:r>
        <w:rPr>
          <w:spacing w:val="-14"/>
        </w:rPr>
        <w:t xml:space="preserve"> </w:t>
      </w:r>
      <w:r>
        <w:t>ASPSP</w:t>
      </w:r>
      <w:r>
        <w:rPr>
          <w:spacing w:val="-15"/>
        </w:rPr>
        <w:t xml:space="preserve"> </w:t>
      </w:r>
      <w:r>
        <w:t>interfaces</w:t>
      </w:r>
      <w:r>
        <w:rPr>
          <w:spacing w:val="-58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PSD2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accounts,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initiate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payments.</w:t>
      </w:r>
      <w:r>
        <w:rPr>
          <w:spacing w:val="16"/>
        </w:rPr>
        <w:t xml:space="preserve"> </w:t>
      </w:r>
      <w:r>
        <w:t>TPPs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AISP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PISP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PIISP.</w:t>
      </w:r>
    </w:p>
    <w:p w14:paraId="06AAC9EA" w14:textId="77777777" w:rsidR="00DE70B6" w:rsidRDefault="00603B20">
      <w:pPr>
        <w:pStyle w:val="BodyText"/>
        <w:spacing w:before="1" w:line="357" w:lineRule="auto"/>
        <w:ind w:firstLine="566"/>
      </w:pPr>
      <w:r>
        <w:t>AISP</w:t>
      </w:r>
      <w:r>
        <w:rPr>
          <w:spacing w:val="-13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Account</w:t>
      </w:r>
      <w:r>
        <w:rPr>
          <w:spacing w:val="-13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Provider</w:t>
      </w:r>
      <w:r>
        <w:rPr>
          <w:spacing w:val="-12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aggregated</w:t>
      </w:r>
      <w:r>
        <w:rPr>
          <w:spacing w:val="-12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ASPSPs.</w:t>
      </w:r>
    </w:p>
    <w:p w14:paraId="6110C835" w14:textId="77777777" w:rsidR="00DE70B6" w:rsidRDefault="00603B20">
      <w:pPr>
        <w:pStyle w:val="BodyText"/>
        <w:spacing w:before="1" w:line="357" w:lineRule="auto"/>
        <w:ind w:firstLine="566"/>
      </w:pPr>
      <w:r>
        <w:t>PISP</w:t>
      </w:r>
      <w:r>
        <w:rPr>
          <w:spacing w:val="-7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Payment</w:t>
      </w:r>
      <w:r>
        <w:rPr>
          <w:spacing w:val="-7"/>
        </w:rPr>
        <w:t xml:space="preserve"> </w:t>
      </w:r>
      <w:r>
        <w:t>Initiation</w:t>
      </w:r>
      <w:r>
        <w:rPr>
          <w:spacing w:val="-6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initiates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ASPSP.</w:t>
      </w:r>
    </w:p>
    <w:p w14:paraId="5BDD8DEA" w14:textId="77777777" w:rsidR="00DE70B6" w:rsidRDefault="00603B20">
      <w:pPr>
        <w:pStyle w:val="BodyText"/>
        <w:spacing w:before="1" w:line="357" w:lineRule="auto"/>
        <w:ind w:firstLine="566"/>
      </w:pPr>
      <w:r>
        <w:t>PIISP</w:t>
      </w:r>
      <w:r>
        <w:rPr>
          <w:spacing w:val="-7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Instrument</w:t>
      </w:r>
      <w:r>
        <w:rPr>
          <w:spacing w:val="-6"/>
        </w:rPr>
        <w:t xml:space="preserve"> </w:t>
      </w:r>
      <w:r>
        <w:t>Issuer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checks</w:t>
      </w:r>
      <w:r>
        <w:rPr>
          <w:spacing w:val="-6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sufficient</w:t>
      </w:r>
      <w:r>
        <w:rPr>
          <w:spacing w:val="-57"/>
        </w:rPr>
        <w:t xml:space="preserve"> </w:t>
      </w:r>
      <w:r>
        <w:t>funds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account.</w:t>
      </w:r>
    </w:p>
    <w:p w14:paraId="5D9A4317" w14:textId="77777777" w:rsidR="00DE70B6" w:rsidRDefault="00603B20">
      <w:pPr>
        <w:pStyle w:val="BodyText"/>
        <w:spacing w:before="1" w:line="357" w:lineRule="auto"/>
        <w:ind w:firstLine="566"/>
      </w:pPr>
      <w:r>
        <w:t>PSU</w:t>
      </w:r>
      <w:r>
        <w:rPr>
          <w:spacing w:val="23"/>
        </w:rPr>
        <w:t xml:space="preserve"> </w:t>
      </w:r>
      <w:r>
        <w:t>—</w:t>
      </w:r>
      <w:r>
        <w:rPr>
          <w:spacing w:val="25"/>
        </w:rPr>
        <w:t xml:space="preserve"> </w:t>
      </w:r>
      <w:r>
        <w:t>Payment</w:t>
      </w:r>
      <w:r>
        <w:rPr>
          <w:spacing w:val="23"/>
        </w:rPr>
        <w:t xml:space="preserve"> </w:t>
      </w:r>
      <w:r>
        <w:t>Services</w:t>
      </w:r>
      <w:r>
        <w:rPr>
          <w:spacing w:val="24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—</w:t>
      </w:r>
      <w:r>
        <w:rPr>
          <w:spacing w:val="24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actual</w:t>
      </w:r>
      <w:r>
        <w:rPr>
          <w:spacing w:val="25"/>
        </w:rPr>
        <w:t xml:space="preserve"> </w:t>
      </w:r>
      <w:r>
        <w:t>client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payment</w:t>
      </w:r>
      <w:r>
        <w:rPr>
          <w:spacing w:val="25"/>
        </w:rPr>
        <w:t xml:space="preserve"> </w:t>
      </w:r>
      <w:r>
        <w:t>services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uses</w:t>
      </w:r>
      <w:r>
        <w:rPr>
          <w:spacing w:val="-57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ASPSP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t>receiver,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both.</w:t>
      </w:r>
    </w:p>
    <w:p w14:paraId="020CB794" w14:textId="77777777" w:rsidR="00DE70B6" w:rsidRDefault="00603B20">
      <w:pPr>
        <w:pStyle w:val="BodyText"/>
        <w:spacing w:before="1"/>
        <w:ind w:left="684"/>
      </w:pP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directive</w:t>
      </w:r>
      <w:r>
        <w:rPr>
          <w:spacing w:val="-4"/>
        </w:rPr>
        <w:t xml:space="preserve"> </w:t>
      </w:r>
      <w:r>
        <w:t>participants.</w:t>
      </w:r>
    </w:p>
    <w:p w14:paraId="3CEB63A9" w14:textId="77777777" w:rsidR="00DE70B6" w:rsidRDefault="00603B20">
      <w:pPr>
        <w:pStyle w:val="BodyText"/>
        <w:spacing w:before="136"/>
        <w:ind w:left="684"/>
      </w:pPr>
      <w:r>
        <w:t>Firstly,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PSD2,</w:t>
      </w:r>
      <w:r>
        <w:rPr>
          <w:spacing w:val="3"/>
        </w:rPr>
        <w:t xml:space="preserve"> </w:t>
      </w:r>
      <w:r>
        <w:t>EBA, GDPR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 standards</w:t>
      </w:r>
      <w:r>
        <w:rPr>
          <w:spacing w:val="1"/>
        </w:rPr>
        <w:t xml:space="preserve"> </w:t>
      </w:r>
      <w:r>
        <w:t>and recommendations,</w:t>
      </w:r>
      <w:r>
        <w:rPr>
          <w:spacing w:val="3"/>
        </w:rPr>
        <w:t xml:space="preserve"> </w:t>
      </w:r>
      <w:proofErr w:type="spellStart"/>
      <w:r>
        <w:t>regula</w:t>
      </w:r>
      <w:proofErr w:type="spellEnd"/>
      <w:r>
        <w:t>-</w:t>
      </w:r>
    </w:p>
    <w:p w14:paraId="2D5B1B65" w14:textId="77777777" w:rsidR="00DE70B6" w:rsidRDefault="00DE70B6">
      <w:pPr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1B36C9BC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tor</w:t>
      </w:r>
      <w:r>
        <w:rPr>
          <w:spacing w:val="-8"/>
        </w:rPr>
        <w:t xml:space="preserve"> </w:t>
      </w:r>
      <w:r>
        <w:t>oversees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builds</w:t>
      </w:r>
      <w:r>
        <w:rPr>
          <w:spacing w:val="-8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participants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directive</w:t>
      </w:r>
      <w:r>
        <w:rPr>
          <w:spacing w:val="-7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ASPSP,</w:t>
      </w:r>
      <w:r>
        <w:rPr>
          <w:spacing w:val="-58"/>
        </w:rPr>
        <w:t xml:space="preserve"> </w:t>
      </w:r>
      <w:r>
        <w:t>TPP and PSU. The interaction between TPP and ASPSP is based on a non-contract basis, as</w:t>
      </w:r>
      <w:r>
        <w:rPr>
          <w:spacing w:val="1"/>
        </w:rPr>
        <w:t xml:space="preserve"> </w:t>
      </w:r>
      <w:r>
        <w:t>both participants are regulated by PSD2.</w:t>
      </w:r>
      <w:r>
        <w:rPr>
          <w:spacing w:val="1"/>
        </w:rPr>
        <w:t xml:space="preserve"> </w:t>
      </w:r>
      <w:r>
        <w:t>This is important in order to keep the chain of re-</w:t>
      </w:r>
      <w:r>
        <w:rPr>
          <w:spacing w:val="1"/>
        </w:rPr>
        <w:t xml:space="preserve"> </w:t>
      </w:r>
      <w:proofErr w:type="spellStart"/>
      <w:r>
        <w:t>sponsibilities</w:t>
      </w:r>
      <w:proofErr w:type="spellEnd"/>
      <w:r>
        <w:rPr>
          <w:spacing w:val="-10"/>
        </w:rPr>
        <w:t xml:space="preserve"> </w:t>
      </w:r>
      <w:r>
        <w:t>working,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otherwise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obstacles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interfere</w:t>
      </w:r>
      <w:r>
        <w:rPr>
          <w:spacing w:val="-9"/>
        </w:rPr>
        <w:t xml:space="preserve"> </w:t>
      </w:r>
      <w:r>
        <w:t>Open</w:t>
      </w:r>
      <w:r>
        <w:rPr>
          <w:spacing w:val="-57"/>
        </w:rPr>
        <w:t xml:space="preserve"> </w:t>
      </w:r>
      <w:r>
        <w:t>Banking. Relationship between TPP and PSU are based on PSD2 Consent. TPP is obliged to</w:t>
      </w:r>
      <w:r>
        <w:rPr>
          <w:spacing w:val="1"/>
        </w:rPr>
        <w:t xml:space="preserve"> </w:t>
      </w:r>
      <w:r>
        <w:t>request PSU consent to access client account. On an ASPSP side client has to authorize based</w:t>
      </w:r>
      <w:r>
        <w:rPr>
          <w:spacing w:val="1"/>
        </w:rPr>
        <w:t xml:space="preserve"> </w:t>
      </w:r>
      <w:r>
        <w:t>on PSD2 Consent, using SCA (Strong Customer Authe</w:t>
      </w:r>
      <w:r>
        <w:t>ntication) or DL (Dynamic Linking) —</w:t>
      </w:r>
      <w:r>
        <w:rPr>
          <w:spacing w:val="-57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regulation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identification.</w:t>
      </w:r>
    </w:p>
    <w:p w14:paraId="1FE5F52F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Even though PSD2 presupposes high safety and integration in entire European banking,</w:t>
      </w:r>
      <w:r>
        <w:rPr>
          <w:spacing w:val="1"/>
        </w:rPr>
        <w:t xml:space="preserve"> </w:t>
      </w:r>
      <w:r>
        <w:t>it lacks implementation details. Open Banking Wor</w:t>
      </w:r>
      <w:r>
        <w:t>king Group, which had to deliver PSD2 as</w:t>
      </w:r>
      <w:r>
        <w:rPr>
          <w:spacing w:val="1"/>
        </w:rPr>
        <w:t xml:space="preserve"> </w:t>
      </w:r>
      <w:r>
        <w:t>a framework, intentionally made it as flexible as possible with multiple options, as it allowed</w:t>
      </w:r>
      <w:r>
        <w:rPr>
          <w:spacing w:val="1"/>
        </w:rPr>
        <w:t xml:space="preserve"> </w:t>
      </w:r>
      <w:r>
        <w:t>applying PSD2 in the fastest possible way in as many states and banks as possible.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rPr>
          <w:w w:val="95"/>
        </w:rPr>
        <w:t xml:space="preserve">other hand, this resulted in </w:t>
      </w:r>
      <w:r>
        <w:rPr>
          <w:w w:val="95"/>
        </w:rPr>
        <w:t>misconception in implementations of certain banks and differences in</w:t>
      </w:r>
      <w:r>
        <w:rPr>
          <w:spacing w:val="1"/>
          <w:w w:val="95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third-party</w:t>
      </w:r>
      <w:r>
        <w:rPr>
          <w:spacing w:val="-7"/>
        </w:rPr>
        <w:t xml:space="preserve"> </w:t>
      </w:r>
      <w:r>
        <w:t>providers.,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adapt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interfaces</w:t>
      </w:r>
      <w:r>
        <w:rPr>
          <w:spacing w:val="-5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third-party</w:t>
      </w:r>
      <w:r>
        <w:rPr>
          <w:spacing w:val="-1"/>
        </w:rPr>
        <w:t xml:space="preserve"> </w:t>
      </w:r>
      <w:r>
        <w:t>provider.</w:t>
      </w:r>
    </w:p>
    <w:p w14:paraId="53FBD547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United</w:t>
      </w:r>
      <w:r>
        <w:rPr>
          <w:spacing w:val="-7"/>
        </w:rPr>
        <w:t xml:space="preserve"> </w:t>
      </w:r>
      <w:r>
        <w:t>Kingdom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pioneer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Banking,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Competition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Markets</w:t>
      </w:r>
      <w:r>
        <w:rPr>
          <w:spacing w:val="-6"/>
        </w:rPr>
        <w:t xml:space="preserve"> </w:t>
      </w:r>
      <w:r>
        <w:t>Au-</w:t>
      </w:r>
      <w:r>
        <w:rPr>
          <w:spacing w:val="-58"/>
        </w:rPr>
        <w:t xml:space="preserve"> </w:t>
      </w:r>
      <w:proofErr w:type="spellStart"/>
      <w:r>
        <w:rPr>
          <w:w w:val="95"/>
        </w:rPr>
        <w:t>thority</w:t>
      </w:r>
      <w:proofErr w:type="spellEnd"/>
      <w:r>
        <w:rPr>
          <w:w w:val="95"/>
        </w:rPr>
        <w:t xml:space="preserve"> (CMA) issued a ruling that required the nine-biggest UK banks to allow licensed startups</w:t>
      </w:r>
      <w:r>
        <w:rPr>
          <w:spacing w:val="1"/>
          <w:w w:val="95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transaction-account</w:t>
      </w:r>
      <w:r>
        <w:rPr>
          <w:spacing w:val="-1"/>
        </w:rPr>
        <w:t xml:space="preserve"> </w:t>
      </w:r>
      <w:r>
        <w:t>transactions.</w:t>
      </w:r>
    </w:p>
    <w:p w14:paraId="7F31F063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Additionally,</w:t>
      </w:r>
      <w:r>
        <w:rPr>
          <w:spacing w:val="-13"/>
        </w:rPr>
        <w:t xml:space="preserve"> </w:t>
      </w:r>
      <w:r>
        <w:t>CMA</w:t>
      </w:r>
      <w:r>
        <w:rPr>
          <w:spacing w:val="-15"/>
        </w:rPr>
        <w:t xml:space="preserve"> </w:t>
      </w:r>
      <w:r>
        <w:t>issued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proposals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creation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transparent</w:t>
      </w:r>
      <w:r>
        <w:rPr>
          <w:spacing w:val="-15"/>
        </w:rPr>
        <w:t xml:space="preserve"> </w:t>
      </w:r>
      <w:r>
        <w:t>banking</w:t>
      </w:r>
      <w:r>
        <w:rPr>
          <w:spacing w:val="-15"/>
        </w:rPr>
        <w:t xml:space="preserve"> </w:t>
      </w:r>
      <w:r>
        <w:t>services</w:t>
      </w:r>
      <w:r>
        <w:rPr>
          <w:spacing w:val="-58"/>
        </w:rPr>
        <w:t xml:space="preserve"> </w:t>
      </w:r>
      <w:r>
        <w:t xml:space="preserve">system. Those set of proposals and requirements, often referenced to as Open Banking </w:t>
      </w:r>
      <w:proofErr w:type="spellStart"/>
      <w:r>
        <w:t>reme</w:t>
      </w:r>
      <w:proofErr w:type="spellEnd"/>
      <w:r>
        <w:t>-</w:t>
      </w:r>
      <w:r>
        <w:rPr>
          <w:spacing w:val="1"/>
        </w:rPr>
        <w:t xml:space="preserve"> </w:t>
      </w:r>
      <w:r>
        <w:t>dies, have to be distinguished from Open Banking as an initiative, as those remedies describe</w:t>
      </w:r>
      <w:r>
        <w:rPr>
          <w:spacing w:val="1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solution.</w:t>
      </w:r>
      <w:r>
        <w:rPr>
          <w:spacing w:val="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UK</w:t>
      </w:r>
      <w:r>
        <w:rPr>
          <w:spacing w:val="-7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Banking</w:t>
      </w:r>
      <w:r>
        <w:rPr>
          <w:spacing w:val="-6"/>
        </w:rPr>
        <w:t xml:space="preserve"> </w:t>
      </w:r>
      <w:proofErr w:type="spellStart"/>
      <w:r>
        <w:t>imple</w:t>
      </w:r>
      <w:proofErr w:type="spellEnd"/>
      <w:r>
        <w:t>-</w:t>
      </w:r>
      <w:r>
        <w:rPr>
          <w:spacing w:val="-58"/>
        </w:rPr>
        <w:t xml:space="preserve"> </w:t>
      </w:r>
      <w:r>
        <w:t>mentation CMA created special dedicated authority — Open Banking Impl</w:t>
      </w:r>
      <w:r>
        <w:t>ementation Entity.</w:t>
      </w:r>
      <w:r>
        <w:rPr>
          <w:spacing w:val="1"/>
        </w:rPr>
        <w:t xml:space="preserve"> </w:t>
      </w:r>
      <w:r>
        <w:t>Comparing to PSD2, UK Open Banking resolutions implement PSD2, but are much less flexi-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ble</w:t>
      </w:r>
      <w:proofErr w:type="spellEnd"/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PSD2, in its turn, is a mandatory requirement for all payment account providers in European</w:t>
      </w:r>
      <w:r>
        <w:rPr>
          <w:spacing w:val="1"/>
          <w:w w:val="95"/>
        </w:rPr>
        <w:t xml:space="preserve"> </w:t>
      </w:r>
      <w:r>
        <w:t>Union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Banking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concep</w:t>
      </w:r>
      <w:r>
        <w:t>t.</w:t>
      </w:r>
      <w:r>
        <w:rPr>
          <w:spacing w:val="1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terms,</w:t>
      </w:r>
      <w:r>
        <w:rPr>
          <w:spacing w:val="-6"/>
        </w:rPr>
        <w:t xml:space="preserve"> </w:t>
      </w:r>
      <w:r>
        <w:t>PSD2</w:t>
      </w:r>
      <w:r>
        <w:rPr>
          <w:spacing w:val="-9"/>
        </w:rPr>
        <w:t xml:space="preserve"> </w:t>
      </w:r>
      <w:r>
        <w:t>tells</w:t>
      </w:r>
      <w:r>
        <w:rPr>
          <w:spacing w:val="-8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done,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UK</w:t>
      </w:r>
      <w:r>
        <w:rPr>
          <w:spacing w:val="-2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done.</w:t>
      </w:r>
    </w:p>
    <w:p w14:paraId="39DFFFE0" w14:textId="77777777" w:rsidR="00DE70B6" w:rsidRDefault="00DE70B6">
      <w:pPr>
        <w:pStyle w:val="BodyText"/>
        <w:spacing w:before="3"/>
        <w:ind w:left="0"/>
        <w:rPr>
          <w:sz w:val="38"/>
        </w:rPr>
      </w:pPr>
    </w:p>
    <w:p w14:paraId="6167FC3B" w14:textId="77777777" w:rsidR="00DE70B6" w:rsidRDefault="00603B20">
      <w:pPr>
        <w:pStyle w:val="Heading2"/>
        <w:numPr>
          <w:ilvl w:val="2"/>
          <w:numId w:val="6"/>
        </w:numPr>
        <w:tabs>
          <w:tab w:val="left" w:pos="894"/>
          <w:tab w:val="left" w:pos="895"/>
        </w:tabs>
      </w:pPr>
      <w:bookmarkStart w:id="540" w:name="Open_Banking"/>
      <w:bookmarkStart w:id="541" w:name="_bookmark9"/>
      <w:bookmarkEnd w:id="540"/>
      <w:bookmarkEnd w:id="541"/>
      <w:r>
        <w:t>Open</w:t>
      </w:r>
      <w:r>
        <w:rPr>
          <w:spacing w:val="-7"/>
        </w:rPr>
        <w:t xml:space="preserve"> </w:t>
      </w:r>
      <w:r>
        <w:t>Banking</w:t>
      </w:r>
    </w:p>
    <w:p w14:paraId="6D4444B0" w14:textId="77777777" w:rsidR="00DE70B6" w:rsidRDefault="00DE70B6">
      <w:pPr>
        <w:pStyle w:val="BodyText"/>
        <w:ind w:left="0"/>
        <w:rPr>
          <w:b/>
          <w:sz w:val="26"/>
        </w:rPr>
      </w:pPr>
    </w:p>
    <w:p w14:paraId="6F0C0B4C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Generally speaking, Open Banking is a concept of providing access to bank services and</w:t>
      </w:r>
      <w:r>
        <w:rPr>
          <w:spacing w:val="-57"/>
        </w:rPr>
        <w:t xml:space="preserve"> </w:t>
      </w:r>
      <w:r>
        <w:t>customer data to third-party applications on customer request in safe and sound manner.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allo</w:t>
      </w:r>
      <w:r>
        <w:t>w</w:t>
      </w:r>
      <w:r>
        <w:rPr>
          <w:spacing w:val="-7"/>
        </w:rPr>
        <w:t xml:space="preserve"> </w:t>
      </w:r>
      <w:r>
        <w:t>third</w:t>
      </w:r>
      <w:r>
        <w:rPr>
          <w:spacing w:val="-7"/>
        </w:rPr>
        <w:t xml:space="preserve"> </w:t>
      </w:r>
      <w:r>
        <w:t>parties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data.</w:t>
      </w:r>
    </w:p>
    <w:p w14:paraId="3C1A4A16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579901FC" w14:textId="77777777" w:rsidR="00DE70B6" w:rsidRDefault="00603B20">
      <w:pPr>
        <w:pStyle w:val="BodyText"/>
        <w:spacing w:before="74" w:line="357" w:lineRule="auto"/>
        <w:ind w:right="114" w:firstLine="566"/>
        <w:jc w:val="both"/>
      </w:pPr>
      <w:r>
        <w:lastRenderedPageBreak/>
        <w:t>Unfortunately, existing state of things, especially after financial crisis and international</w:t>
      </w:r>
      <w:r>
        <w:rPr>
          <w:spacing w:val="1"/>
        </w:rPr>
        <w:t xml:space="preserve"> </w:t>
      </w:r>
      <w:r>
        <w:t>“Too</w:t>
      </w:r>
      <w:r>
        <w:rPr>
          <w:spacing w:val="-7"/>
        </w:rPr>
        <w:t xml:space="preserve"> </w:t>
      </w:r>
      <w:r>
        <w:t>big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fail”</w:t>
      </w:r>
      <w:r>
        <w:rPr>
          <w:spacing w:val="-6"/>
        </w:rPr>
        <w:t xml:space="preserve"> </w:t>
      </w:r>
      <w:r>
        <w:t>policy,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regulators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countries,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CMA,</w:t>
      </w:r>
      <w:r>
        <w:rPr>
          <w:spacing w:val="-7"/>
        </w:rPr>
        <w:t xml:space="preserve"> </w:t>
      </w:r>
      <w:r>
        <w:t>had</w:t>
      </w:r>
      <w:r>
        <w:rPr>
          <w:spacing w:val="-57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conclusions:</w:t>
      </w:r>
    </w:p>
    <w:p w14:paraId="23EE1224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2"/>
        <w:ind w:hanging="205"/>
        <w:jc w:val="both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considerable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monopolization.</w:t>
      </w:r>
    </w:p>
    <w:p w14:paraId="7F3AB0A3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line="357" w:lineRule="auto"/>
        <w:ind w:right="114"/>
        <w:jc w:val="both"/>
        <w:rPr>
          <w:sz w:val="24"/>
        </w:rPr>
      </w:pPr>
      <w:r>
        <w:rPr>
          <w:sz w:val="24"/>
        </w:rPr>
        <w:t>Existing</w:t>
      </w:r>
      <w:r>
        <w:rPr>
          <w:spacing w:val="-10"/>
          <w:sz w:val="24"/>
        </w:rPr>
        <w:t xml:space="preserve"> </w:t>
      </w:r>
      <w:r>
        <w:rPr>
          <w:sz w:val="24"/>
        </w:rPr>
        <w:t>monopoly</w:t>
      </w:r>
      <w:r>
        <w:rPr>
          <w:spacing w:val="-10"/>
          <w:sz w:val="24"/>
        </w:rPr>
        <w:t xml:space="preserve"> </w:t>
      </w:r>
      <w:r>
        <w:rPr>
          <w:sz w:val="24"/>
        </w:rPr>
        <w:t>situation</w:t>
      </w:r>
      <w:r>
        <w:rPr>
          <w:spacing w:val="-9"/>
          <w:sz w:val="24"/>
        </w:rPr>
        <w:t xml:space="preserve"> </w:t>
      </w:r>
      <w:r>
        <w:rPr>
          <w:sz w:val="24"/>
        </w:rPr>
        <w:t>results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higher</w:t>
      </w:r>
      <w:r>
        <w:rPr>
          <w:spacing w:val="-9"/>
          <w:sz w:val="24"/>
        </w:rPr>
        <w:t xml:space="preserve"> </w:t>
      </w:r>
      <w:r>
        <w:rPr>
          <w:sz w:val="24"/>
        </w:rPr>
        <w:t>prices,</w:t>
      </w:r>
      <w:r>
        <w:rPr>
          <w:spacing w:val="-9"/>
          <w:sz w:val="24"/>
        </w:rPr>
        <w:t xml:space="preserve"> </w:t>
      </w:r>
      <w:r>
        <w:rPr>
          <w:sz w:val="24"/>
        </w:rPr>
        <w:t>operation</w:t>
      </w:r>
      <w:r>
        <w:rPr>
          <w:spacing w:val="-10"/>
          <w:sz w:val="24"/>
        </w:rPr>
        <w:t xml:space="preserve"> </w:t>
      </w:r>
      <w:r>
        <w:rPr>
          <w:sz w:val="24"/>
        </w:rPr>
        <w:t>commissions,</w:t>
      </w:r>
      <w:r>
        <w:rPr>
          <w:spacing w:val="-8"/>
          <w:sz w:val="24"/>
        </w:rPr>
        <w:t xml:space="preserve"> </w:t>
      </w:r>
      <w:r>
        <w:rPr>
          <w:sz w:val="24"/>
        </w:rPr>
        <w:t>product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costs.</w:t>
      </w:r>
    </w:p>
    <w:p w14:paraId="09975AF3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0" w:line="357" w:lineRule="auto"/>
        <w:ind w:right="114"/>
        <w:jc w:val="both"/>
        <w:rPr>
          <w:sz w:val="24"/>
        </w:rPr>
      </w:pPr>
      <w:r>
        <w:rPr>
          <w:sz w:val="24"/>
        </w:rPr>
        <w:t>Existing situation prevents the emergence and development of new approaches in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</w:p>
    <w:p w14:paraId="0E88C7F7" w14:textId="77777777" w:rsidR="00DE70B6" w:rsidRDefault="00DE70B6">
      <w:pPr>
        <w:pStyle w:val="BodyText"/>
        <w:spacing w:before="4"/>
        <w:ind w:left="0"/>
        <w:rPr>
          <w:sz w:val="31"/>
        </w:rPr>
      </w:pPr>
    </w:p>
    <w:p w14:paraId="306BFE3C" w14:textId="77777777" w:rsidR="00DE70B6" w:rsidRDefault="00603B20">
      <w:pPr>
        <w:pStyle w:val="BodyText"/>
        <w:spacing w:line="357" w:lineRule="auto"/>
        <w:ind w:right="114" w:firstLine="566"/>
        <w:jc w:val="both"/>
      </w:pPr>
      <w:r>
        <w:t>As a possible solution appeared an idea of Open Banking, which allows technological</w:t>
      </w:r>
      <w:r>
        <w:rPr>
          <w:spacing w:val="1"/>
        </w:rPr>
        <w:t xml:space="preserve"> </w:t>
      </w:r>
      <w:r>
        <w:t>development, change of attitude towards user data ownership, as it is reflect</w:t>
      </w:r>
      <w:r>
        <w:t>ed in GDPR and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conceptions.</w:t>
      </w:r>
    </w:p>
    <w:p w14:paraId="3A0523C8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As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take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banking</w:t>
      </w:r>
      <w:r>
        <w:rPr>
          <w:spacing w:val="-12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European</w:t>
      </w:r>
      <w:r>
        <w:rPr>
          <w:spacing w:val="-12"/>
        </w:rPr>
        <w:t xml:space="preserve"> </w:t>
      </w:r>
      <w:r>
        <w:t>region</w:t>
      </w:r>
      <w:r>
        <w:rPr>
          <w:spacing w:val="-12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United</w:t>
      </w:r>
      <w:r>
        <w:rPr>
          <w:spacing w:val="-12"/>
        </w:rPr>
        <w:t xml:space="preserve"> </w:t>
      </w:r>
      <w:r>
        <w:t>Kingdom.</w:t>
      </w:r>
      <w:r>
        <w:rPr>
          <w:spacing w:val="-58"/>
        </w:rPr>
        <w:t xml:space="preserve"> </w:t>
      </w:r>
      <w:r>
        <w:t>UK got into hard situation, as critical concentration of client account was only in a couple of</w:t>
      </w:r>
      <w:r>
        <w:rPr>
          <w:spacing w:val="1"/>
        </w:rPr>
        <w:t xml:space="preserve"> </w:t>
      </w:r>
      <w:r>
        <w:t>banks. Historically, UK</w:t>
      </w:r>
      <w:r>
        <w:t xml:space="preserve"> had survived the consequences of a number of reorganization of large</w:t>
      </w:r>
      <w:r>
        <w:rPr>
          <w:spacing w:val="-57"/>
        </w:rPr>
        <w:t xml:space="preserve"> </w:t>
      </w:r>
      <w:r>
        <w:t>financial</w:t>
      </w:r>
      <w:r>
        <w:rPr>
          <w:spacing w:val="-8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37</w:t>
      </w:r>
      <w:r>
        <w:rPr>
          <w:spacing w:val="-8"/>
        </w:rPr>
        <w:t xml:space="preserve"> </w:t>
      </w:r>
      <w:r>
        <w:t>billion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pounds.</w:t>
      </w:r>
      <w:r>
        <w:rPr>
          <w:spacing w:val="12"/>
        </w:rPr>
        <w:t xml:space="preserve"> </w:t>
      </w:r>
      <w:r>
        <w:t>Consequently,</w:t>
      </w:r>
      <w:r>
        <w:rPr>
          <w:spacing w:val="-7"/>
        </w:rPr>
        <w:t xml:space="preserve"> </w:t>
      </w:r>
      <w:r>
        <w:t>UK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tasks:</w:t>
      </w:r>
    </w:p>
    <w:p w14:paraId="723A7D47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3"/>
        <w:ind w:hanging="205"/>
        <w:jc w:val="both"/>
        <w:rPr>
          <w:sz w:val="24"/>
        </w:rPr>
      </w:pPr>
      <w:r>
        <w:rPr>
          <w:sz w:val="24"/>
        </w:rPr>
        <w:t>Increase</w:t>
      </w:r>
      <w:r>
        <w:rPr>
          <w:spacing w:val="-5"/>
          <w:sz w:val="24"/>
        </w:rPr>
        <w:t xml:space="preserve"> </w:t>
      </w:r>
      <w:r>
        <w:rPr>
          <w:sz w:val="24"/>
        </w:rPr>
        <w:t>competition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financial</w:t>
      </w:r>
      <w:r>
        <w:rPr>
          <w:spacing w:val="-5"/>
          <w:sz w:val="24"/>
        </w:rPr>
        <w:t xml:space="preserve"> </w:t>
      </w:r>
      <w:r>
        <w:rPr>
          <w:sz w:val="24"/>
        </w:rPr>
        <w:t>sector</w:t>
      </w:r>
    </w:p>
    <w:p w14:paraId="48E513E3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135"/>
        <w:ind w:hanging="205"/>
        <w:jc w:val="both"/>
        <w:rPr>
          <w:sz w:val="24"/>
        </w:rPr>
      </w:pP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financing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medium-sized</w:t>
      </w:r>
      <w:r>
        <w:rPr>
          <w:spacing w:val="-4"/>
          <w:sz w:val="24"/>
        </w:rPr>
        <w:t xml:space="preserve"> </w:t>
      </w:r>
      <w:r>
        <w:rPr>
          <w:sz w:val="24"/>
        </w:rPr>
        <w:t>businesses</w:t>
      </w:r>
    </w:p>
    <w:p w14:paraId="1738D87D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line="357" w:lineRule="auto"/>
        <w:ind w:right="113"/>
        <w:jc w:val="both"/>
        <w:rPr>
          <w:sz w:val="24"/>
        </w:rPr>
      </w:pPr>
      <w:r>
        <w:rPr>
          <w:sz w:val="24"/>
        </w:rPr>
        <w:t>Decrease influence of dominant position of the largest banks that creates unequal work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conditions and monopolistic risks, as according to CMA newer banks had only 2% of loan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medium-size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z w:val="24"/>
        </w:rPr>
        <w:t>usiness</w:t>
      </w:r>
    </w:p>
    <w:p w14:paraId="7AD5F1E6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2" w:line="357" w:lineRule="auto"/>
        <w:ind w:right="114"/>
        <w:jc w:val="both"/>
        <w:rPr>
          <w:sz w:val="24"/>
        </w:rPr>
      </w:pPr>
      <w:r>
        <w:rPr>
          <w:w w:val="95"/>
          <w:sz w:val="24"/>
        </w:rPr>
        <w:t>Decrease risk of creation of infamous backbone “too big to fail” institutions, which would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reorganization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costs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</w:p>
    <w:p w14:paraId="7CADF11F" w14:textId="77777777" w:rsidR="00DE70B6" w:rsidRDefault="00DE70B6">
      <w:pPr>
        <w:pStyle w:val="BodyText"/>
        <w:spacing w:before="3"/>
        <w:ind w:left="0"/>
        <w:rPr>
          <w:sz w:val="31"/>
        </w:rPr>
      </w:pPr>
    </w:p>
    <w:p w14:paraId="38083A1C" w14:textId="77777777" w:rsidR="00DE70B6" w:rsidRDefault="00603B20">
      <w:pPr>
        <w:pStyle w:val="BodyText"/>
        <w:ind w:left="684"/>
        <w:jc w:val="both"/>
      </w:pPr>
      <w:r>
        <w:t>Those</w:t>
      </w:r>
      <w:r>
        <w:rPr>
          <w:spacing w:val="-4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by:</w:t>
      </w:r>
    </w:p>
    <w:p w14:paraId="2EAA03CA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ind w:hanging="205"/>
        <w:jc w:val="both"/>
        <w:rPr>
          <w:sz w:val="24"/>
        </w:rPr>
      </w:pP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enhancement</w:t>
      </w:r>
    </w:p>
    <w:p w14:paraId="4B601806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135"/>
        <w:ind w:hanging="205"/>
        <w:jc w:val="both"/>
        <w:rPr>
          <w:sz w:val="24"/>
        </w:rPr>
      </w:pPr>
      <w:r>
        <w:rPr>
          <w:sz w:val="24"/>
        </w:rPr>
        <w:t>Allowing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comparison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general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banks</w:t>
      </w:r>
    </w:p>
    <w:p w14:paraId="40868E7F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line="357" w:lineRule="auto"/>
        <w:ind w:right="115"/>
        <w:jc w:val="both"/>
        <w:rPr>
          <w:sz w:val="24"/>
        </w:rPr>
      </w:pPr>
      <w:r>
        <w:rPr>
          <w:sz w:val="24"/>
        </w:rPr>
        <w:t>New improved services using open data done by less regulated organizations, including</w:t>
      </w:r>
      <w:r>
        <w:rPr>
          <w:spacing w:val="1"/>
          <w:sz w:val="24"/>
        </w:rPr>
        <w:t xml:space="preserve"> </w:t>
      </w:r>
      <w:r>
        <w:rPr>
          <w:sz w:val="24"/>
        </w:rPr>
        <w:t>start-uploads</w:t>
      </w:r>
    </w:p>
    <w:p w14:paraId="051582B2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1" w:line="357" w:lineRule="auto"/>
        <w:ind w:right="114"/>
        <w:jc w:val="both"/>
        <w:rPr>
          <w:sz w:val="24"/>
        </w:rPr>
      </w:pPr>
      <w:r>
        <w:rPr>
          <w:sz w:val="24"/>
        </w:rPr>
        <w:t xml:space="preserve">Stimulation of account distribution among financial organization using special </w:t>
      </w:r>
      <w:proofErr w:type="spellStart"/>
      <w:r>
        <w:rPr>
          <w:sz w:val="24"/>
        </w:rPr>
        <w:t>mecha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nisms</w:t>
      </w:r>
      <w:proofErr w:type="spellEnd"/>
      <w:r>
        <w:rPr>
          <w:sz w:val="24"/>
        </w:rPr>
        <w:t>, for example</w:t>
      </w:r>
      <w:r>
        <w:rPr>
          <w:sz w:val="24"/>
        </w:rPr>
        <w:t>, systems for account transfer between banks with the preservation of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14:paraId="25439100" w14:textId="77777777" w:rsidR="00DE70B6" w:rsidRDefault="00DE70B6">
      <w:pPr>
        <w:spacing w:line="357" w:lineRule="auto"/>
        <w:jc w:val="both"/>
        <w:rPr>
          <w:sz w:val="24"/>
        </w:rPr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C1E7887" w14:textId="77777777" w:rsidR="00DE70B6" w:rsidRDefault="00603B20">
      <w:pPr>
        <w:pStyle w:val="BodyText"/>
        <w:spacing w:before="74" w:line="357" w:lineRule="auto"/>
        <w:ind w:right="113" w:firstLine="566"/>
        <w:jc w:val="both"/>
      </w:pPr>
      <w:r>
        <w:lastRenderedPageBreak/>
        <w:t>CMA gave a direct recommendation to 9 largest banks which hold the vast majority of</w:t>
      </w:r>
      <w:r>
        <w:rPr>
          <w:spacing w:val="1"/>
        </w:rPr>
        <w:t xml:space="preserve"> </w:t>
      </w:r>
      <w:r>
        <w:t>individual accounts in the country about the importance to creation of public API as well as</w:t>
      </w:r>
      <w:r>
        <w:rPr>
          <w:spacing w:val="1"/>
        </w:rPr>
        <w:t xml:space="preserve"> </w:t>
      </w:r>
      <w:r>
        <w:t>work on the coordination, implementation and support of the relevant standards in accordance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CMA.</w:t>
      </w:r>
    </w:p>
    <w:p w14:paraId="2802B07B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The main instrument for com</w:t>
      </w:r>
      <w:r>
        <w:t>petition stimulation in the financial market is aimed at ex-</w:t>
      </w:r>
      <w:r>
        <w:rPr>
          <w:spacing w:val="1"/>
        </w:rPr>
        <w:t xml:space="preserve"> </w:t>
      </w:r>
      <w:proofErr w:type="spellStart"/>
      <w:r>
        <w:t>panding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consumers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interfaces,</w:t>
      </w:r>
      <w:r>
        <w:rPr>
          <w:spacing w:val="-1"/>
        </w:rPr>
        <w:t xml:space="preserve"> </w:t>
      </w:r>
      <w:r>
        <w:t>API.</w:t>
      </w:r>
    </w:p>
    <w:p w14:paraId="0A392592" w14:textId="77777777" w:rsidR="00DE70B6" w:rsidRDefault="00603B20">
      <w:pPr>
        <w:pStyle w:val="BodyText"/>
        <w:spacing w:before="2"/>
        <w:ind w:left="684"/>
        <w:jc w:val="both"/>
      </w:pPr>
      <w:r>
        <w:t>Obviously,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organizations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brings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risks:</w:t>
      </w:r>
    </w:p>
    <w:p w14:paraId="4D62FF12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costs</w:t>
      </w:r>
    </w:p>
    <w:p w14:paraId="69E035BF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consts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API</w:t>
      </w:r>
    </w:p>
    <w:p w14:paraId="597AC2EB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Cybersecurity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funds</w:t>
      </w:r>
      <w:r>
        <w:rPr>
          <w:spacing w:val="-4"/>
          <w:sz w:val="24"/>
        </w:rPr>
        <w:t xml:space="preserve"> </w:t>
      </w:r>
      <w:r>
        <w:rPr>
          <w:sz w:val="24"/>
        </w:rPr>
        <w:t>embezzlement</w:t>
      </w:r>
      <w:r>
        <w:rPr>
          <w:spacing w:val="-4"/>
          <w:sz w:val="24"/>
        </w:rPr>
        <w:t xml:space="preserve"> </w:t>
      </w:r>
      <w:r>
        <w:rPr>
          <w:sz w:val="24"/>
        </w:rPr>
        <w:t>risks</w:t>
      </w:r>
    </w:p>
    <w:p w14:paraId="559485BD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Competition</w:t>
      </w:r>
      <w:r>
        <w:rPr>
          <w:spacing w:val="-4"/>
          <w:sz w:val="24"/>
        </w:rPr>
        <w:t xml:space="preserve"> </w:t>
      </w:r>
      <w:r>
        <w:rPr>
          <w:sz w:val="24"/>
        </w:rPr>
        <w:t>risks,</w:t>
      </w:r>
    </w:p>
    <w:p w14:paraId="3DDB91BB" w14:textId="77777777" w:rsidR="00DE70B6" w:rsidRDefault="00603B20">
      <w:pPr>
        <w:pStyle w:val="ListParagraph"/>
        <w:numPr>
          <w:ilvl w:val="3"/>
          <w:numId w:val="6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Operational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legal</w:t>
      </w:r>
      <w:r>
        <w:rPr>
          <w:spacing w:val="-6"/>
          <w:sz w:val="24"/>
        </w:rPr>
        <w:t xml:space="preserve"> </w:t>
      </w:r>
      <w:r>
        <w:rPr>
          <w:sz w:val="24"/>
        </w:rPr>
        <w:t>risks</w:t>
      </w:r>
    </w:p>
    <w:p w14:paraId="2B728641" w14:textId="77777777" w:rsidR="00DE70B6" w:rsidRDefault="00DE70B6">
      <w:pPr>
        <w:pStyle w:val="BodyText"/>
        <w:ind w:left="0"/>
        <w:rPr>
          <w:sz w:val="26"/>
        </w:rPr>
      </w:pPr>
    </w:p>
    <w:p w14:paraId="639544DA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t>However, among the biggest risks is a lack of infrastructure solutions.</w:t>
      </w:r>
      <w:r>
        <w:rPr>
          <w:spacing w:val="1"/>
        </w:rPr>
        <w:t xml:space="preserve"> </w:t>
      </w:r>
      <w:r>
        <w:t>Bank becomes</w:t>
      </w:r>
      <w:r>
        <w:rPr>
          <w:spacing w:val="1"/>
        </w:rPr>
        <w:t xml:space="preserve"> </w:t>
      </w:r>
      <w:r>
        <w:t>supermarket on a platform. Every company has to know how to create a platform. Banks are</w:t>
      </w:r>
      <w:r>
        <w:rPr>
          <w:spacing w:val="1"/>
        </w:rPr>
        <w:t xml:space="preserve"> </w:t>
      </w:r>
      <w:r>
        <w:t>under pressure, which requires from them to create those platforms.</w:t>
      </w:r>
      <w:r>
        <w:rPr>
          <w:spacing w:val="1"/>
        </w:rPr>
        <w:t xml:space="preserve"> </w:t>
      </w:r>
      <w:r>
        <w:t>They are under</w:t>
      </w:r>
      <w:r>
        <w:t>way, but</w:t>
      </w:r>
      <w:r>
        <w:rPr>
          <w:spacing w:val="1"/>
        </w:rPr>
        <w:t xml:space="preserve"> </w:t>
      </w:r>
      <w:r>
        <w:t>they lack scaling and prevalence. This is just a preparation stage for scaling. Some banks will</w:t>
      </w:r>
      <w:r>
        <w:rPr>
          <w:spacing w:val="1"/>
        </w:rPr>
        <w:t xml:space="preserve"> </w:t>
      </w:r>
      <w:r>
        <w:t>disappear, washed away by the wave. New distribution technologies would allow developing</w:t>
      </w:r>
      <w:r>
        <w:rPr>
          <w:spacing w:val="1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niche</w:t>
      </w:r>
      <w:r>
        <w:rPr>
          <w:spacing w:val="-1"/>
        </w:rPr>
        <w:t xml:space="preserve"> </w:t>
      </w:r>
      <w:r>
        <w:t>technologies.</w:t>
      </w:r>
    </w:p>
    <w:p w14:paraId="707F45D8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 xml:space="preserve">Bank as a service and bank as </w:t>
      </w:r>
      <w:r>
        <w:t>a platform.</w:t>
      </w:r>
      <w:r>
        <w:rPr>
          <w:spacing w:val="1"/>
        </w:rPr>
        <w:t xml:space="preserve"> </w:t>
      </w:r>
      <w:r>
        <w:t>Bank can (and has) to create a model of a</w:t>
      </w:r>
      <w:r>
        <w:rPr>
          <w:spacing w:val="1"/>
        </w:rPr>
        <w:t xml:space="preserve"> </w:t>
      </w:r>
      <w:r>
        <w:t>platform,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attract</w:t>
      </w:r>
      <w:r>
        <w:rPr>
          <w:spacing w:val="-10"/>
        </w:rPr>
        <w:t xml:space="preserve"> </w:t>
      </w:r>
      <w:r>
        <w:t>third-parties,</w:t>
      </w:r>
      <w:r>
        <w:rPr>
          <w:spacing w:val="-10"/>
        </w:rPr>
        <w:t xml:space="preserve"> </w:t>
      </w:r>
      <w:r>
        <w:t>pack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offer</w:t>
      </w:r>
      <w:r>
        <w:rPr>
          <w:spacing w:val="-11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clients.</w:t>
      </w:r>
      <w:r>
        <w:rPr>
          <w:spacing w:val="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result,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products.</w:t>
      </w:r>
    </w:p>
    <w:p w14:paraId="5DA769D3" w14:textId="77777777" w:rsidR="00DE70B6" w:rsidRDefault="00603B20">
      <w:pPr>
        <w:pStyle w:val="BodyText"/>
        <w:spacing w:before="1" w:line="357" w:lineRule="auto"/>
        <w:ind w:right="115" w:firstLine="566"/>
        <w:jc w:val="both"/>
      </w:pPr>
      <w:r>
        <w:rPr>
          <w:w w:val="95"/>
        </w:rPr>
        <w:t>Undoubtedly, the initiative amplifies opportunities for creating new businesses.</w:t>
      </w:r>
      <w:r>
        <w:rPr>
          <w:spacing w:val="1"/>
          <w:w w:val="95"/>
        </w:rPr>
        <w:t xml:space="preserve"> </w:t>
      </w:r>
      <w:r>
        <w:rPr>
          <w:w w:val="95"/>
        </w:rPr>
        <w:t>Addition-</w:t>
      </w:r>
      <w:r>
        <w:rPr>
          <w:spacing w:val="1"/>
          <w:w w:val="95"/>
        </w:rPr>
        <w:t xml:space="preserve"> </w:t>
      </w:r>
      <w:r>
        <w:t>ally,</w:t>
      </w:r>
      <w:r>
        <w:rPr>
          <w:spacing w:val="-6"/>
        </w:rPr>
        <w:t xml:space="preserve"> </w:t>
      </w:r>
      <w:r>
        <w:t>directive</w:t>
      </w:r>
      <w:r>
        <w:rPr>
          <w:spacing w:val="-4"/>
        </w:rPr>
        <w:t xml:space="preserve"> </w:t>
      </w:r>
      <w:r>
        <w:t>positions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person’s</w:t>
      </w:r>
      <w:r>
        <w:rPr>
          <w:spacing w:val="-5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belong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himself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dispose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discretion.</w:t>
      </w:r>
    </w:p>
    <w:p w14:paraId="7A93B551" w14:textId="77777777" w:rsidR="00DE70B6" w:rsidRDefault="00603B20">
      <w:pPr>
        <w:pStyle w:val="BodyText"/>
        <w:spacing w:before="2" w:line="357" w:lineRule="auto"/>
        <w:ind w:right="112" w:firstLine="566"/>
        <w:jc w:val="both"/>
      </w:pPr>
      <w:r>
        <w:t>As a conclusion, I have to mention that even though PSD2 and Open Banking result in</w:t>
      </w:r>
      <w:r>
        <w:rPr>
          <w:spacing w:val="1"/>
        </w:rPr>
        <w:t xml:space="preserve"> </w:t>
      </w:r>
      <w:r>
        <w:t>positive influence for everything related to online and digital banking, this lacks security. Un-</w:t>
      </w:r>
      <w:r>
        <w:rPr>
          <w:spacing w:val="1"/>
        </w:rPr>
        <w:t xml:space="preserve"> </w:t>
      </w:r>
      <w:r>
        <w:t>fortunately,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negative</w:t>
      </w:r>
      <w:r>
        <w:rPr>
          <w:spacing w:val="-13"/>
        </w:rPr>
        <w:t xml:space="preserve"> </w:t>
      </w:r>
      <w:r>
        <w:t>effect</w:t>
      </w:r>
      <w:r>
        <w:rPr>
          <w:spacing w:val="-14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a</w:t>
      </w:r>
      <w:r>
        <w:t>s</w:t>
      </w:r>
      <w:r>
        <w:rPr>
          <w:spacing w:val="-13"/>
        </w:rPr>
        <w:t xml:space="preserve"> </w:t>
      </w:r>
      <w:r>
        <w:t>third</w:t>
      </w:r>
      <w:r>
        <w:rPr>
          <w:spacing w:val="-14"/>
        </w:rPr>
        <w:t xml:space="preserve"> </w:t>
      </w:r>
      <w:r>
        <w:t>party</w:t>
      </w:r>
      <w:r>
        <w:rPr>
          <w:spacing w:val="-13"/>
        </w:rPr>
        <w:t xml:space="preserve"> </w:t>
      </w:r>
      <w:r>
        <w:t>companies</w:t>
      </w:r>
      <w:r>
        <w:rPr>
          <w:spacing w:val="-13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secure enough to handle the responsibility of customer data handling, and it may result in data</w:t>
      </w:r>
      <w:r>
        <w:rPr>
          <w:spacing w:val="-57"/>
        </w:rPr>
        <w:t xml:space="preserve"> </w:t>
      </w:r>
      <w:r>
        <w:t>leaks.</w:t>
      </w:r>
      <w:r>
        <w:rPr>
          <w:spacing w:val="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case,</w:t>
      </w:r>
      <w:r>
        <w:rPr>
          <w:spacing w:val="-7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dynamic,</w:t>
      </w:r>
      <w:r>
        <w:rPr>
          <w:spacing w:val="-7"/>
        </w:rPr>
        <w:t xml:space="preserve"> </w:t>
      </w:r>
      <w:r>
        <w:t>PSD2</w:t>
      </w:r>
      <w:r>
        <w:rPr>
          <w:spacing w:val="-7"/>
        </w:rPr>
        <w:t xml:space="preserve"> </w:t>
      </w:r>
      <w:r>
        <w:t>doesn’t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defend</w:t>
      </w:r>
      <w:r>
        <w:rPr>
          <w:spacing w:val="-8"/>
        </w:rPr>
        <w:t xml:space="preserve"> </w:t>
      </w:r>
      <w:r>
        <w:t>right</w:t>
      </w:r>
      <w:r>
        <w:rPr>
          <w:spacing w:val="-5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confidentiality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information.</w:t>
      </w:r>
      <w:r>
        <w:rPr>
          <w:spacing w:val="13"/>
        </w:rPr>
        <w:t xml:space="preserve"> </w:t>
      </w:r>
      <w:r>
        <w:t>Regulatory</w:t>
      </w:r>
      <w:r>
        <w:rPr>
          <w:spacing w:val="-13"/>
        </w:rPr>
        <w:t xml:space="preserve"> </w:t>
      </w:r>
      <w:r>
        <w:t>measures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enough</w:t>
      </w:r>
      <w:r>
        <w:rPr>
          <w:spacing w:val="-1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more serious decisions and more serious standards are needed. Moreover, PSD2 even in con-</w:t>
      </w:r>
      <w:r>
        <w:rPr>
          <w:spacing w:val="1"/>
        </w:rPr>
        <w:t xml:space="preserve"> </w:t>
      </w:r>
      <w:r>
        <w:t>junction with</w:t>
      </w:r>
      <w:r>
        <w:rPr>
          <w:spacing w:val="1"/>
        </w:rPr>
        <w:t xml:space="preserve"> </w:t>
      </w:r>
      <w:r>
        <w:t>GDPR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leave customer</w:t>
      </w:r>
      <w:r>
        <w:rPr>
          <w:spacing w:val="1"/>
        </w:rPr>
        <w:t xml:space="preserve"> </w:t>
      </w:r>
      <w:r>
        <w:t>alone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both impregnable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transnational</w:t>
      </w:r>
      <w:r>
        <w:rPr>
          <w:spacing w:val="1"/>
        </w:rPr>
        <w:t xml:space="preserve"> </w:t>
      </w:r>
      <w:r>
        <w:t>banks</w:t>
      </w:r>
    </w:p>
    <w:p w14:paraId="0F9FD353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017AC40A" w14:textId="77777777" w:rsidR="00DE70B6" w:rsidRDefault="00603B20">
      <w:pPr>
        <w:pStyle w:val="BodyText"/>
        <w:spacing w:before="74"/>
        <w:jc w:val="both"/>
      </w:pPr>
      <w:r>
        <w:lastRenderedPageBreak/>
        <w:t>in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leak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young</w:t>
      </w:r>
      <w:r>
        <w:rPr>
          <w:spacing w:val="-4"/>
        </w:rPr>
        <w:t xml:space="preserve"> </w:t>
      </w:r>
      <w:r>
        <w:t>faceless</w:t>
      </w:r>
      <w:r>
        <w:rPr>
          <w:spacing w:val="-3"/>
        </w:rPr>
        <w:t xml:space="preserve"> </w:t>
      </w:r>
      <w:r>
        <w:t>startups.</w:t>
      </w:r>
    </w:p>
    <w:p w14:paraId="5DBF5F8A" w14:textId="77777777" w:rsidR="00DE70B6" w:rsidRDefault="00603B20">
      <w:pPr>
        <w:pStyle w:val="BodyText"/>
        <w:spacing w:before="136" w:line="357" w:lineRule="auto"/>
        <w:ind w:right="114" w:firstLine="566"/>
        <w:jc w:val="both"/>
      </w:pPr>
      <w:r>
        <w:t>From a client perspective, changes have been bringing major positive influences. Open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comfort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industry.</w:t>
      </w:r>
    </w:p>
    <w:p w14:paraId="11C11BE9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Firstly, this significantly accelerates development of digital banking. Technologies have</w:t>
      </w:r>
      <w:r>
        <w:rPr>
          <w:spacing w:val="-57"/>
        </w:rPr>
        <w:t xml:space="preserve"> </w:t>
      </w:r>
      <w:r>
        <w:t>already become a part of life and exist everywhere.</w:t>
      </w:r>
      <w:r>
        <w:rPr>
          <w:spacing w:val="1"/>
        </w:rPr>
        <w:t xml:space="preserve"> </w:t>
      </w:r>
      <w:r>
        <w:t>Of course, there have been tendencies in</w:t>
      </w:r>
      <w:r>
        <w:rPr>
          <w:spacing w:val="1"/>
        </w:rPr>
        <w:t xml:space="preserve"> </w:t>
      </w:r>
      <w:r>
        <w:rPr>
          <w:w w:val="95"/>
        </w:rPr>
        <w:t xml:space="preserve">traditional banking for a long time in movement towards digital banking, </w:t>
      </w:r>
      <w:r>
        <w:rPr>
          <w:w w:val="95"/>
        </w:rPr>
        <w:t>as technologies became</w:t>
      </w:r>
      <w:r>
        <w:rPr>
          <w:spacing w:val="1"/>
          <w:w w:val="95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significantly</w:t>
      </w:r>
      <w:r>
        <w:rPr>
          <w:spacing w:val="-2"/>
        </w:rPr>
        <w:t xml:space="preserve"> </w:t>
      </w:r>
      <w:r>
        <w:t>faster.</w:t>
      </w:r>
    </w:p>
    <w:p w14:paraId="3858725E" w14:textId="77777777" w:rsidR="00DE70B6" w:rsidRDefault="00603B20">
      <w:pPr>
        <w:pStyle w:val="BodyText"/>
        <w:spacing w:before="2" w:line="357" w:lineRule="auto"/>
        <w:ind w:right="112" w:firstLine="566"/>
        <w:jc w:val="both"/>
      </w:pPr>
      <w:r>
        <w:rPr>
          <w:w w:val="95"/>
        </w:rPr>
        <w:t>Secondly, banks should adapt to existing and future clients, as it is not the client which was</w:t>
      </w:r>
      <w:r>
        <w:rPr>
          <w:spacing w:val="1"/>
          <w:w w:val="95"/>
        </w:rPr>
        <w:t xml:space="preserve"> </w:t>
      </w:r>
      <w:r>
        <w:rPr>
          <w:w w:val="95"/>
        </w:rPr>
        <w:t>20 years ago.</w:t>
      </w:r>
      <w:r>
        <w:rPr>
          <w:spacing w:val="1"/>
          <w:w w:val="95"/>
        </w:rPr>
        <w:t xml:space="preserve"> </w:t>
      </w:r>
      <w:r>
        <w:rPr>
          <w:w w:val="95"/>
        </w:rPr>
        <w:t>Nowadays, client has much higher demands towards products and its accessibility.</w:t>
      </w:r>
      <w:r>
        <w:rPr>
          <w:spacing w:val="1"/>
          <w:w w:val="95"/>
        </w:rPr>
        <w:t xml:space="preserve"> </w:t>
      </w:r>
      <w:r>
        <w:t xml:space="preserve">Moreover, technologies dictate new forms of client communication, </w:t>
      </w:r>
      <w:r>
        <w:t>such as social networks</w:t>
      </w:r>
      <w:r>
        <w:rPr>
          <w:spacing w:val="1"/>
        </w:rPr>
        <w:t xml:space="preserve"> </w:t>
      </w:r>
      <w:r>
        <w:t>and various messenger apps. What is even more interesting, is that those new communication</w:t>
      </w:r>
      <w:r>
        <w:rPr>
          <w:spacing w:val="1"/>
        </w:rPr>
        <w:t xml:space="preserve"> </w:t>
      </w:r>
      <w:r>
        <w:rPr>
          <w:w w:val="95"/>
        </w:rPr>
        <w:t>channels are not just some public places, like street or internet, but some private platforms, social</w:t>
      </w:r>
      <w:r>
        <w:rPr>
          <w:spacing w:val="1"/>
          <w:w w:val="95"/>
        </w:rPr>
        <w:t xml:space="preserve"> </w:t>
      </w:r>
      <w:r>
        <w:t>networks,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devices.</w:t>
      </w:r>
    </w:p>
    <w:p w14:paraId="342846E2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rPr>
          <w:w w:val="95"/>
        </w:rPr>
        <w:t>Both techn</w:t>
      </w:r>
      <w:r>
        <w:rPr>
          <w:w w:val="95"/>
        </w:rPr>
        <w:t>ologies, clients, communication and data have been developing and progressing</w:t>
      </w:r>
      <w:r>
        <w:rPr>
          <w:spacing w:val="1"/>
          <w:w w:val="95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Banking.</w:t>
      </w:r>
    </w:p>
    <w:p w14:paraId="08341190" w14:textId="77777777" w:rsidR="00DE70B6" w:rsidRDefault="00DE70B6">
      <w:pPr>
        <w:pStyle w:val="BodyText"/>
        <w:spacing w:before="10"/>
        <w:ind w:left="0"/>
        <w:rPr>
          <w:sz w:val="37"/>
        </w:rPr>
      </w:pPr>
    </w:p>
    <w:p w14:paraId="50928366" w14:textId="77777777" w:rsidR="00DE70B6" w:rsidRDefault="00603B20">
      <w:pPr>
        <w:pStyle w:val="Heading2"/>
        <w:numPr>
          <w:ilvl w:val="2"/>
          <w:numId w:val="6"/>
        </w:numPr>
        <w:tabs>
          <w:tab w:val="left" w:pos="894"/>
          <w:tab w:val="left" w:pos="895"/>
        </w:tabs>
        <w:spacing w:before="1"/>
      </w:pPr>
      <w:bookmarkStart w:id="542" w:name="_bookmark10"/>
      <w:bookmarkEnd w:id="542"/>
      <w:r>
        <w:t>Conclusion</w:t>
      </w:r>
    </w:p>
    <w:p w14:paraId="1FC7C1D7" w14:textId="77777777" w:rsidR="00DE70B6" w:rsidRDefault="00DE70B6">
      <w:pPr>
        <w:pStyle w:val="BodyText"/>
        <w:ind w:left="0"/>
        <w:rPr>
          <w:b/>
          <w:sz w:val="26"/>
        </w:rPr>
      </w:pPr>
    </w:p>
    <w:p w14:paraId="4D640A27" w14:textId="77777777" w:rsidR="00DE70B6" w:rsidRDefault="00603B20">
      <w:pPr>
        <w:pStyle w:val="BodyText"/>
        <w:spacing w:before="195" w:line="357" w:lineRule="auto"/>
        <w:ind w:right="115" w:firstLine="566"/>
        <w:jc w:val="both"/>
      </w:pPr>
      <w:r>
        <w:t>PSD2 by itself was a major initiative, which mostly stimulated development of Open</w:t>
      </w:r>
      <w:r>
        <w:rPr>
          <w:spacing w:val="1"/>
        </w:rPr>
        <w:t xml:space="preserve"> </w:t>
      </w:r>
      <w:r>
        <w:t>Banking, as main purpose of this document was to build a str</w:t>
      </w:r>
      <w:r>
        <w:t>uctural set of requirements 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regulated</w:t>
      </w:r>
      <w:r>
        <w:rPr>
          <w:spacing w:val="-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Banking.</w:t>
      </w:r>
    </w:p>
    <w:p w14:paraId="11E66B17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Even</w:t>
      </w:r>
      <w:r>
        <w:rPr>
          <w:spacing w:val="11"/>
          <w:w w:val="95"/>
        </w:rPr>
        <w:t xml:space="preserve"> </w:t>
      </w:r>
      <w:r>
        <w:rPr>
          <w:w w:val="95"/>
        </w:rPr>
        <w:t>though</w:t>
      </w:r>
      <w:r>
        <w:rPr>
          <w:spacing w:val="11"/>
          <w:w w:val="95"/>
        </w:rPr>
        <w:t xml:space="preserve"> </w:t>
      </w:r>
      <w:r>
        <w:rPr>
          <w:w w:val="95"/>
        </w:rPr>
        <w:t>PSD2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requirement,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document</w:t>
      </w:r>
      <w:r>
        <w:rPr>
          <w:spacing w:val="11"/>
          <w:w w:val="95"/>
        </w:rPr>
        <w:t xml:space="preserve"> </w:t>
      </w:r>
      <w:r>
        <w:rPr>
          <w:w w:val="95"/>
        </w:rPr>
        <w:t>by</w:t>
      </w:r>
      <w:r>
        <w:rPr>
          <w:spacing w:val="12"/>
          <w:w w:val="95"/>
        </w:rPr>
        <w:t xml:space="preserve"> </w:t>
      </w:r>
      <w:r>
        <w:rPr>
          <w:w w:val="95"/>
        </w:rPr>
        <w:t>itself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pretty</w:t>
      </w:r>
      <w:r>
        <w:rPr>
          <w:spacing w:val="11"/>
          <w:w w:val="95"/>
        </w:rPr>
        <w:t xml:space="preserve"> </w:t>
      </w:r>
      <w:r>
        <w:rPr>
          <w:w w:val="95"/>
        </w:rPr>
        <w:t>abstract,</w:t>
      </w:r>
      <w:r>
        <w:rPr>
          <w:spacing w:val="16"/>
          <w:w w:val="95"/>
        </w:rPr>
        <w:t xml:space="preserve"> </w:t>
      </w:r>
      <w:r>
        <w:rPr>
          <w:w w:val="95"/>
        </w:rPr>
        <w:t>which</w:t>
      </w:r>
      <w:r>
        <w:rPr>
          <w:spacing w:val="12"/>
          <w:w w:val="95"/>
        </w:rPr>
        <w:t xml:space="preserve"> </w:t>
      </w:r>
      <w:r>
        <w:rPr>
          <w:w w:val="95"/>
        </w:rPr>
        <w:t>results</w:t>
      </w:r>
      <w:r>
        <w:rPr>
          <w:spacing w:val="-55"/>
          <w:w w:val="95"/>
        </w:rPr>
        <w:t xml:space="preserve"> </w:t>
      </w:r>
      <w:r>
        <w:t>in different concrete implementations by default.</w:t>
      </w:r>
      <w:r>
        <w:rPr>
          <w:spacing w:val="1"/>
        </w:rPr>
        <w:t xml:space="preserve"> </w:t>
      </w:r>
      <w:r>
        <w:t>However, this can be solved by both state</w:t>
      </w:r>
      <w:r>
        <w:rPr>
          <w:spacing w:val="1"/>
        </w:rPr>
        <w:t xml:space="preserve"> </w:t>
      </w:r>
      <w:r>
        <w:t>regulator,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UK,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third-party</w:t>
      </w:r>
      <w:r>
        <w:rPr>
          <w:spacing w:val="-3"/>
        </w:rPr>
        <w:t xml:space="preserve"> </w:t>
      </w:r>
      <w:r>
        <w:t>middleware,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unified</w:t>
      </w:r>
      <w:r>
        <w:rPr>
          <w:spacing w:val="-2"/>
        </w:rPr>
        <w:t xml:space="preserve"> </w:t>
      </w:r>
      <w:r>
        <w:t>API.</w:t>
      </w:r>
    </w:p>
    <w:p w14:paraId="4FA6FA91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In fact, Open Banking is a system which is based on API. Using various API provide</w:t>
      </w:r>
      <w:r>
        <w:t>rs</w:t>
      </w:r>
      <w:r>
        <w:rPr>
          <w:spacing w:val="1"/>
        </w:rPr>
        <w:t xml:space="preserve"> </w:t>
      </w:r>
      <w:r>
        <w:t>companies can combine services to improve customer experience.</w:t>
      </w:r>
      <w:r>
        <w:rPr>
          <w:spacing w:val="1"/>
        </w:rPr>
        <w:t xml:space="preserve"> </w:t>
      </w:r>
      <w:r>
        <w:t>API is a programming in-</w:t>
      </w:r>
      <w:r>
        <w:rPr>
          <w:spacing w:val="1"/>
        </w:rPr>
        <w:t xml:space="preserve"> </w:t>
      </w:r>
      <w:proofErr w:type="spellStart"/>
      <w:r>
        <w:t>terface</w:t>
      </w:r>
      <w:proofErr w:type="spellEnd"/>
      <w:r>
        <w:rPr>
          <w:spacing w:val="23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ready-made</w:t>
      </w:r>
      <w:r>
        <w:rPr>
          <w:spacing w:val="24"/>
        </w:rPr>
        <w:t xml:space="preserve"> </w:t>
      </w:r>
      <w:r>
        <w:t>functions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structures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provided</w:t>
      </w:r>
      <w:r>
        <w:rPr>
          <w:spacing w:val="24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or service.</w:t>
      </w:r>
      <w:r>
        <w:rPr>
          <w:spacing w:val="1"/>
        </w:rPr>
        <w:t xml:space="preserve"> </w:t>
      </w:r>
      <w:r>
        <w:t>Public API — is a public available set of programming instruments, which allow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interaction.</w:t>
      </w:r>
    </w:p>
    <w:p w14:paraId="53E762C4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rule,</w:t>
      </w:r>
      <w:r>
        <w:rPr>
          <w:spacing w:val="-11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partly</w:t>
      </w:r>
      <w:r>
        <w:rPr>
          <w:spacing w:val="-12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w w:val="95"/>
        </w:rPr>
        <w:t>use independent services as a dependency.</w:t>
      </w:r>
      <w:r>
        <w:rPr>
          <w:spacing w:val="1"/>
          <w:w w:val="95"/>
        </w:rPr>
        <w:t xml:space="preserve"> </w:t>
      </w:r>
      <w:r>
        <w:rPr>
          <w:w w:val="95"/>
        </w:rPr>
        <w:t>Open API allows t</w:t>
      </w:r>
      <w:r>
        <w:rPr>
          <w:w w:val="95"/>
        </w:rPr>
        <w:t>hird-party developers to access and</w:t>
      </w:r>
      <w:r>
        <w:rPr>
          <w:spacing w:val="1"/>
          <w:w w:val="95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service’s</w:t>
      </w:r>
      <w:r>
        <w:rPr>
          <w:spacing w:val="-9"/>
        </w:rPr>
        <w:t xml:space="preserve"> </w:t>
      </w:r>
      <w:r>
        <w:t>functionality.</w:t>
      </w:r>
      <w:r>
        <w:rPr>
          <w:spacing w:val="10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became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bank</w:t>
      </w:r>
      <w:r>
        <w:rPr>
          <w:spacing w:val="-9"/>
        </w:rPr>
        <w:t xml:space="preserve"> </w:t>
      </w:r>
      <w:r>
        <w:t>service,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developing</w:t>
      </w:r>
      <w:r>
        <w:rPr>
          <w:spacing w:val="-57"/>
        </w:rPr>
        <w:t xml:space="preserve"> </w:t>
      </w:r>
      <w:r>
        <w:t>platforms compatible with the API. This allows developers and third-parties to connect to a</w:t>
      </w:r>
      <w:r>
        <w:rPr>
          <w:spacing w:val="1"/>
        </w:rPr>
        <w:t xml:space="preserve"> </w:t>
      </w:r>
      <w:r>
        <w:t>bank.</w:t>
      </w:r>
      <w:r>
        <w:rPr>
          <w:spacing w:val="41"/>
        </w:rPr>
        <w:t xml:space="preserve"> </w:t>
      </w:r>
      <w:r>
        <w:t>Bank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well</w:t>
      </w:r>
      <w:r>
        <w:rPr>
          <w:spacing w:val="6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service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t>operations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business.</w:t>
      </w:r>
      <w:r>
        <w:rPr>
          <w:spacing w:val="42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time,</w:t>
      </w:r>
    </w:p>
    <w:p w14:paraId="6EC4EE17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3EECFFC" w14:textId="77777777" w:rsidR="00DE70B6" w:rsidRDefault="00603B20">
      <w:pPr>
        <w:pStyle w:val="BodyText"/>
        <w:spacing w:before="74" w:line="357" w:lineRule="auto"/>
        <w:ind w:left="79" w:right="113"/>
        <w:jc w:val="right"/>
      </w:pPr>
      <w:r>
        <w:rPr>
          <w:spacing w:val="-1"/>
        </w:rPr>
        <w:lastRenderedPageBreak/>
        <w:t>the</w:t>
      </w:r>
      <w:r>
        <w:rPr>
          <w:spacing w:val="-13"/>
        </w:rPr>
        <w:t xml:space="preserve"> </w:t>
      </w:r>
      <w:r>
        <w:rPr>
          <w:spacing w:val="-1"/>
        </w:rPr>
        <w:t>way</w:t>
      </w:r>
      <w:r>
        <w:rPr>
          <w:spacing w:val="-14"/>
        </w:rPr>
        <w:t xml:space="preserve"> </w:t>
      </w:r>
      <w:r>
        <w:rPr>
          <w:spacing w:val="-1"/>
        </w:rPr>
        <w:t>banking</w:t>
      </w:r>
      <w:r>
        <w:rPr>
          <w:spacing w:val="-13"/>
        </w:rPr>
        <w:t xml:space="preserve"> </w:t>
      </w:r>
      <w:r>
        <w:rPr>
          <w:spacing w:val="-1"/>
        </w:rPr>
        <w:t>business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today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30</w:t>
      </w:r>
      <w:r>
        <w:rPr>
          <w:spacing w:val="-13"/>
        </w:rPr>
        <w:t xml:space="preserve"> </w:t>
      </w:r>
      <w:r>
        <w:t>years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drastically</w:t>
      </w:r>
      <w:r>
        <w:rPr>
          <w:spacing w:val="-13"/>
        </w:rPr>
        <w:t xml:space="preserve"> </w:t>
      </w:r>
      <w:r>
        <w:t>differ.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illustration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FinTech—</w:t>
      </w:r>
      <w:r>
        <w:rPr>
          <w:spacing w:val="1"/>
        </w:rPr>
        <w:t xml:space="preserve"> </w:t>
      </w:r>
      <w:r>
        <w:t>companies may connect to bank via this API platform. Bank agrees on FinTech services usage</w:t>
      </w:r>
      <w:r>
        <w:rPr>
          <w:spacing w:val="-5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offers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customers.</w:t>
      </w:r>
      <w:r>
        <w:rPr>
          <w:spacing w:val="43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Banking</w:t>
      </w:r>
      <w:r>
        <w:rPr>
          <w:spacing w:val="5"/>
        </w:rPr>
        <w:t xml:space="preserve"> </w:t>
      </w:r>
      <w:r>
        <w:t>Platform</w:t>
      </w:r>
      <w:r>
        <w:rPr>
          <w:spacing w:val="6"/>
        </w:rPr>
        <w:t xml:space="preserve"> </w:t>
      </w:r>
      <w:r>
        <w:t>—</w:t>
      </w:r>
      <w:r>
        <w:rPr>
          <w:spacing w:val="5"/>
        </w:rPr>
        <w:t xml:space="preserve"> </w:t>
      </w:r>
      <w:r>
        <w:t>business-platform,</w:t>
      </w:r>
      <w:r>
        <w:rPr>
          <w:spacing w:val="8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takes</w:t>
      </w:r>
      <w:r>
        <w:rPr>
          <w:spacing w:val="6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third-parties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clients.</w:t>
      </w:r>
      <w:r>
        <w:rPr>
          <w:spacing w:val="14"/>
        </w:rPr>
        <w:t xml:space="preserve"> </w:t>
      </w:r>
      <w:r>
        <w:t>Why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third-parties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interested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this?</w:t>
      </w:r>
      <w:r>
        <w:rPr>
          <w:spacing w:val="1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main</w:t>
      </w:r>
      <w:r>
        <w:rPr>
          <w:spacing w:val="8"/>
        </w:rPr>
        <w:t xml:space="preserve"> </w:t>
      </w:r>
      <w:r>
        <w:t>question,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connection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banks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question</w:t>
      </w:r>
      <w:r>
        <w:rPr>
          <w:spacing w:val="8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exists</w:t>
      </w:r>
      <w:r>
        <w:rPr>
          <w:spacing w:val="8"/>
        </w:rPr>
        <w:t xml:space="preserve"> </w:t>
      </w:r>
      <w:r>
        <w:t>outside</w:t>
      </w:r>
      <w:r>
        <w:rPr>
          <w:spacing w:val="7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ac-</w:t>
      </w:r>
      <w:r>
        <w:rPr>
          <w:spacing w:val="-57"/>
        </w:rPr>
        <w:t xml:space="preserve"> </w:t>
      </w:r>
      <w:proofErr w:type="spellStart"/>
      <w:r>
        <w:t>tivity</w:t>
      </w:r>
      <w:proofErr w:type="spellEnd"/>
      <w:r>
        <w:t>.</w:t>
      </w:r>
      <w:r>
        <w:rPr>
          <w:spacing w:val="3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confirmed</w:t>
      </w:r>
      <w:r>
        <w:rPr>
          <w:spacing w:val="5"/>
        </w:rPr>
        <w:t xml:space="preserve"> </w:t>
      </w:r>
      <w:r>
        <w:t>cases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interest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part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third-parties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banks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offer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clients.</w:t>
      </w:r>
      <w:r>
        <w:rPr>
          <w:spacing w:val="2"/>
        </w:rPr>
        <w:t xml:space="preserve"> </w:t>
      </w:r>
      <w:r>
        <w:t>Assuming</w:t>
      </w:r>
      <w:r>
        <w:rPr>
          <w:spacing w:val="11"/>
        </w:rPr>
        <w:t xml:space="preserve"> </w:t>
      </w:r>
      <w:r>
        <w:t>thinking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commercial</w:t>
      </w:r>
      <w:r>
        <w:rPr>
          <w:spacing w:val="11"/>
        </w:rPr>
        <w:t xml:space="preserve"> </w:t>
      </w:r>
      <w:r>
        <w:t>platform,</w:t>
      </w:r>
      <w:r>
        <w:rPr>
          <w:spacing w:val="16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definitive</w:t>
      </w:r>
      <w:r>
        <w:rPr>
          <w:spacing w:val="-6"/>
        </w:rPr>
        <w:t xml:space="preserve"> </w:t>
      </w:r>
      <w:r>
        <w:t>reason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clients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proofErr w:type="spellStart"/>
      <w:r>
        <w:t>commerical</w:t>
      </w:r>
      <w:proofErr w:type="spellEnd"/>
      <w:r>
        <w:rPr>
          <w:spacing w:val="-6"/>
        </w:rPr>
        <w:t xml:space="preserve"> </w:t>
      </w:r>
      <w:r>
        <w:t>platform’s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product.</w:t>
      </w:r>
      <w:r>
        <w:rPr>
          <w:spacing w:val="-57"/>
        </w:rPr>
        <w:t xml:space="preserve"> </w:t>
      </w:r>
      <w:r>
        <w:t>Banks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offer</w:t>
      </w:r>
      <w:r>
        <w:rPr>
          <w:spacing w:val="8"/>
        </w:rPr>
        <w:t xml:space="preserve"> </w:t>
      </w:r>
      <w:r>
        <w:t>something</w:t>
      </w:r>
      <w:r>
        <w:rPr>
          <w:spacing w:val="9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API</w:t>
      </w:r>
      <w:r>
        <w:rPr>
          <w:spacing w:val="9"/>
        </w:rPr>
        <w:t xml:space="preserve"> </w:t>
      </w:r>
      <w:r>
        <w:t>platform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open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window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third-</w:t>
      </w:r>
    </w:p>
    <w:p w14:paraId="4BADB21D" w14:textId="77777777" w:rsidR="00DE70B6" w:rsidRDefault="00603B20">
      <w:pPr>
        <w:pStyle w:val="BodyText"/>
        <w:spacing w:before="5" w:line="357" w:lineRule="auto"/>
        <w:ind w:right="115"/>
        <w:jc w:val="both"/>
      </w:pPr>
      <w:r>
        <w:t>party companies and developers, which will integrate and could interact with a system without</w:t>
      </w:r>
      <w:r>
        <w:rPr>
          <w:spacing w:val="-58"/>
        </w:rPr>
        <w:t xml:space="preserve"> </w:t>
      </w:r>
      <w:r>
        <w:t>banks’</w:t>
      </w:r>
      <w:r>
        <w:rPr>
          <w:spacing w:val="-2"/>
        </w:rPr>
        <w:t xml:space="preserve"> </w:t>
      </w:r>
      <w:r>
        <w:t>actions.</w:t>
      </w:r>
    </w:p>
    <w:p w14:paraId="6196EBE2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Basically, PSD2, Open Banking and API form 3 levels of abstraction, where PSD2 an-</w:t>
      </w:r>
      <w:r>
        <w:rPr>
          <w:spacing w:val="1"/>
        </w:rPr>
        <w:t xml:space="preserve"> </w:t>
      </w:r>
      <w:proofErr w:type="spellStart"/>
      <w:r>
        <w:t>swers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question</w:t>
      </w:r>
      <w:r>
        <w:rPr>
          <w:spacing w:val="-7"/>
        </w:rPr>
        <w:t xml:space="preserve"> </w:t>
      </w:r>
      <w:r>
        <w:t>”what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don</w:t>
      </w:r>
      <w:r>
        <w:t>e”,</w:t>
      </w:r>
      <w:r>
        <w:rPr>
          <w:spacing w:val="-7"/>
        </w:rPr>
        <w:t xml:space="preserve"> </w:t>
      </w:r>
      <w:r>
        <w:t>regional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directives,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Banking</w:t>
      </w:r>
      <w:r>
        <w:rPr>
          <w:spacing w:val="-57"/>
        </w:rPr>
        <w:t xml:space="preserve"> </w:t>
      </w:r>
      <w:r>
        <w:t>Remedy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”how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done”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directive.</w:t>
      </w:r>
    </w:p>
    <w:p w14:paraId="75E425C6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Big data is the last component, which is extremely important for business, is everywhere</w:t>
      </w:r>
      <w:r>
        <w:rPr>
          <w:spacing w:val="-58"/>
        </w:rPr>
        <w:t xml:space="preserve"> </w:t>
      </w:r>
      <w:r>
        <w:t>and is a part of both business and business decisions. Undoubtedly, modern FinTech projects</w:t>
      </w:r>
      <w:r>
        <w:rPr>
          <w:spacing w:val="1"/>
        </w:rPr>
        <w:t xml:space="preserve"> </w:t>
      </w:r>
      <w:r>
        <w:t>desperately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data.</w:t>
      </w:r>
      <w:r>
        <w:rPr>
          <w:spacing w:val="1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impossible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imagine</w:t>
      </w:r>
      <w:r>
        <w:rPr>
          <w:spacing w:val="-9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fina</w:t>
      </w:r>
      <w:r>
        <w:t>ncial</w:t>
      </w:r>
      <w:r>
        <w:rPr>
          <w:spacing w:val="-9"/>
        </w:rPr>
        <w:t xml:space="preserve"> </w:t>
      </w:r>
      <w:r>
        <w:t>advisor</w:t>
      </w:r>
      <w:r>
        <w:rPr>
          <w:spacing w:val="-9"/>
        </w:rPr>
        <w:t xml:space="preserve"> </w:t>
      </w:r>
      <w:proofErr w:type="spellStart"/>
      <w:r>
        <w:t>applica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manually</w:t>
      </w:r>
      <w:r>
        <w:rPr>
          <w:spacing w:val="-13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accounts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investment</w:t>
      </w:r>
      <w:r>
        <w:rPr>
          <w:spacing w:val="-12"/>
        </w:rPr>
        <w:t xml:space="preserve"> </w:t>
      </w:r>
      <w:r>
        <w:t>portfolios.</w:t>
      </w:r>
      <w:r>
        <w:rPr>
          <w:spacing w:val="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already</w:t>
      </w:r>
      <w:r>
        <w:rPr>
          <w:spacing w:val="-57"/>
        </w:rPr>
        <w:t xml:space="preserve"> </w:t>
      </w:r>
      <w:r>
        <w:t>been FinTech solutions targeting this problem and entire Data Aggregation, allowing to obtain</w:t>
      </w:r>
      <w:r>
        <w:rPr>
          <w:spacing w:val="-57"/>
        </w:rPr>
        <w:t xml:space="preserve"> </w:t>
      </w:r>
      <w:r>
        <w:t>unified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data.</w:t>
      </w:r>
    </w:p>
    <w:p w14:paraId="4C8A139E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Even larger volume of data becomes available, and based on what it is possible to create</w:t>
      </w:r>
      <w:r>
        <w:rPr>
          <w:spacing w:val="-57"/>
        </w:rPr>
        <w:t xml:space="preserve"> </w:t>
      </w:r>
      <w:r>
        <w:t>client recommendations. Internet-platforms additi</w:t>
      </w:r>
      <w:r>
        <w:t xml:space="preserve">onally can offer financial services and </w:t>
      </w:r>
      <w:proofErr w:type="spellStart"/>
      <w:r>
        <w:t>infor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mation</w:t>
      </w:r>
      <w:proofErr w:type="spellEnd"/>
      <w:r>
        <w:t xml:space="preserve"> to clients. However, client comes to this portal for specific services. Therefore, there is</w:t>
      </w:r>
      <w:r>
        <w:rPr>
          <w:spacing w:val="-57"/>
        </w:rPr>
        <w:t xml:space="preserve"> </w:t>
      </w:r>
      <w:r>
        <w:t>no guarantee that Open Banking would have influence. Open Banking is not just a word, that</w:t>
      </w:r>
      <w:r>
        <w:rPr>
          <w:spacing w:val="1"/>
        </w:rPr>
        <w:t xml:space="preserve"> </w:t>
      </w:r>
      <w:r>
        <w:t>shows openness, but</w:t>
      </w:r>
      <w:r>
        <w:t xml:space="preserve"> an operational banking philosophy.</w:t>
      </w:r>
      <w:r>
        <w:rPr>
          <w:spacing w:val="60"/>
        </w:rPr>
        <w:t xml:space="preserve"> </w:t>
      </w:r>
      <w:r>
        <w:t>This requires to create new concept</w:t>
      </w:r>
      <w:r>
        <w:rPr>
          <w:spacing w:val="1"/>
        </w:rPr>
        <w:t xml:space="preserve"> </w:t>
      </w:r>
      <w:r>
        <w:t xml:space="preserve">of banking, which is hard to understand for banks. In this context banks has to change it </w:t>
      </w:r>
      <w:proofErr w:type="spellStart"/>
      <w:r>
        <w:t>struc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ture</w:t>
      </w:r>
      <w:proofErr w:type="spellEnd"/>
      <w:r>
        <w:t>,</w:t>
      </w:r>
      <w:r>
        <w:rPr>
          <w:spacing w:val="-13"/>
        </w:rPr>
        <w:t xml:space="preserve"> </w:t>
      </w:r>
      <w:r>
        <w:t>business</w:t>
      </w:r>
      <w:r>
        <w:rPr>
          <w:spacing w:val="-15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technologies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basement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</w:t>
      </w:r>
      <w:r>
        <w:t>eir</w:t>
      </w:r>
      <w:r>
        <w:rPr>
          <w:spacing w:val="-15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This means, that banks must make the transition from traditional banking to new novel future</w:t>
      </w:r>
      <w:r>
        <w:rPr>
          <w:spacing w:val="1"/>
        </w:rPr>
        <w:t xml:space="preserve"> </w:t>
      </w:r>
      <w:r>
        <w:t>banking.</w:t>
      </w:r>
      <w:r>
        <w:rPr>
          <w:spacing w:val="1"/>
        </w:rPr>
        <w:t xml:space="preserve"> </w:t>
      </w:r>
      <w:r>
        <w:t>Banks have to understand simple things — philosophy, strategy, what they have to</w:t>
      </w:r>
      <w:r>
        <w:rPr>
          <w:spacing w:val="1"/>
        </w:rPr>
        <w:t xml:space="preserve"> </w:t>
      </w:r>
      <w:r>
        <w:t xml:space="preserve">develop in their business, and if they have a team for this. </w:t>
      </w:r>
      <w:r>
        <w:t>Those are obvious, but banks have</w:t>
      </w:r>
      <w:r>
        <w:rPr>
          <w:spacing w:val="1"/>
        </w:rPr>
        <w:t xml:space="preserve"> </w:t>
      </w:r>
      <w:r>
        <w:t>to pass through all the stages. Otherwise, banks won’t be able to move from old to new. Open</w:t>
      </w:r>
      <w:r>
        <w:rPr>
          <w:spacing w:val="1"/>
        </w:rPr>
        <w:t xml:space="preserve"> </w:t>
      </w:r>
      <w:r>
        <w:t>Banking is an entire change of strategy and vision of a banking development for the next 5-10</w:t>
      </w:r>
      <w:r>
        <w:rPr>
          <w:spacing w:val="-57"/>
        </w:rPr>
        <w:t xml:space="preserve"> </w:t>
      </w:r>
      <w:r>
        <w:t>years,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innovations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today.</w:t>
      </w:r>
    </w:p>
    <w:p w14:paraId="681F6372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736FE75" w14:textId="77777777" w:rsidR="00DE70B6" w:rsidRDefault="00603B20">
      <w:pPr>
        <w:pStyle w:val="BodyText"/>
        <w:spacing w:before="74" w:line="357" w:lineRule="auto"/>
        <w:ind w:right="113" w:firstLine="566"/>
        <w:jc w:val="both"/>
      </w:pPr>
      <w:r>
        <w:lastRenderedPageBreak/>
        <w:t>There is an opinion that FinTech is in competition with banks, but it is not entirely true.</w:t>
      </w:r>
      <w:r>
        <w:rPr>
          <w:spacing w:val="1"/>
        </w:rPr>
        <w:t xml:space="preserve"> </w:t>
      </w:r>
      <w:r>
        <w:t>Banks have history, brand, reputation, guarantees and experience. FinTech companies do not</w:t>
      </w:r>
      <w:r>
        <w:rPr>
          <w:spacing w:val="1"/>
        </w:rPr>
        <w:t xml:space="preserve"> </w:t>
      </w:r>
      <w:r>
        <w:t xml:space="preserve">have it. On the other hand, FinTech </w:t>
      </w:r>
      <w:r>
        <w:t>has great products, which creates ideal conditions for co-</w:t>
      </w:r>
      <w:r>
        <w:rPr>
          <w:spacing w:val="1"/>
        </w:rPr>
        <w:t xml:space="preserve"> </w:t>
      </w:r>
      <w:r>
        <w:t>operation, not for competition From a side of client interaction banks can and must work with</w:t>
      </w:r>
      <w:r>
        <w:rPr>
          <w:spacing w:val="1"/>
        </w:rPr>
        <w:t xml:space="preserve"> </w:t>
      </w:r>
      <w:r>
        <w:t>FinTech,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offer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bank</w:t>
      </w:r>
      <w:r>
        <w:rPr>
          <w:spacing w:val="-8"/>
        </w:rPr>
        <w:t xml:space="preserve"> </w:t>
      </w:r>
      <w:r>
        <w:t>clients.</w:t>
      </w:r>
      <w:r>
        <w:rPr>
          <w:spacing w:val="13"/>
        </w:rPr>
        <w:t xml:space="preserve"> </w:t>
      </w:r>
      <w:r>
        <w:t>Obviously,</w:t>
      </w:r>
      <w:r>
        <w:rPr>
          <w:spacing w:val="-7"/>
        </w:rPr>
        <w:t xml:space="preserve"> </w:t>
      </w:r>
      <w:r>
        <w:t>FinTech</w:t>
      </w:r>
      <w:r>
        <w:rPr>
          <w:spacing w:val="-8"/>
        </w:rPr>
        <w:t xml:space="preserve"> </w:t>
      </w:r>
      <w:r>
        <w:t>won’t</w:t>
      </w:r>
      <w:r>
        <w:rPr>
          <w:spacing w:val="-7"/>
        </w:rPr>
        <w:t xml:space="preserve"> </w:t>
      </w:r>
      <w:r>
        <w:t>solve</w:t>
      </w:r>
      <w:r>
        <w:rPr>
          <w:spacing w:val="-5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ban</w:t>
      </w:r>
      <w:r>
        <w:t>king</w:t>
      </w:r>
      <w:r>
        <w:rPr>
          <w:spacing w:val="-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problems.</w:t>
      </w:r>
    </w:p>
    <w:p w14:paraId="33CC9384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4A43ED98" w14:textId="77777777" w:rsidR="00DE70B6" w:rsidRDefault="00603B20">
      <w:pPr>
        <w:pStyle w:val="Heading1"/>
        <w:spacing w:before="75"/>
        <w:ind w:left="168" w:right="168"/>
        <w:jc w:val="center"/>
      </w:pPr>
      <w:bookmarkStart w:id="543" w:name="_bookmark11"/>
      <w:bookmarkEnd w:id="543"/>
      <w:r>
        <w:lastRenderedPageBreak/>
        <w:t>CHAPTER</w:t>
      </w:r>
      <w:r>
        <w:rPr>
          <w:spacing w:val="-15"/>
        </w:rPr>
        <w:t xml:space="preserve"> </w:t>
      </w:r>
      <w:r>
        <w:t>II</w:t>
      </w:r>
    </w:p>
    <w:p w14:paraId="2AFEB45D" w14:textId="77777777" w:rsidR="00DE70B6" w:rsidRDefault="00DE70B6">
      <w:pPr>
        <w:pStyle w:val="BodyText"/>
        <w:spacing w:before="2"/>
        <w:ind w:left="0"/>
        <w:rPr>
          <w:b/>
          <w:sz w:val="26"/>
        </w:rPr>
      </w:pPr>
    </w:p>
    <w:p w14:paraId="085A2CF4" w14:textId="77777777" w:rsidR="00DE70B6" w:rsidRDefault="00603B20">
      <w:pPr>
        <w:pStyle w:val="Heading2"/>
        <w:spacing w:before="1"/>
        <w:ind w:left="167" w:right="168" w:firstLine="0"/>
        <w:jc w:val="center"/>
      </w:pPr>
      <w:r>
        <w:t>Artificial</w:t>
      </w:r>
      <w:r>
        <w:rPr>
          <w:spacing w:val="-10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Banking</w:t>
      </w:r>
    </w:p>
    <w:p w14:paraId="067B45F7" w14:textId="77777777" w:rsidR="00DE70B6" w:rsidRDefault="00DE70B6">
      <w:pPr>
        <w:pStyle w:val="BodyText"/>
        <w:ind w:left="0"/>
        <w:rPr>
          <w:b/>
          <w:sz w:val="26"/>
        </w:rPr>
      </w:pPr>
    </w:p>
    <w:p w14:paraId="4237C67C" w14:textId="77777777" w:rsidR="00DE70B6" w:rsidRDefault="00DE70B6">
      <w:pPr>
        <w:pStyle w:val="BodyText"/>
        <w:spacing w:before="11"/>
        <w:ind w:left="0"/>
        <w:rPr>
          <w:b/>
          <w:sz w:val="36"/>
        </w:rPr>
      </w:pPr>
    </w:p>
    <w:p w14:paraId="70C64DE6" w14:textId="77777777" w:rsidR="00DE70B6" w:rsidRDefault="00603B20">
      <w:pPr>
        <w:pStyle w:val="BodyText"/>
        <w:spacing w:line="357" w:lineRule="auto"/>
        <w:ind w:right="114" w:firstLine="566"/>
        <w:jc w:val="both"/>
      </w:pPr>
      <w:r>
        <w:t>Most of the work in banking industry, which is not connected to human interaction, is</w:t>
      </w:r>
      <w:r>
        <w:rPr>
          <w:spacing w:val="1"/>
        </w:rPr>
        <w:t xml:space="preserve"> </w:t>
      </w:r>
      <w:r>
        <w:t>over-documented and formalized.</w:t>
      </w:r>
      <w:r>
        <w:rPr>
          <w:spacing w:val="1"/>
        </w:rPr>
        <w:t xml:space="preserve"> </w:t>
      </w:r>
      <w:r>
        <w:t>Having sufficient amount of input data and knowing what</w:t>
      </w:r>
      <w:r>
        <w:rPr>
          <w:spacing w:val="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possible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formalized</w:t>
      </w:r>
      <w:r>
        <w:rPr>
          <w:spacing w:val="-2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58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input.</w:t>
      </w:r>
      <w:r>
        <w:rPr>
          <w:spacing w:val="1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formalized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algorithm.</w:t>
      </w:r>
    </w:p>
    <w:p w14:paraId="02A75C02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Main problem of common algorithms is, as it comes of definition, is that it is impossible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problems,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desi</w:t>
      </w:r>
      <w:r>
        <w:t>gned.</w:t>
      </w:r>
    </w:p>
    <w:p w14:paraId="6981581F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Nevertheless,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algorithm,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adapt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changing</w:t>
      </w:r>
      <w:r>
        <w:rPr>
          <w:spacing w:val="-11"/>
        </w:rPr>
        <w:t xml:space="preserve"> </w:t>
      </w:r>
      <w:r>
        <w:t>environment</w:t>
      </w:r>
      <w:r>
        <w:rPr>
          <w:spacing w:val="-58"/>
        </w:rPr>
        <w:t xml:space="preserve"> </w:t>
      </w:r>
      <w:r>
        <w:t>based on previous results. To find out how to use collect, process and analyze existing data of</w:t>
      </w:r>
      <w:r>
        <w:rPr>
          <w:spacing w:val="1"/>
        </w:rPr>
        <w:t xml:space="preserve"> </w:t>
      </w:r>
      <w:r>
        <w:t xml:space="preserve">previous states of environment and corresponding result we can use various statistical </w:t>
      </w:r>
      <w:proofErr w:type="spellStart"/>
      <w:r>
        <w:t>instru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t>. Aside general statistics, of course, one is able to use to</w:t>
      </w:r>
      <w:r>
        <w:t>ols of data science and machine</w:t>
      </w:r>
      <w:r>
        <w:rPr>
          <w:spacing w:val="1"/>
        </w:rPr>
        <w:t xml:space="preserve"> </w:t>
      </w:r>
      <w:r>
        <w:t>learning.</w:t>
      </w:r>
    </w:p>
    <w:p w14:paraId="221E7B3A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proofErr w:type="spellStart"/>
      <w:r>
        <w:t>pri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mary</w:t>
      </w:r>
      <w:proofErr w:type="spellEnd"/>
      <w:r>
        <w:t xml:space="preserve"> input data and its own past output data produce new adapted output data corresponding</w:t>
      </w:r>
      <w:r>
        <w:rPr>
          <w:spacing w:val="1"/>
        </w:rPr>
        <w:t xml:space="preserve"> </w:t>
      </w:r>
      <w:r>
        <w:t xml:space="preserve">to ever-changing environment. </w:t>
      </w:r>
      <w:r>
        <w:t>Thus, having a system which is able to serve decisions, which</w:t>
      </w:r>
      <w:r>
        <w:rPr>
          <w:spacing w:val="1"/>
        </w:rPr>
        <w:t xml:space="preserve"> </w:t>
      </w:r>
      <w:r>
        <w:t>were not available or known before, we can call this system intelligent. As a result, we could</w:t>
      </w:r>
      <w:r>
        <w:rPr>
          <w:spacing w:val="1"/>
        </w:rPr>
        <w:t xml:space="preserve"> </w:t>
      </w:r>
      <w:r>
        <w:t>tell that we had an Artificial Intelligence — AI. According to European Parliament, Artificial</w:t>
      </w:r>
      <w:r>
        <w:rPr>
          <w:spacing w:val="1"/>
        </w:rPr>
        <w:t xml:space="preserve"> </w:t>
      </w:r>
      <w:r>
        <w:rPr>
          <w:w w:val="95"/>
        </w:rPr>
        <w:t>Inte</w:t>
      </w:r>
      <w:r>
        <w:rPr>
          <w:w w:val="95"/>
        </w:rPr>
        <w:t>lligence refer to systems that display intelligent behavior by analyzing their environment and</w:t>
      </w:r>
      <w:r>
        <w:rPr>
          <w:spacing w:val="1"/>
          <w:w w:val="95"/>
        </w:rPr>
        <w:t xml:space="preserve"> </w:t>
      </w:r>
      <w:r>
        <w:t>taking action with some degree of autonomy in order to achieve specific goals.</w:t>
      </w:r>
      <w:r>
        <w:rPr>
          <w:spacing w:val="1"/>
        </w:rPr>
        <w:t xml:space="preserve"> </w:t>
      </w:r>
      <w:r>
        <w:t>AI is typically</w:t>
      </w:r>
      <w:r>
        <w:rPr>
          <w:spacing w:val="-57"/>
        </w:rPr>
        <w:t xml:space="preserve"> </w:t>
      </w:r>
      <w:r>
        <w:t>defined as the ability of a machine to perform cognitive functions</w:t>
      </w:r>
      <w:r>
        <w:t xml:space="preserve"> we associate with human</w:t>
      </w:r>
      <w:r>
        <w:rPr>
          <w:spacing w:val="1"/>
        </w:rPr>
        <w:t xml:space="preserve"> </w:t>
      </w:r>
      <w:r>
        <w:t>minds, such as perceiving, reasoning, learning, and problem-solving.</w:t>
      </w:r>
      <w:r>
        <w:rPr>
          <w:spacing w:val="1"/>
        </w:rPr>
        <w:t xml:space="preserve"> </w:t>
      </w:r>
      <w:r>
        <w:t xml:space="preserve">Examples of </w:t>
      </w:r>
      <w:proofErr w:type="spellStart"/>
      <w:r>
        <w:t>technolo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gies</w:t>
      </w:r>
      <w:proofErr w:type="spellEnd"/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robotics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autonomous</w:t>
      </w:r>
      <w:r>
        <w:rPr>
          <w:spacing w:val="-7"/>
        </w:rPr>
        <w:t xml:space="preserve"> </w:t>
      </w:r>
      <w:r>
        <w:t>vehicles,</w:t>
      </w:r>
      <w:r>
        <w:rPr>
          <w:spacing w:val="-6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vision,</w:t>
      </w:r>
      <w:r>
        <w:rPr>
          <w:spacing w:val="-2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agents,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</w:t>
      </w:r>
    </w:p>
    <w:p w14:paraId="066A2203" w14:textId="77777777" w:rsidR="00DE70B6" w:rsidRDefault="00DE70B6">
      <w:pPr>
        <w:pStyle w:val="BodyText"/>
        <w:spacing w:before="4"/>
        <w:ind w:left="0"/>
        <w:rPr>
          <w:sz w:val="38"/>
        </w:rPr>
      </w:pPr>
    </w:p>
    <w:p w14:paraId="30A77A93" w14:textId="77777777" w:rsidR="00DE70B6" w:rsidRDefault="00603B20">
      <w:pPr>
        <w:pStyle w:val="Heading2"/>
        <w:numPr>
          <w:ilvl w:val="1"/>
          <w:numId w:val="4"/>
        </w:numPr>
        <w:tabs>
          <w:tab w:val="left" w:pos="714"/>
          <w:tab w:val="left" w:pos="716"/>
        </w:tabs>
        <w:ind w:hanging="599"/>
      </w:pPr>
      <w:bookmarkStart w:id="544" w:name="Historical_aspect_of_Artificial_Intellig"/>
      <w:bookmarkStart w:id="545" w:name="_bookmark12"/>
      <w:bookmarkEnd w:id="544"/>
      <w:bookmarkEnd w:id="545"/>
      <w:r>
        <w:t>Historical</w:t>
      </w:r>
      <w:r>
        <w:rPr>
          <w:spacing w:val="-10"/>
        </w:rPr>
        <w:t xml:space="preserve"> </w:t>
      </w:r>
      <w:r>
        <w:t>aspect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Artificial</w:t>
      </w:r>
      <w:r>
        <w:rPr>
          <w:spacing w:val="-10"/>
        </w:rPr>
        <w:t xml:space="preserve"> </w:t>
      </w:r>
      <w:r>
        <w:t>Intelligence</w:t>
      </w:r>
    </w:p>
    <w:p w14:paraId="241616B2" w14:textId="77777777" w:rsidR="00DE70B6" w:rsidRDefault="00DE70B6">
      <w:pPr>
        <w:pStyle w:val="BodyText"/>
        <w:spacing w:before="3"/>
        <w:ind w:left="0"/>
        <w:rPr>
          <w:b/>
          <w:sz w:val="32"/>
        </w:rPr>
      </w:pPr>
    </w:p>
    <w:p w14:paraId="7E717477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  <w:spacing w:before="1"/>
      </w:pPr>
      <w:bookmarkStart w:id="546" w:name="Decision_Support_Systems"/>
      <w:bookmarkStart w:id="547" w:name="_bookmark13"/>
      <w:bookmarkEnd w:id="546"/>
      <w:bookmarkEnd w:id="547"/>
      <w:r>
        <w:rPr>
          <w:spacing w:val="-1"/>
        </w:rPr>
        <w:t>Decision</w:t>
      </w:r>
      <w:r>
        <w:rPr>
          <w:spacing w:val="-12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Systems</w:t>
      </w:r>
    </w:p>
    <w:p w14:paraId="618DF636" w14:textId="77777777" w:rsidR="00DE70B6" w:rsidRDefault="00DE70B6">
      <w:pPr>
        <w:pStyle w:val="BodyText"/>
        <w:ind w:left="0"/>
        <w:rPr>
          <w:b/>
          <w:sz w:val="26"/>
        </w:rPr>
      </w:pPr>
    </w:p>
    <w:p w14:paraId="1E2B4E8F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earliest</w:t>
      </w:r>
      <w:r>
        <w:rPr>
          <w:spacing w:val="-14"/>
        </w:rPr>
        <w:t xml:space="preserve"> </w:t>
      </w:r>
      <w:r>
        <w:t>versions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intelligence</w:t>
      </w:r>
      <w:r>
        <w:rPr>
          <w:spacing w:val="-14"/>
        </w:rPr>
        <w:t xml:space="preserve"> </w:t>
      </w:r>
      <w:r>
        <w:t>implementations</w:t>
      </w:r>
      <w:r>
        <w:rPr>
          <w:spacing w:val="-14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Sup-</w:t>
      </w:r>
      <w:r>
        <w:rPr>
          <w:spacing w:val="-57"/>
        </w:rPr>
        <w:t xml:space="preserve"> </w:t>
      </w:r>
      <w:r>
        <w:t>port</w:t>
      </w:r>
      <w:r>
        <w:rPr>
          <w:spacing w:val="-10"/>
        </w:rPr>
        <w:t xml:space="preserve"> </w:t>
      </w:r>
      <w:r>
        <w:t>Systems.</w:t>
      </w:r>
      <w:r>
        <w:rPr>
          <w:spacing w:val="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interactive,</w:t>
      </w:r>
      <w:r>
        <w:rPr>
          <w:spacing w:val="-10"/>
        </w:rPr>
        <w:t xml:space="preserve"> </w:t>
      </w:r>
      <w:r>
        <w:t>computer-based</w:t>
      </w:r>
      <w:r>
        <w:rPr>
          <w:spacing w:val="-11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aid</w:t>
      </w:r>
      <w:r>
        <w:rPr>
          <w:spacing w:val="-9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 xml:space="preserve">in judgment and choice activities. They provide data storage and retrieval, but enhance the </w:t>
      </w:r>
      <w:proofErr w:type="spellStart"/>
      <w:r>
        <w:t>tra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ditional</w:t>
      </w:r>
      <w:proofErr w:type="spellEnd"/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model-</w:t>
      </w:r>
    </w:p>
    <w:p w14:paraId="7E718EB9" w14:textId="77777777" w:rsidR="00DE70B6" w:rsidRDefault="00DE70B6">
      <w:pPr>
        <w:spacing w:line="357" w:lineRule="auto"/>
        <w:jc w:val="both"/>
        <w:sectPr w:rsidR="00DE70B6">
          <w:pgSz w:w="11910" w:h="16840"/>
          <w:pgMar w:top="1380" w:right="1300" w:bottom="1020" w:left="1300" w:header="0" w:footer="833" w:gutter="0"/>
          <w:cols w:space="708"/>
        </w:sectPr>
      </w:pPr>
    </w:p>
    <w:p w14:paraId="657D5A0C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based</w:t>
      </w:r>
      <w:r>
        <w:rPr>
          <w:spacing w:val="-9"/>
        </w:rPr>
        <w:t xml:space="preserve"> </w:t>
      </w:r>
      <w:r>
        <w:t>reasoning.</w:t>
      </w:r>
      <w:r>
        <w:rPr>
          <w:spacing w:val="1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framing,</w:t>
      </w:r>
      <w:r>
        <w:rPr>
          <w:spacing w:val="-8"/>
        </w:rPr>
        <w:t xml:space="preserve"> </w:t>
      </w:r>
      <w:r>
        <w:t>modeling,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problem-solving.</w:t>
      </w:r>
      <w:r>
        <w:rPr>
          <w:spacing w:val="11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sys-</w:t>
      </w:r>
      <w:r>
        <w:rPr>
          <w:spacing w:val="-58"/>
        </w:rPr>
        <w:t xml:space="preserve"> </w:t>
      </w:r>
      <w:proofErr w:type="spellStart"/>
      <w:r>
        <w:t>tems</w:t>
      </w:r>
      <w:proofErr w:type="spellEnd"/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tactical</w:t>
      </w:r>
      <w:r>
        <w:rPr>
          <w:spacing w:val="-2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faced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upper-level</w:t>
      </w:r>
      <w:r>
        <w:rPr>
          <w:spacing w:val="-2"/>
        </w:rPr>
        <w:t xml:space="preserve"> </w:t>
      </w:r>
      <w:r>
        <w:t>management—</w:t>
      </w:r>
      <w:r>
        <w:rPr>
          <w:spacing w:val="-58"/>
        </w:rPr>
        <w:t xml:space="preserve"> </w:t>
      </w:r>
      <w:r>
        <w:t>decisions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reasonably</w:t>
      </w:r>
      <w:r>
        <w:rPr>
          <w:spacing w:val="-9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consequences—in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pays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generously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run.</w:t>
      </w:r>
    </w:p>
    <w:p w14:paraId="14F46E88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rPr>
          <w:w w:val="95"/>
        </w:rPr>
        <w:t>There are three fundamental components of Decision Support Systems:</w:t>
      </w:r>
      <w:r>
        <w:rPr>
          <w:spacing w:val="1"/>
          <w:w w:val="95"/>
        </w:rPr>
        <w:t xml:space="preserve"> </w:t>
      </w:r>
      <w:r>
        <w:rPr>
          <w:w w:val="95"/>
        </w:rPr>
        <w:t>database manage-</w:t>
      </w:r>
      <w:r>
        <w:rPr>
          <w:spacing w:val="1"/>
          <w:w w:val="95"/>
        </w:rPr>
        <w:t xml:space="preserve"> </w:t>
      </w:r>
      <w:proofErr w:type="spellStart"/>
      <w:r>
        <w:t>ment</w:t>
      </w:r>
      <w:proofErr w:type="spellEnd"/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DBMS,</w:t>
      </w:r>
      <w:r>
        <w:rPr>
          <w:spacing w:val="-10"/>
        </w:rPr>
        <w:t xml:space="preserve"> </w:t>
      </w:r>
      <w:r>
        <w:t>model-base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MBMS,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dialog</w:t>
      </w:r>
      <w:r>
        <w:rPr>
          <w:spacing w:val="-10"/>
        </w:rPr>
        <w:t xml:space="preserve"> </w:t>
      </w:r>
      <w:r>
        <w:t>generation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DGMS.</w:t>
      </w:r>
    </w:p>
    <w:p w14:paraId="004107AA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A</w:t>
      </w:r>
      <w:r>
        <w:rPr>
          <w:spacing w:val="-11"/>
        </w:rPr>
        <w:t xml:space="preserve"> </w:t>
      </w:r>
      <w:r>
        <w:t>DBMS</w:t>
      </w:r>
      <w:r>
        <w:rPr>
          <w:spacing w:val="-10"/>
        </w:rPr>
        <w:t xml:space="preserve"> </w:t>
      </w:r>
      <w:r>
        <w:t>serves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System.</w:t>
      </w:r>
      <w:r>
        <w:rPr>
          <w:spacing w:val="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stores</w:t>
      </w:r>
      <w:r>
        <w:rPr>
          <w:spacing w:val="-10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quantities</w:t>
      </w:r>
      <w:r>
        <w:rPr>
          <w:spacing w:val="-57"/>
        </w:rPr>
        <w:t xml:space="preserve"> </w:t>
      </w:r>
      <w:r>
        <w:t>of data that are relevant to the class of problems for which the DSS has been designed and</w:t>
      </w:r>
      <w:r>
        <w:rPr>
          <w:spacing w:val="1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logical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13"/>
        </w:rPr>
        <w:t xml:space="preserve"> </w:t>
      </w:r>
      <w:r>
        <w:t>(as</w:t>
      </w:r>
      <w:r>
        <w:rPr>
          <w:spacing w:val="-13"/>
        </w:rPr>
        <w:t xml:space="preserve"> </w:t>
      </w:r>
      <w:r>
        <w:t>opposed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structures)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 xml:space="preserve">interact. A DBMS separates the users from the physical aspects of </w:t>
      </w:r>
      <w:r>
        <w:t>the database structure and</w:t>
      </w:r>
      <w:r>
        <w:rPr>
          <w:spacing w:val="1"/>
        </w:rPr>
        <w:t xml:space="preserve"> </w:t>
      </w:r>
      <w:r>
        <w:t>processing.</w:t>
      </w:r>
      <w:r>
        <w:rPr>
          <w:spacing w:val="14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capable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informing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them.</w:t>
      </w:r>
    </w:p>
    <w:p w14:paraId="59CFB755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The role of MBMS is analogous to that of a DBMS. Its primary function is providing</w:t>
      </w:r>
      <w:r>
        <w:rPr>
          <w:spacing w:val="1"/>
        </w:rPr>
        <w:t xml:space="preserve"> </w:t>
      </w:r>
      <w:r>
        <w:t>independence between specific models that are used in a DSS from the applications that use</w:t>
      </w:r>
      <w:r>
        <w:rPr>
          <w:spacing w:val="1"/>
        </w:rPr>
        <w:t xml:space="preserve"> </w:t>
      </w:r>
      <w:r>
        <w:t>them. The purpose of an MBMS is to transform data from the DBMS into information t</w:t>
      </w:r>
      <w:r>
        <w:t>hat is</w:t>
      </w:r>
      <w:r>
        <w:rPr>
          <w:spacing w:val="1"/>
        </w:rPr>
        <w:t xml:space="preserve"> </w:t>
      </w:r>
      <w:r>
        <w:t>useful in decision-making. Because many problems that the user of a DSS will cope with may</w:t>
      </w:r>
      <w:r>
        <w:rPr>
          <w:spacing w:val="-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unstructured,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MBMS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assisting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building.</w:t>
      </w:r>
    </w:p>
    <w:p w14:paraId="10B92906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The main product of an interaction with a DSS is insight. Because th</w:t>
      </w:r>
      <w:r>
        <w:t>eir users are often</w:t>
      </w:r>
      <w:r>
        <w:rPr>
          <w:spacing w:val="1"/>
        </w:rPr>
        <w:t xml:space="preserve"> </w:t>
      </w:r>
      <w:r>
        <w:t>managers who are not computer trained, DSSs need to be equipped with intuitive and easy-to-</w:t>
      </w:r>
      <w:r>
        <w:rPr>
          <w:spacing w:val="-57"/>
        </w:rPr>
        <w:t xml:space="preserve"> </w:t>
      </w:r>
      <w:r>
        <w:t>use interfaces. These interfaces aid in model building, but also in interaction with the model,</w:t>
      </w:r>
      <w:r>
        <w:rPr>
          <w:spacing w:val="1"/>
        </w:rPr>
        <w:t xml:space="preserve"> </w:t>
      </w:r>
      <w:r>
        <w:t>such as gaining insight and recommendations from</w:t>
      </w:r>
      <w:r>
        <w:t xml:space="preserve"> it. The primary responsibility of a DGMS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benefit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DSS.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remainder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entry,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DGMS.</w:t>
      </w:r>
    </w:p>
    <w:p w14:paraId="2A6797AF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First attempts to create and use AI in Decision Support Systems by banks had started in</w:t>
      </w:r>
      <w:r>
        <w:rPr>
          <w:spacing w:val="1"/>
        </w:rPr>
        <w:t xml:space="preserve"> </w:t>
      </w:r>
      <w:r>
        <w:t>60s-70s.</w:t>
      </w:r>
      <w:r>
        <w:rPr>
          <w:spacing w:val="1"/>
        </w:rPr>
        <w:t xml:space="preserve"> </w:t>
      </w:r>
      <w:r>
        <w:t>Back then, it sounded as something definitely impossible.</w:t>
      </w:r>
      <w:r>
        <w:rPr>
          <w:spacing w:val="1"/>
        </w:rPr>
        <w:t xml:space="preserve"> </w:t>
      </w:r>
      <w:r>
        <w:t>Unfortunately, existing</w:t>
      </w:r>
      <w:r>
        <w:rPr>
          <w:spacing w:val="1"/>
        </w:rPr>
        <w:t xml:space="preserve"> </w:t>
      </w:r>
      <w:r>
        <w:t xml:space="preserve">state of science wasn’t able to satisfy banks’ needs and first experience of </w:t>
      </w:r>
      <w:r>
        <w:t>AI implementation</w:t>
      </w:r>
      <w:r>
        <w:rPr>
          <w:spacing w:val="1"/>
        </w:rPr>
        <w:t xml:space="preserve"> </w:t>
      </w:r>
      <w:r>
        <w:t>was done only a few decades later.</w:t>
      </w:r>
      <w:r>
        <w:rPr>
          <w:spacing w:val="1"/>
        </w:rPr>
        <w:t xml:space="preserve"> </w:t>
      </w:r>
      <w:r>
        <w:t>The pioneer of implementation of Artificial Intelligence</w:t>
      </w:r>
      <w:r>
        <w:rPr>
          <w:spacing w:val="1"/>
        </w:rPr>
        <w:t xml:space="preserve"> </w:t>
      </w:r>
      <w:r>
        <w:t>System was Citibank. Specialists of this company made an attempt to implement an automatic</w:t>
      </w:r>
      <w:r>
        <w:rPr>
          <w:spacing w:val="-57"/>
        </w:rPr>
        <w:t xml:space="preserve"> </w:t>
      </w:r>
      <w:r>
        <w:t xml:space="preserve">Decision Support System that could be as effective, as </w:t>
      </w:r>
      <w:r>
        <w:t>human experts and more cost-effective.</w:t>
      </w:r>
      <w:r>
        <w:rPr>
          <w:spacing w:val="-57"/>
        </w:rPr>
        <w:t xml:space="preserve"> </w:t>
      </w:r>
      <w:r>
        <w:t>Generally,</w:t>
      </w:r>
      <w:r>
        <w:rPr>
          <w:spacing w:val="-2"/>
        </w:rPr>
        <w:t xml:space="preserve"> </w:t>
      </w:r>
      <w:r>
        <w:t>Citibank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gotten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summary.</w:t>
      </w:r>
    </w:p>
    <w:p w14:paraId="6332D982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As a result, leading banks in the United States tried to apply and implement AI as their</w:t>
      </w:r>
      <w:r>
        <w:rPr>
          <w:spacing w:val="1"/>
        </w:rPr>
        <w:t xml:space="preserve"> </w:t>
      </w:r>
      <w:r>
        <w:t>business solution. However, due to, comparing with present, low level of development of in-</w:t>
      </w:r>
      <w:r>
        <w:rPr>
          <w:spacing w:val="1"/>
        </w:rPr>
        <w:t xml:space="preserve"> </w:t>
      </w:r>
      <w:r>
        <w:t>formation</w:t>
      </w:r>
      <w:r>
        <w:rPr>
          <w:spacing w:val="-7"/>
        </w:rPr>
        <w:t xml:space="preserve"> </w:t>
      </w:r>
      <w:r>
        <w:t>technologies,</w:t>
      </w:r>
      <w:r>
        <w:rPr>
          <w:spacing w:val="-7"/>
        </w:rPr>
        <w:t xml:space="preserve"> </w:t>
      </w:r>
      <w:r>
        <w:t>banks</w:t>
      </w:r>
      <w:r>
        <w:rPr>
          <w:spacing w:val="-7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economically</w:t>
      </w:r>
      <w:r>
        <w:rPr>
          <w:spacing w:val="-7"/>
        </w:rPr>
        <w:t xml:space="preserve"> </w:t>
      </w:r>
      <w:r>
        <w:t>unjustif</w:t>
      </w:r>
      <w:r>
        <w:t>ied.</w:t>
      </w:r>
      <w:r>
        <w:rPr>
          <w:spacing w:val="13"/>
        </w:rPr>
        <w:t xml:space="preserve"> </w:t>
      </w:r>
      <w:r>
        <w:t>Banks</w:t>
      </w:r>
      <w:r>
        <w:rPr>
          <w:spacing w:val="-7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not</w:t>
      </w:r>
    </w:p>
    <w:p w14:paraId="30CF2E43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72E989C" w14:textId="77777777" w:rsidR="00DE70B6" w:rsidRDefault="00603B20">
      <w:pPr>
        <w:pStyle w:val="BodyText"/>
        <w:spacing w:before="74"/>
      </w:pPr>
      <w:r>
        <w:lastRenderedPageBreak/>
        <w:t>invest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continuing</w:t>
      </w:r>
      <w:r>
        <w:rPr>
          <w:spacing w:val="-4"/>
        </w:rPr>
        <w:t xml:space="preserve"> </w:t>
      </w:r>
      <w:r>
        <w:t>researches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decades</w:t>
      </w:r>
      <w:r>
        <w:rPr>
          <w:spacing w:val="-3"/>
        </w:rPr>
        <w:t xml:space="preserve"> </w:t>
      </w:r>
      <w:r>
        <w:t>forgot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AI.</w:t>
      </w:r>
    </w:p>
    <w:p w14:paraId="71A14B19" w14:textId="77777777" w:rsidR="00DE70B6" w:rsidRDefault="00DE70B6">
      <w:pPr>
        <w:pStyle w:val="BodyText"/>
        <w:ind w:left="0"/>
        <w:rPr>
          <w:sz w:val="26"/>
        </w:rPr>
      </w:pPr>
    </w:p>
    <w:p w14:paraId="53CAE149" w14:textId="77777777" w:rsidR="00DE70B6" w:rsidRDefault="00DE70B6">
      <w:pPr>
        <w:pStyle w:val="BodyText"/>
        <w:spacing w:before="7"/>
        <w:ind w:left="0"/>
        <w:rPr>
          <w:sz w:val="23"/>
        </w:rPr>
      </w:pPr>
    </w:p>
    <w:p w14:paraId="29319A3E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  <w:spacing w:before="1"/>
      </w:pPr>
      <w:bookmarkStart w:id="548" w:name="Contemporary_history"/>
      <w:bookmarkStart w:id="549" w:name="_bookmark14"/>
      <w:bookmarkEnd w:id="548"/>
      <w:bookmarkEnd w:id="549"/>
      <w:r>
        <w:rPr>
          <w:spacing w:val="-1"/>
        </w:rPr>
        <w:t>Contemporary</w:t>
      </w:r>
      <w:r>
        <w:rPr>
          <w:spacing w:val="-9"/>
        </w:rPr>
        <w:t xml:space="preserve"> </w:t>
      </w:r>
      <w:r>
        <w:rPr>
          <w:spacing w:val="-1"/>
        </w:rPr>
        <w:t>history</w:t>
      </w:r>
    </w:p>
    <w:p w14:paraId="6EF70580" w14:textId="77777777" w:rsidR="00DE70B6" w:rsidRDefault="00DE70B6">
      <w:pPr>
        <w:pStyle w:val="BodyText"/>
        <w:ind w:left="0"/>
        <w:rPr>
          <w:b/>
          <w:sz w:val="26"/>
        </w:rPr>
      </w:pPr>
    </w:p>
    <w:p w14:paraId="159AFC8F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rPr>
          <w:spacing w:val="-1"/>
        </w:rPr>
        <w:t>Historically,</w:t>
      </w:r>
      <w:r>
        <w:rPr>
          <w:spacing w:val="-14"/>
        </w:rPr>
        <w:t xml:space="preserve"> </w:t>
      </w:r>
      <w:r>
        <w:t>banks</w:t>
      </w:r>
      <w:r>
        <w:rPr>
          <w:spacing w:val="-14"/>
        </w:rPr>
        <w:t xml:space="preserve"> </w:t>
      </w:r>
      <w:r>
        <w:t>became</w:t>
      </w:r>
      <w:r>
        <w:rPr>
          <w:spacing w:val="-15"/>
        </w:rPr>
        <w:t xml:space="preserve"> </w:t>
      </w:r>
      <w:r>
        <w:t>large</w:t>
      </w:r>
      <w:r>
        <w:rPr>
          <w:spacing w:val="-15"/>
        </w:rPr>
        <w:t xml:space="preserve"> </w:t>
      </w:r>
      <w:r>
        <w:t>financial</w:t>
      </w:r>
      <w:r>
        <w:rPr>
          <w:spacing w:val="-15"/>
        </w:rPr>
        <w:t xml:space="preserve"> </w:t>
      </w:r>
      <w:r>
        <w:t>entities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lots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regulations</w:t>
      </w:r>
      <w:r>
        <w:rPr>
          <w:spacing w:val="-15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them.</w:t>
      </w:r>
      <w:r>
        <w:rPr>
          <w:spacing w:val="1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rPr>
          <w:w w:val="95"/>
        </w:rPr>
        <w:t>requires from banks humongous levels of responsibility and accountability.</w:t>
      </w:r>
      <w:r>
        <w:rPr>
          <w:spacing w:val="1"/>
          <w:w w:val="95"/>
        </w:rPr>
        <w:t xml:space="preserve"> </w:t>
      </w:r>
      <w:r>
        <w:rPr>
          <w:w w:val="95"/>
        </w:rPr>
        <w:t>Consequently, banks</w:t>
      </w:r>
      <w:r>
        <w:rPr>
          <w:spacing w:val="1"/>
          <w:w w:val="95"/>
        </w:rPr>
        <w:t xml:space="preserve"> </w:t>
      </w:r>
      <w:r>
        <w:t>are known as owners of enormous amount of data, which may be required by regulators, as</w:t>
      </w:r>
      <w:r>
        <w:rPr>
          <w:spacing w:val="1"/>
        </w:rPr>
        <w:t xml:space="preserve"> </w:t>
      </w:r>
      <w:r>
        <w:t>well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clients.</w:t>
      </w:r>
      <w:r>
        <w:rPr>
          <w:spacing w:val="42"/>
        </w:rPr>
        <w:t xml:space="preserve"> </w:t>
      </w:r>
      <w:r>
        <w:t>Nevertheless,</w:t>
      </w:r>
      <w:r>
        <w:rPr>
          <w:spacing w:val="32"/>
        </w:rPr>
        <w:t xml:space="preserve"> </w:t>
      </w:r>
      <w:r>
        <w:t>banks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highly</w:t>
      </w:r>
      <w:r>
        <w:rPr>
          <w:spacing w:val="25"/>
        </w:rPr>
        <w:t xml:space="preserve"> </w:t>
      </w:r>
      <w:r>
        <w:t>interested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th</w:t>
      </w:r>
      <w:r>
        <w:t>ose</w:t>
      </w:r>
      <w:r>
        <w:rPr>
          <w:spacing w:val="25"/>
        </w:rPr>
        <w:t xml:space="preserve"> </w:t>
      </w:r>
      <w:r>
        <w:t>amount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for business purposes. However, both collecting, maintaining, processing input data and using</w:t>
      </w:r>
      <w:r>
        <w:rPr>
          <w:spacing w:val="-57"/>
        </w:rPr>
        <w:t xml:space="preserve"> </w:t>
      </w:r>
      <w:r>
        <w:t>output results is not a simple set of operation.</w:t>
      </w:r>
      <w:r>
        <w:rPr>
          <w:spacing w:val="1"/>
        </w:rPr>
        <w:t xml:space="preserve"> </w:t>
      </w:r>
      <w:r>
        <w:t>Having mainly numerical data in digital form,</w:t>
      </w:r>
      <w:r>
        <w:rPr>
          <w:spacing w:val="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operation</w:t>
      </w:r>
      <w:r>
        <w:rPr>
          <w:spacing w:val="-10"/>
        </w:rPr>
        <w:t xml:space="preserve"> </w:t>
      </w:r>
      <w:r>
        <w:t>requires</w:t>
      </w:r>
      <w:r>
        <w:rPr>
          <w:spacing w:val="-11"/>
        </w:rPr>
        <w:t xml:space="preserve"> </w:t>
      </w:r>
      <w:r>
        <w:t>significant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Mathematics,</w:t>
      </w:r>
      <w:r>
        <w:rPr>
          <w:spacing w:val="-10"/>
        </w:rPr>
        <w:t xml:space="preserve"> </w:t>
      </w:r>
      <w:r>
        <w:t>Statistics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Computer</w:t>
      </w:r>
      <w:r>
        <w:rPr>
          <w:spacing w:val="-58"/>
        </w:rPr>
        <w:t xml:space="preserve"> </w:t>
      </w:r>
      <w:r>
        <w:t>Science. This becomes extremely complicated due to previously mentioned gigantic amounts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overpass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Terabyte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day.</w:t>
      </w:r>
    </w:p>
    <w:p w14:paraId="75D7B391" w14:textId="77777777" w:rsidR="00DE70B6" w:rsidRDefault="00603B20">
      <w:pPr>
        <w:pStyle w:val="BodyText"/>
        <w:spacing w:before="5" w:line="357" w:lineRule="auto"/>
        <w:ind w:right="114" w:firstLine="566"/>
        <w:jc w:val="both"/>
      </w:pPr>
      <w:r>
        <w:t>Therefore, that was not a surprise, that Commercial Banking was always keeping its eye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evolution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technologies.</w:t>
      </w:r>
    </w:p>
    <w:p w14:paraId="6F10B5AA" w14:textId="77777777" w:rsidR="00DE70B6" w:rsidRDefault="00603B20">
      <w:pPr>
        <w:pStyle w:val="BodyText"/>
        <w:spacing w:before="1" w:line="357" w:lineRule="auto"/>
        <w:ind w:right="116" w:firstLine="566"/>
        <w:jc w:val="both"/>
      </w:pPr>
      <w:r>
        <w:t>Even</w:t>
      </w:r>
      <w:r>
        <w:rPr>
          <w:spacing w:val="-13"/>
        </w:rPr>
        <w:t xml:space="preserve"> </w:t>
      </w:r>
      <w:r>
        <w:t>though,</w:t>
      </w:r>
      <w:r>
        <w:rPr>
          <w:spacing w:val="-11"/>
        </w:rPr>
        <w:t xml:space="preserve"> </w:t>
      </w:r>
      <w:r>
        <w:t>banks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synergy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Mathematics,</w:t>
      </w:r>
      <w:r>
        <w:rPr>
          <w:spacing w:val="-12"/>
        </w:rPr>
        <w:t xml:space="preserve"> </w:t>
      </w:r>
      <w:r>
        <w:t>Statistics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Science</w:t>
      </w:r>
      <w:r>
        <w:rPr>
          <w:spacing w:val="-57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1950s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varied</w:t>
      </w:r>
      <w:r>
        <w:rPr>
          <w:spacing w:val="-2"/>
        </w:rPr>
        <w:t xml:space="preserve"> </w:t>
      </w:r>
      <w:r>
        <w:t>success,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b</w:t>
      </w:r>
      <w:r>
        <w:t>ig</w:t>
      </w:r>
      <w:r>
        <w:rPr>
          <w:spacing w:val="-2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jump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2010s.</w:t>
      </w:r>
    </w:p>
    <w:p w14:paraId="6F161B7D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By then, ability to accumulate and process large amounts of data became essential for</w:t>
      </w:r>
      <w:r>
        <w:rPr>
          <w:spacing w:val="1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industries,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one,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historically</w:t>
      </w:r>
      <w:r>
        <w:rPr>
          <w:spacing w:val="-9"/>
        </w:rPr>
        <w:t xml:space="preserve"> </w:t>
      </w:r>
      <w:r>
        <w:t>accumulate</w:t>
      </w:r>
      <w:r>
        <w:rPr>
          <w:spacing w:val="-9"/>
        </w:rPr>
        <w:t xml:space="preserve"> </w:t>
      </w:r>
      <w:r>
        <w:t>data.</w:t>
      </w:r>
      <w:r>
        <w:rPr>
          <w:spacing w:val="27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amounts</w:t>
      </w:r>
      <w:r>
        <w:rPr>
          <w:spacing w:val="-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usually</w:t>
      </w:r>
      <w:r>
        <w:rPr>
          <w:spacing w:val="-11"/>
        </w:rPr>
        <w:t xml:space="preserve"> </w:t>
      </w:r>
      <w:r>
        <w:t>referred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Big</w:t>
      </w:r>
      <w:r>
        <w:rPr>
          <w:spacing w:val="-10"/>
        </w:rPr>
        <w:t xml:space="preserve"> </w:t>
      </w:r>
      <w:r>
        <w:t>Data.</w:t>
      </w:r>
      <w:r>
        <w:rPr>
          <w:spacing w:val="13"/>
        </w:rPr>
        <w:t xml:space="preserve"> </w:t>
      </w:r>
      <w:r>
        <w:t>Big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assets</w:t>
      </w:r>
      <w:r>
        <w:rPr>
          <w:spacing w:val="-10"/>
        </w:rPr>
        <w:t xml:space="preserve"> </w:t>
      </w:r>
      <w:r>
        <w:t>characterized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Volume,</w:t>
      </w:r>
      <w:r>
        <w:rPr>
          <w:spacing w:val="-8"/>
        </w:rPr>
        <w:t xml:space="preserve"> </w:t>
      </w:r>
      <w:r>
        <w:t>Velocity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Analytical</w:t>
      </w:r>
      <w:r>
        <w:rPr>
          <w:spacing w:val="-9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transformation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Value.</w:t>
      </w:r>
    </w:p>
    <w:p w14:paraId="3E29776E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Since early 2010s, consumer banks started adoption of fast growing Big Data technologies.</w:t>
      </w:r>
      <w:r>
        <w:rPr>
          <w:spacing w:val="1"/>
          <w:w w:val="95"/>
        </w:rPr>
        <w:t xml:space="preserve"> </w:t>
      </w:r>
      <w:r>
        <w:t>Banks, historical owners of enormous amounts of data, were extremely interested in Big Data</w:t>
      </w:r>
      <w:r>
        <w:rPr>
          <w:spacing w:val="1"/>
        </w:rPr>
        <w:t xml:space="preserve"> </w:t>
      </w:r>
      <w:r>
        <w:t xml:space="preserve">solutions and specialists. Even though Big Data solves problems regarding </w:t>
      </w:r>
      <w:r>
        <w:t xml:space="preserve">collection, </w:t>
      </w:r>
      <w:proofErr w:type="spellStart"/>
      <w:r>
        <w:t>mainte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nance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preprocessing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additional</w:t>
      </w:r>
      <w:r>
        <w:rPr>
          <w:spacing w:val="-13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required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general</w:t>
      </w:r>
      <w:r>
        <w:rPr>
          <w:spacing w:val="-12"/>
        </w:rPr>
        <w:t xml:space="preserve"> </w:t>
      </w:r>
      <w:r>
        <w:t>processing,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usage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application.</w:t>
      </w:r>
      <w:r>
        <w:rPr>
          <w:spacing w:val="18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</w:t>
      </w:r>
    </w:p>
    <w:p w14:paraId="57D79BE3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 xml:space="preserve">Most recent advances in AI have been achieved by applying machine learning </w:t>
      </w:r>
      <w:r>
        <w:t>to very</w:t>
      </w:r>
      <w:r>
        <w:rPr>
          <w:spacing w:val="1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sets.</w:t>
      </w:r>
      <w:r>
        <w:rPr>
          <w:spacing w:val="12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detect</w:t>
      </w:r>
      <w:r>
        <w:rPr>
          <w:spacing w:val="-9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predictions</w:t>
      </w:r>
      <w:r>
        <w:rPr>
          <w:spacing w:val="-5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recommendations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experiences,</w:t>
      </w:r>
      <w:r>
        <w:rPr>
          <w:spacing w:val="-10"/>
        </w:rPr>
        <w:t xml:space="preserve"> </w:t>
      </w:r>
      <w:r>
        <w:t>rather</w:t>
      </w:r>
      <w:r>
        <w:rPr>
          <w:spacing w:val="-11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receiving</w:t>
      </w:r>
      <w:r>
        <w:rPr>
          <w:spacing w:val="-12"/>
        </w:rPr>
        <w:t xml:space="preserve"> </w:t>
      </w:r>
      <w:r>
        <w:t>explicit</w:t>
      </w:r>
      <w:r>
        <w:rPr>
          <w:spacing w:val="-11"/>
        </w:rPr>
        <w:t xml:space="preserve"> </w:t>
      </w:r>
      <w:r>
        <w:t>pro-</w:t>
      </w:r>
      <w:r>
        <w:rPr>
          <w:spacing w:val="-58"/>
        </w:rPr>
        <w:t xml:space="preserve"> </w:t>
      </w:r>
      <w:proofErr w:type="spellStart"/>
      <w:r>
        <w:t>gramming</w:t>
      </w:r>
      <w:proofErr w:type="spellEnd"/>
      <w:r>
        <w:t xml:space="preserve"> instruction.</w:t>
      </w:r>
      <w:r>
        <w:rPr>
          <w:spacing w:val="1"/>
        </w:rPr>
        <w:t xml:space="preserve"> </w:t>
      </w:r>
      <w:r>
        <w:t>The algorithms also adapt in response to new data and experiences to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efficacy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14:paraId="05844702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Obviously, even after decades of research and development those technologies had been</w:t>
      </w:r>
      <w:r>
        <w:rPr>
          <w:spacing w:val="-57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risky.</w:t>
      </w:r>
      <w:r>
        <w:rPr>
          <w:spacing w:val="13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banks</w:t>
      </w:r>
      <w:r>
        <w:rPr>
          <w:spacing w:val="-6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decided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wi</w:t>
      </w:r>
      <w:r>
        <w:t>th</w:t>
      </w:r>
      <w:r>
        <w:rPr>
          <w:spacing w:val="-5"/>
        </w:rPr>
        <w:t xml:space="preserve"> </w:t>
      </w:r>
      <w:r>
        <w:t>something,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would</w:t>
      </w:r>
    </w:p>
    <w:p w14:paraId="3EA4CEA6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5398959D" w14:textId="77777777" w:rsidR="00DE70B6" w:rsidRDefault="00603B20">
      <w:pPr>
        <w:pStyle w:val="BodyText"/>
        <w:spacing w:before="74"/>
        <w:jc w:val="both"/>
      </w:pPr>
      <w:r>
        <w:lastRenderedPageBreak/>
        <w:t>allow</w:t>
      </w:r>
      <w:r>
        <w:rPr>
          <w:spacing w:val="-6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optimizing</w:t>
      </w:r>
      <w:r>
        <w:rPr>
          <w:spacing w:val="-6"/>
        </w:rPr>
        <w:t xml:space="preserve"> </w:t>
      </w:r>
      <w:r>
        <w:t>non-operational</w:t>
      </w:r>
      <w:r>
        <w:rPr>
          <w:spacing w:val="-6"/>
        </w:rPr>
        <w:t xml:space="preserve"> </w:t>
      </w:r>
      <w:r>
        <w:t>activity.</w:t>
      </w:r>
    </w:p>
    <w:p w14:paraId="1FB083AD" w14:textId="77777777" w:rsidR="00DE70B6" w:rsidRDefault="00603B20">
      <w:pPr>
        <w:pStyle w:val="BodyText"/>
        <w:spacing w:before="136" w:line="357" w:lineRule="auto"/>
        <w:ind w:right="113" w:firstLine="566"/>
        <w:jc w:val="both"/>
      </w:pPr>
      <w:r>
        <w:t>On</w:t>
      </w:r>
      <w:r>
        <w:rPr>
          <w:spacing w:val="-6"/>
        </w:rPr>
        <w:t xml:space="preserve"> </w:t>
      </w:r>
      <w:r>
        <w:t>June</w:t>
      </w:r>
      <w:r>
        <w:rPr>
          <w:spacing w:val="-6"/>
        </w:rPr>
        <w:t xml:space="preserve"> </w:t>
      </w:r>
      <w:r>
        <w:t>2016,</w:t>
      </w:r>
      <w:r>
        <w:rPr>
          <w:spacing w:val="-5"/>
        </w:rPr>
        <w:t xml:space="preserve"> </w:t>
      </w:r>
      <w:r>
        <w:t>agency</w:t>
      </w:r>
      <w:r>
        <w:rPr>
          <w:spacing w:val="-6"/>
        </w:rPr>
        <w:t xml:space="preserve"> </w:t>
      </w:r>
      <w:r>
        <w:t>Reuters</w:t>
      </w:r>
      <w:r>
        <w:rPr>
          <w:spacing w:val="-6"/>
        </w:rPr>
        <w:t xml:space="preserve"> </w:t>
      </w:r>
      <w:r>
        <w:t>issued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article,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banks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Wall</w:t>
      </w:r>
      <w:r>
        <w:rPr>
          <w:spacing w:val="-57"/>
        </w:rPr>
        <w:t xml:space="preserve"> </w:t>
      </w:r>
      <w:r>
        <w:t>Street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decrease</w:t>
      </w:r>
      <w:r>
        <w:rPr>
          <w:spacing w:val="-7"/>
        </w:rPr>
        <w:t xml:space="preserve"> </w:t>
      </w:r>
      <w:r>
        <w:t>costs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development,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help</w:t>
      </w:r>
      <w:r>
        <w:rPr>
          <w:spacing w:val="-58"/>
        </w:rPr>
        <w:t xml:space="preserve"> </w:t>
      </w:r>
      <w:r>
        <w:t>to optimize and to speed up the process of searching suitable employees.</w:t>
      </w:r>
      <w:r>
        <w:rPr>
          <w:spacing w:val="1"/>
        </w:rPr>
        <w:t xml:space="preserve"> </w:t>
      </w:r>
      <w:r>
        <w:t xml:space="preserve">For highest </w:t>
      </w:r>
      <w:proofErr w:type="spellStart"/>
      <w:r>
        <w:t>perfor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mance</w:t>
      </w:r>
      <w:proofErr w:type="spellEnd"/>
      <w:r>
        <w:rPr>
          <w:w w:val="95"/>
        </w:rPr>
        <w:t xml:space="preserve"> and due to unpredictable results, banks had bet on Artificial Intelligence.</w:t>
      </w:r>
      <w:r>
        <w:rPr>
          <w:spacing w:val="1"/>
          <w:w w:val="95"/>
        </w:rPr>
        <w:t xml:space="preserve"> </w:t>
      </w:r>
      <w:r>
        <w:rPr>
          <w:w w:val="95"/>
        </w:rPr>
        <w:t>AI technologies</w:t>
      </w:r>
      <w:r>
        <w:rPr>
          <w:spacing w:val="1"/>
          <w:w w:val="95"/>
        </w:rPr>
        <w:t xml:space="preserve"> </w:t>
      </w:r>
      <w:r>
        <w:t>would allow discovering an</w:t>
      </w:r>
      <w:r>
        <w:t>d identify in applicants such qualities, that would be proficient for</w:t>
      </w:r>
      <w:r>
        <w:rPr>
          <w:spacing w:val="1"/>
        </w:rPr>
        <w:t xml:space="preserve"> </w:t>
      </w:r>
      <w:r>
        <w:t>employer, including ability to works in a team, with a big purpose, willpower, and other soft</w:t>
      </w:r>
      <w:r>
        <w:rPr>
          <w:spacing w:val="1"/>
        </w:rPr>
        <w:t xml:space="preserve"> </w:t>
      </w:r>
      <w:r>
        <w:t>skills,</w:t>
      </w:r>
      <w:r>
        <w:rPr>
          <w:spacing w:val="-9"/>
        </w:rPr>
        <w:t xml:space="preserve"> </w:t>
      </w:r>
      <w:r>
        <w:t>that,</w:t>
      </w:r>
      <w:r>
        <w:rPr>
          <w:spacing w:val="-8"/>
        </w:rPr>
        <w:t xml:space="preserve"> </w:t>
      </w:r>
      <w:r>
        <w:t>probably,</w:t>
      </w:r>
      <w:r>
        <w:rPr>
          <w:spacing w:val="-8"/>
        </w:rPr>
        <w:t xml:space="preserve"> </w:t>
      </w:r>
      <w:r>
        <w:t>wouldn’t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mentioned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CV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interview</w:t>
      </w:r>
      <w:r>
        <w:rPr>
          <w:spacing w:val="-9"/>
        </w:rPr>
        <w:t xml:space="preserve"> </w:t>
      </w:r>
      <w:r>
        <w:t>pro-</w:t>
      </w:r>
      <w:r>
        <w:rPr>
          <w:spacing w:val="-58"/>
        </w:rPr>
        <w:t xml:space="preserve"> </w:t>
      </w:r>
      <w:proofErr w:type="spellStart"/>
      <w:r>
        <w:t>cess</w:t>
      </w:r>
      <w:proofErr w:type="spellEnd"/>
      <w:r>
        <w:t>. Hires of bad candidates can cost a lot for a company and lead to large financial expenses</w:t>
      </w:r>
      <w:r>
        <w:rPr>
          <w:spacing w:val="-5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influences</w:t>
      </w:r>
      <w:r>
        <w:rPr>
          <w:spacing w:val="-8"/>
        </w:rPr>
        <w:t xml:space="preserve"> </w:t>
      </w:r>
      <w:r>
        <w:t>negatively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company’s</w:t>
      </w:r>
      <w:r>
        <w:rPr>
          <w:spacing w:val="-9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possibilities.</w:t>
      </w:r>
      <w:r>
        <w:rPr>
          <w:spacing w:val="12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experts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Capital</w:t>
      </w:r>
      <w:r>
        <w:rPr>
          <w:spacing w:val="-58"/>
        </w:rPr>
        <w:t xml:space="preserve"> </w:t>
      </w:r>
      <w:r>
        <w:t>One Financial,</w:t>
      </w:r>
      <w:r>
        <w:rPr>
          <w:spacing w:val="1"/>
        </w:rPr>
        <w:t xml:space="preserve"> </w:t>
      </w:r>
      <w:r>
        <w:t xml:space="preserve">those losses in average are three </w:t>
      </w:r>
      <w:r>
        <w:t>salaries of a person,</w:t>
      </w:r>
      <w:r>
        <w:rPr>
          <w:spacing w:val="60"/>
        </w:rPr>
        <w:t xml:space="preserve"> </w:t>
      </w:r>
      <w:r>
        <w:t>who could fit perfectly</w:t>
      </w:r>
      <w:r>
        <w:rPr>
          <w:spacing w:val="1"/>
        </w:rPr>
        <w:t xml:space="preserve"> </w:t>
      </w:r>
      <w:r>
        <w:t>for this job.</w:t>
      </w:r>
      <w:r>
        <w:rPr>
          <w:spacing w:val="1"/>
        </w:rPr>
        <w:t xml:space="preserve"> </w:t>
      </w:r>
      <w:r>
        <w:t>In such cases self-developing algorithms may allow its clients to get rid of such</w:t>
      </w:r>
      <w:r>
        <w:rPr>
          <w:spacing w:val="1"/>
        </w:rPr>
        <w:t xml:space="preserve"> </w:t>
      </w:r>
      <w:r>
        <w:t>human errors, as screening out strong candidates, that may look weak at once. The possibility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implantation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t>I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consideration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financial</w:t>
      </w:r>
      <w:r>
        <w:rPr>
          <w:spacing w:val="-13"/>
        </w:rPr>
        <w:t xml:space="preserve"> </w:t>
      </w:r>
      <w:r>
        <w:t>giants</w:t>
      </w:r>
      <w:r>
        <w:rPr>
          <w:spacing w:val="-5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Goldman</w:t>
      </w:r>
      <w:r>
        <w:rPr>
          <w:spacing w:val="-9"/>
        </w:rPr>
        <w:t xml:space="preserve"> </w:t>
      </w:r>
      <w:r>
        <w:t>Sachs</w:t>
      </w:r>
      <w:r>
        <w:rPr>
          <w:spacing w:val="-8"/>
        </w:rPr>
        <w:t xml:space="preserve"> </w:t>
      </w:r>
      <w:r>
        <w:t>Group,</w:t>
      </w:r>
      <w:r>
        <w:rPr>
          <w:spacing w:val="-9"/>
        </w:rPr>
        <w:t xml:space="preserve"> </w:t>
      </w:r>
      <w:r>
        <w:t>Morgan</w:t>
      </w:r>
      <w:r>
        <w:rPr>
          <w:spacing w:val="-8"/>
        </w:rPr>
        <w:t xml:space="preserve"> </w:t>
      </w:r>
      <w:r>
        <w:t>Stanley,</w:t>
      </w:r>
      <w:r>
        <w:rPr>
          <w:spacing w:val="-9"/>
        </w:rPr>
        <w:t xml:space="preserve"> </w:t>
      </w:r>
      <w:r>
        <w:t>Citigroup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UBS</w:t>
      </w:r>
      <w:r>
        <w:rPr>
          <w:spacing w:val="-9"/>
        </w:rPr>
        <w:t xml:space="preserve"> </w:t>
      </w:r>
      <w:r>
        <w:t>Group.</w:t>
      </w:r>
      <w:r>
        <w:rPr>
          <w:spacing w:val="10"/>
        </w:rPr>
        <w:t xml:space="preserve"> </w:t>
      </w:r>
      <w:r>
        <w:t>UBS</w:t>
      </w:r>
      <w:r>
        <w:rPr>
          <w:spacing w:val="-8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>started</w:t>
      </w:r>
      <w:r>
        <w:rPr>
          <w:spacing w:val="-57"/>
        </w:rPr>
        <w:t xml:space="preserve"> </w:t>
      </w:r>
      <w:r>
        <w:t>using algorithms, that allows to analyze CVs and to find tough candidates as well.</w:t>
      </w:r>
      <w:r>
        <w:rPr>
          <w:spacing w:val="1"/>
        </w:rPr>
        <w:t xml:space="preserve"> </w:t>
      </w:r>
      <w:r>
        <w:t>Goldman</w:t>
      </w:r>
      <w:r>
        <w:rPr>
          <w:spacing w:val="1"/>
        </w:rPr>
        <w:t xml:space="preserve"> </w:t>
      </w:r>
      <w:r>
        <w:t>Sachs Group had used its own software to find specific qualities in CVs, for example, team-</w:t>
      </w:r>
      <w:r>
        <w:rPr>
          <w:spacing w:val="1"/>
        </w:rPr>
        <w:t xml:space="preserve"> </w:t>
      </w:r>
      <w:r>
        <w:t>work,</w:t>
      </w:r>
      <w:r>
        <w:rPr>
          <w:spacing w:val="-10"/>
        </w:rPr>
        <w:t xml:space="preserve"> </w:t>
      </w:r>
      <w:r>
        <w:t>honesty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judiciousness.</w:t>
      </w:r>
      <w:r>
        <w:rPr>
          <w:spacing w:val="11"/>
        </w:rPr>
        <w:t xml:space="preserve"> </w:t>
      </w:r>
      <w:r>
        <w:t>Furthermore,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personality</w:t>
      </w:r>
      <w:r>
        <w:rPr>
          <w:spacing w:val="-11"/>
        </w:rPr>
        <w:t xml:space="preserve"> </w:t>
      </w:r>
      <w:r>
        <w:t>tests</w:t>
      </w:r>
      <w:r>
        <w:rPr>
          <w:spacing w:val="-11"/>
        </w:rPr>
        <w:t xml:space="preserve"> </w:t>
      </w:r>
      <w:r>
        <w:t>f</w:t>
      </w:r>
      <w:r>
        <w:t>or</w:t>
      </w:r>
      <w:r>
        <w:rPr>
          <w:spacing w:val="-11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understanding</w:t>
      </w:r>
      <w:r>
        <w:rPr>
          <w:spacing w:val="-57"/>
        </w:rPr>
        <w:t xml:space="preserve"> </w:t>
      </w:r>
      <w:r>
        <w:t>of qualities of successful bankers and traders. Some banks used third-party solutions. For ex-</w:t>
      </w:r>
      <w:r>
        <w:rPr>
          <w:spacing w:val="1"/>
        </w:rPr>
        <w:t xml:space="preserve"> </w:t>
      </w:r>
      <w:r>
        <w:t>ample, Citigroup in June 2016 started testing technology, developed by third-party, to dropout</w:t>
      </w:r>
      <w:r>
        <w:rPr>
          <w:spacing w:val="-57"/>
        </w:rPr>
        <w:t xml:space="preserve"> </w:t>
      </w:r>
      <w:r>
        <w:t>candidates.</w:t>
      </w:r>
      <w:r>
        <w:rPr>
          <w:spacing w:val="60"/>
        </w:rPr>
        <w:t xml:space="preserve"> </w:t>
      </w:r>
      <w:r>
        <w:t xml:space="preserve">Software had been tested on a </w:t>
      </w:r>
      <w:r>
        <w:t>small group of employees, who had been working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corporate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investment</w:t>
      </w:r>
      <w:r>
        <w:rPr>
          <w:spacing w:val="-8"/>
        </w:rPr>
        <w:t xml:space="preserve"> </w:t>
      </w:r>
      <w:r>
        <w:t>departments.</w:t>
      </w:r>
      <w:r>
        <w:rPr>
          <w:spacing w:val="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determines,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called,</w:t>
      </w:r>
      <w:r>
        <w:rPr>
          <w:spacing w:val="-7"/>
        </w:rPr>
        <w:t xml:space="preserve"> </w:t>
      </w:r>
      <w:r>
        <w:t>“corporate</w:t>
      </w:r>
      <w:r>
        <w:rPr>
          <w:spacing w:val="-9"/>
        </w:rPr>
        <w:t xml:space="preserve"> </w:t>
      </w:r>
      <w:r>
        <w:t>im-</w:t>
      </w:r>
      <w:r>
        <w:rPr>
          <w:spacing w:val="-58"/>
        </w:rPr>
        <w:t xml:space="preserve"> </w:t>
      </w:r>
      <w:r>
        <w:t>print” — certain set of qualities of existing employees, which should lead to high corporate</w:t>
      </w:r>
      <w:r>
        <w:rPr>
          <w:spacing w:val="1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evaluates</w:t>
      </w:r>
      <w:r>
        <w:rPr>
          <w:spacing w:val="-11"/>
        </w:rPr>
        <w:t xml:space="preserve"> </w:t>
      </w:r>
      <w:r>
        <w:t>qualities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candidate</w:t>
      </w:r>
      <w:r>
        <w:rPr>
          <w:spacing w:val="-12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video,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seekers</w:t>
      </w:r>
      <w:r>
        <w:rPr>
          <w:spacing w:val="-57"/>
        </w:rPr>
        <w:t xml:space="preserve"> </w:t>
      </w:r>
      <w:r>
        <w:t>are talking about their strengths and aspirations in career. That sys</w:t>
      </w:r>
      <w:r>
        <w:t>tem takes into account not</w:t>
      </w:r>
      <w:r>
        <w:rPr>
          <w:spacing w:val="1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job</w:t>
      </w:r>
      <w:r>
        <w:rPr>
          <w:spacing w:val="-14"/>
        </w:rPr>
        <w:t xml:space="preserve"> </w:t>
      </w:r>
      <w:r>
        <w:t>seeker’s</w:t>
      </w:r>
      <w:r>
        <w:rPr>
          <w:spacing w:val="-14"/>
        </w:rPr>
        <w:t xml:space="preserve"> </w:t>
      </w:r>
      <w:r>
        <w:t>speech,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one’s</w:t>
      </w:r>
      <w:r>
        <w:rPr>
          <w:spacing w:val="-14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present</w:t>
      </w:r>
      <w:r>
        <w:rPr>
          <w:spacing w:val="-14"/>
        </w:rPr>
        <w:t xml:space="preserve"> </w:t>
      </w:r>
      <w:r>
        <w:t>his</w:t>
      </w:r>
      <w:r>
        <w:rPr>
          <w:spacing w:val="-13"/>
        </w:rPr>
        <w:t xml:space="preserve"> </w:t>
      </w:r>
      <w:r>
        <w:t>speech,</w:t>
      </w:r>
      <w:r>
        <w:rPr>
          <w:spacing w:val="-12"/>
        </w:rPr>
        <w:t xml:space="preserve"> </w:t>
      </w:r>
      <w:r>
        <w:t>including</w:t>
      </w:r>
      <w:r>
        <w:rPr>
          <w:spacing w:val="-58"/>
        </w:rPr>
        <w:t xml:space="preserve"> </w:t>
      </w:r>
      <w:r>
        <w:t>body language and rate of speech. Previously, technologies allowed and helped to find out the</w:t>
      </w:r>
      <w:r>
        <w:rPr>
          <w:spacing w:val="-57"/>
        </w:rPr>
        <w:t xml:space="preserve"> </w:t>
      </w:r>
      <w:r>
        <w:t xml:space="preserve">best CV, while nowadays it allows </w:t>
      </w:r>
      <w:r>
        <w:t>understanding people, that apply for a job. Such solutions</w:t>
      </w:r>
      <w:r>
        <w:rPr>
          <w:spacing w:val="1"/>
        </w:rPr>
        <w:t xml:space="preserve"> </w:t>
      </w:r>
      <w:r>
        <w:t>give a possibility to drastically remove expenses for unsuccessful hiring and improve the sit-</w:t>
      </w:r>
      <w:r>
        <w:rPr>
          <w:spacing w:val="1"/>
        </w:rPr>
        <w:t xml:space="preserve"> </w:t>
      </w:r>
      <w:proofErr w:type="spellStart"/>
      <w:r>
        <w:t>uation</w:t>
      </w:r>
      <w:proofErr w:type="spellEnd"/>
      <w:r>
        <w:t xml:space="preserve"> on labor market. In general, Artificial Intelligence allow selecting candidates, that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templates,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volumes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data.</w:t>
      </w:r>
    </w:p>
    <w:p w14:paraId="51B83CF1" w14:textId="77777777" w:rsidR="00DE70B6" w:rsidRDefault="00603B20">
      <w:pPr>
        <w:pStyle w:val="BodyText"/>
        <w:spacing w:before="16" w:line="357" w:lineRule="auto"/>
        <w:ind w:right="114" w:firstLine="566"/>
      </w:pPr>
      <w:r>
        <w:t>It</w:t>
      </w:r>
      <w:r>
        <w:rPr>
          <w:spacing w:val="16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seem,</w:t>
      </w:r>
      <w:r>
        <w:rPr>
          <w:spacing w:val="2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changes</w:t>
      </w:r>
      <w:r>
        <w:rPr>
          <w:spacing w:val="16"/>
        </w:rPr>
        <w:t xml:space="preserve"> </w:t>
      </w:r>
      <w:r>
        <w:t>affected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European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US</w:t>
      </w:r>
      <w:r>
        <w:rPr>
          <w:spacing w:val="16"/>
        </w:rPr>
        <w:t xml:space="preserve"> </w:t>
      </w:r>
      <w:r>
        <w:t>banks,</w:t>
      </w:r>
      <w:r>
        <w:rPr>
          <w:spacing w:val="21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AI</w:t>
      </w:r>
      <w:r>
        <w:rPr>
          <w:spacing w:val="16"/>
        </w:rPr>
        <w:t xml:space="preserve"> </w:t>
      </w:r>
      <w:r>
        <w:t>became</w:t>
      </w:r>
      <w:r>
        <w:rPr>
          <w:spacing w:val="1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Asian</w:t>
      </w:r>
      <w:r>
        <w:rPr>
          <w:spacing w:val="-2"/>
        </w:rPr>
        <w:t xml:space="preserve"> </w:t>
      </w:r>
      <w:r>
        <w:t>markets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  <w:r>
        <w:rPr>
          <w:spacing w:val="2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Japan,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2017,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became</w:t>
      </w:r>
      <w:r>
        <w:rPr>
          <w:spacing w:val="-3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</w:p>
    <w:p w14:paraId="2406D320" w14:textId="77777777" w:rsidR="00DE70B6" w:rsidRDefault="00DE70B6">
      <w:pPr>
        <w:spacing w:line="357" w:lineRule="auto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34DE49D8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plans of leading Japanese banks to automate about 30 thousand workplaces until 2027. Bank</w:t>
      </w:r>
      <w:r>
        <w:rPr>
          <w:spacing w:val="1"/>
        </w:rPr>
        <w:t xml:space="preserve"> </w:t>
      </w:r>
      <w:r>
        <w:t>boards reached a conclusion, that automatization is inevitable, due to the fact, that traditional</w:t>
      </w:r>
      <w:r>
        <w:rPr>
          <w:spacing w:val="1"/>
        </w:rPr>
        <w:t xml:space="preserve"> </w:t>
      </w:r>
      <w:r>
        <w:t xml:space="preserve">methods of making business </w:t>
      </w:r>
      <w:r>
        <w:t>would not help in increasing incomes. It would allow minimizing</w:t>
      </w:r>
      <w:r>
        <w:rPr>
          <w:spacing w:val="-57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labor</w:t>
      </w:r>
      <w:r>
        <w:rPr>
          <w:spacing w:val="-4"/>
        </w:rPr>
        <w:t xml:space="preserve"> </w:t>
      </w:r>
      <w:r>
        <w:t>capital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fields,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workforce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valuable.</w:t>
      </w:r>
    </w:p>
    <w:p w14:paraId="4EC3A76E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Those banks assumed, that existing, traditional, business model didn’t allow increasing</w:t>
      </w:r>
      <w:r>
        <w:rPr>
          <w:spacing w:val="1"/>
        </w:rPr>
        <w:t xml:space="preserve"> </w:t>
      </w:r>
      <w:r>
        <w:t xml:space="preserve">financial </w:t>
      </w:r>
      <w:r>
        <w:t>gains.</w:t>
      </w:r>
      <w:r>
        <w:rPr>
          <w:spacing w:val="1"/>
        </w:rPr>
        <w:t xml:space="preserve"> </w:t>
      </w:r>
      <w:r>
        <w:t>Leading Japanese banks and financial companies, Mizuho Financial Group,</w:t>
      </w:r>
      <w:r>
        <w:rPr>
          <w:spacing w:val="1"/>
        </w:rPr>
        <w:t xml:space="preserve"> </w:t>
      </w:r>
      <w:r>
        <w:t xml:space="preserve">Sumitomo Mitsui Financial Group and Bank of Tokyo-Mitsubishi UFJ, informed about </w:t>
      </w:r>
      <w:proofErr w:type="spellStart"/>
      <w:r>
        <w:t>readi</w:t>
      </w:r>
      <w:proofErr w:type="spellEnd"/>
      <w:r>
        <w:t>-</w:t>
      </w:r>
      <w:r>
        <w:rPr>
          <w:spacing w:val="1"/>
        </w:rPr>
        <w:t xml:space="preserve"> </w:t>
      </w:r>
      <w:r>
        <w:t>ness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thousand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places.</w:t>
      </w:r>
    </w:p>
    <w:p w14:paraId="42FAF722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According to Nikkei, Mizuho Financ</w:t>
      </w:r>
      <w:r>
        <w:rPr>
          <w:w w:val="95"/>
        </w:rPr>
        <w:t xml:space="preserve">ial Group are going to replace around 8 thousand </w:t>
      </w:r>
      <w:proofErr w:type="spellStart"/>
      <w:r>
        <w:rPr>
          <w:w w:val="95"/>
        </w:rPr>
        <w:t>em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ployees</w:t>
      </w:r>
      <w:proofErr w:type="spellEnd"/>
      <w:r>
        <w:rPr>
          <w:w w:val="95"/>
        </w:rPr>
        <w:t xml:space="preserve"> with computers and increase that number up to 19 thousand.</w:t>
      </w:r>
      <w:r>
        <w:rPr>
          <w:spacing w:val="1"/>
          <w:w w:val="95"/>
        </w:rPr>
        <w:t xml:space="preserve"> </w:t>
      </w:r>
      <w:r>
        <w:rPr>
          <w:w w:val="95"/>
        </w:rPr>
        <w:t>Sumitomo Mitsui Financial</w:t>
      </w:r>
      <w:r>
        <w:rPr>
          <w:spacing w:val="1"/>
          <w:w w:val="95"/>
        </w:rPr>
        <w:t xml:space="preserve"> </w:t>
      </w:r>
      <w:r>
        <w:rPr>
          <w:w w:val="95"/>
        </w:rPr>
        <w:t>Group started moving towards large-scale automation.</w:t>
      </w:r>
      <w:r>
        <w:rPr>
          <w:spacing w:val="54"/>
        </w:rPr>
        <w:t xml:space="preserve"> </w:t>
      </w:r>
      <w:r>
        <w:rPr>
          <w:w w:val="95"/>
        </w:rPr>
        <w:t>Based on their plans,</w:t>
      </w:r>
      <w:r>
        <w:rPr>
          <w:spacing w:val="54"/>
        </w:rPr>
        <w:t xml:space="preserve"> </w:t>
      </w:r>
      <w:r>
        <w:rPr>
          <w:w w:val="95"/>
        </w:rPr>
        <w:t>they were expecting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automate</w:t>
      </w:r>
      <w:r>
        <w:rPr>
          <w:spacing w:val="-10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thousand</w:t>
      </w:r>
      <w:r>
        <w:rPr>
          <w:spacing w:val="-10"/>
        </w:rPr>
        <w:t xml:space="preserve"> </w:t>
      </w:r>
      <w:r>
        <w:t>workplaces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2020.</w:t>
      </w:r>
      <w:r>
        <w:rPr>
          <w:spacing w:val="12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consolidating</w:t>
      </w:r>
      <w:r>
        <w:rPr>
          <w:spacing w:val="-58"/>
        </w:rPr>
        <w:t xml:space="preserve"> </w:t>
      </w:r>
      <w:r>
        <w:rPr>
          <w:w w:val="95"/>
        </w:rPr>
        <w:t>various clerical work to minimize amount of staff with duplicating duties.</w:t>
      </w:r>
      <w:r>
        <w:rPr>
          <w:spacing w:val="1"/>
          <w:w w:val="95"/>
        </w:rPr>
        <w:t xml:space="preserve"> </w:t>
      </w:r>
      <w:r>
        <w:rPr>
          <w:w w:val="95"/>
        </w:rPr>
        <w:t>Moreover, around 100</w:t>
      </w:r>
      <w:r>
        <w:rPr>
          <w:spacing w:val="1"/>
          <w:w w:val="95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routine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robotized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previously</w:t>
      </w:r>
      <w:r>
        <w:rPr>
          <w:spacing w:val="-57"/>
        </w:rPr>
        <w:t xml:space="preserve"> </w:t>
      </w:r>
      <w:r>
        <w:t>had been used by Mizuho Financial Group only for data inputting on opening new investment</w:t>
      </w:r>
      <w:r>
        <w:rPr>
          <w:spacing w:val="1"/>
        </w:rPr>
        <w:t xml:space="preserve"> </w:t>
      </w:r>
      <w:r>
        <w:t>accounts on its website. What is even more important, large-scale digitalization did not imply</w:t>
      </w:r>
      <w:r>
        <w:rPr>
          <w:spacing w:val="1"/>
        </w:rPr>
        <w:t xml:space="preserve"> </w:t>
      </w:r>
      <w:r>
        <w:t>layoffs.</w:t>
      </w:r>
      <w:r>
        <w:rPr>
          <w:spacing w:val="1"/>
        </w:rPr>
        <w:t xml:space="preserve"> </w:t>
      </w:r>
      <w:r>
        <w:t>For example, Sumi</w:t>
      </w:r>
      <w:r>
        <w:t>tomo Mitsui Financial Group started its transformation by trans-</w:t>
      </w:r>
      <w:r>
        <w:rPr>
          <w:spacing w:val="1"/>
        </w:rPr>
        <w:t xml:space="preserve"> </w:t>
      </w:r>
      <w:proofErr w:type="spellStart"/>
      <w:r>
        <w:t>ferring</w:t>
      </w:r>
      <w:proofErr w:type="spellEnd"/>
      <w:r>
        <w:t xml:space="preserve"> around 200 back office employees to customer service departments. Besides, Mizuho</w:t>
      </w:r>
      <w:r>
        <w:rPr>
          <w:spacing w:val="1"/>
        </w:rPr>
        <w:t xml:space="preserve"> </w:t>
      </w:r>
      <w:r>
        <w:t>Financial Group intends to increase the number of financial technology specialists. Mitsubishi</w:t>
      </w:r>
      <w:r>
        <w:rPr>
          <w:spacing w:val="-57"/>
        </w:rPr>
        <w:t xml:space="preserve"> </w:t>
      </w:r>
      <w:r>
        <w:t>UFJ</w:t>
      </w:r>
      <w:r>
        <w:rPr>
          <w:spacing w:val="-2"/>
        </w:rPr>
        <w:t xml:space="preserve"> </w:t>
      </w:r>
      <w:r>
        <w:t>ke</w:t>
      </w:r>
      <w:r>
        <w:t>eps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competitors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automate</w:t>
      </w:r>
      <w:r>
        <w:rPr>
          <w:spacing w:val="-2"/>
        </w:rPr>
        <w:t xml:space="preserve"> </w:t>
      </w:r>
      <w:r>
        <w:t>9500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FY</w:t>
      </w:r>
      <w:r>
        <w:rPr>
          <w:spacing w:val="-2"/>
        </w:rPr>
        <w:t xml:space="preserve"> </w:t>
      </w:r>
      <w:r>
        <w:t>2023.</w:t>
      </w:r>
    </w:p>
    <w:p w14:paraId="30E7BAD4" w14:textId="77777777" w:rsidR="00DE70B6" w:rsidRDefault="00603B20">
      <w:pPr>
        <w:pStyle w:val="BodyText"/>
        <w:spacing w:before="6" w:line="357" w:lineRule="auto"/>
        <w:ind w:right="115" w:firstLine="566"/>
        <w:jc w:val="both"/>
      </w:pPr>
      <w:r>
        <w:t>Nowadays, the largest market, that uses AI as a solution in the banking sector, remains</w:t>
      </w:r>
      <w:r>
        <w:rPr>
          <w:spacing w:val="1"/>
        </w:rPr>
        <w:t xml:space="preserve"> </w:t>
      </w:r>
      <w:r>
        <w:t>North</w:t>
      </w:r>
      <w:r>
        <w:rPr>
          <w:spacing w:val="-2"/>
        </w:rPr>
        <w:t xml:space="preserve"> </w:t>
      </w:r>
      <w:r>
        <w:t>America.</w:t>
      </w:r>
    </w:p>
    <w:p w14:paraId="44F72AEF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In June 2018 Bank of America announced start of research process of using of Machine</w:t>
      </w:r>
      <w:r>
        <w:rPr>
          <w:spacing w:val="1"/>
        </w:rPr>
        <w:t xml:space="preserve"> </w:t>
      </w:r>
      <w:r>
        <w:t>Learning or currency strategies analysis. Announced reason for the research was the unstable</w:t>
      </w:r>
      <w:r>
        <w:rPr>
          <w:spacing w:val="1"/>
        </w:rPr>
        <w:t xml:space="preserve"> </w:t>
      </w:r>
      <w:r>
        <w:t>political situation in Italy — experts feared that it would have a negative in</w:t>
      </w:r>
      <w:r>
        <w:t>fluence both on</w:t>
      </w:r>
      <w:r>
        <w:rPr>
          <w:spacing w:val="1"/>
        </w:rPr>
        <w:t xml:space="preserve"> </w:t>
      </w:r>
      <w:r>
        <w:t>Euro and other European currencies, and this threatens to create new financial crisis.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Bank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America</w:t>
      </w:r>
      <w:r>
        <w:rPr>
          <w:spacing w:val="-13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evaluated</w:t>
      </w:r>
      <w:r>
        <w:rPr>
          <w:spacing w:val="-12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of working with fundamental and review data, that invo</w:t>
      </w:r>
      <w:r>
        <w:t>lve, for example, governmental costs</w:t>
      </w:r>
      <w:r>
        <w:rPr>
          <w:spacing w:val="1"/>
        </w:rPr>
        <w:t xml:space="preserve"> </w:t>
      </w:r>
      <w:r>
        <w:t>and expectation of consumer. The main task of an AI is to create a forecast of relationships of</w:t>
      </w:r>
      <w:r>
        <w:rPr>
          <w:spacing w:val="1"/>
        </w:rPr>
        <w:t xml:space="preserve"> </w:t>
      </w:r>
      <w:r>
        <w:t>euro and dollar pair.</w:t>
      </w:r>
      <w:r>
        <w:rPr>
          <w:spacing w:val="1"/>
        </w:rPr>
        <w:t xml:space="preserve"> </w:t>
      </w:r>
      <w:r>
        <w:t>Due to the nature of the foreign exchange market, it’s rather difficult to</w:t>
      </w:r>
      <w:r>
        <w:rPr>
          <w:spacing w:val="1"/>
        </w:rPr>
        <w:t xml:space="preserve"> </w:t>
      </w:r>
      <w:r>
        <w:t xml:space="preserve">forecast using only known </w:t>
      </w:r>
      <w:r>
        <w:t>situations, and as a result Machine Learning may allow identifying</w:t>
      </w:r>
      <w:r>
        <w:rPr>
          <w:spacing w:val="1"/>
        </w:rPr>
        <w:t xml:space="preserve"> </w:t>
      </w:r>
      <w:r>
        <w:t>unexpected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patterns.</w:t>
      </w:r>
    </w:p>
    <w:p w14:paraId="5936FD72" w14:textId="77777777" w:rsidR="00DE70B6" w:rsidRDefault="00603B20">
      <w:pPr>
        <w:pStyle w:val="BodyText"/>
        <w:spacing w:before="5" w:line="357" w:lineRule="auto"/>
        <w:ind w:right="114" w:firstLine="566"/>
        <w:jc w:val="both"/>
      </w:pPr>
      <w:r>
        <w:t>As other banks, Wells Fargo &amp; Company applied Artificial Intelligence in Front Office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Middle</w:t>
      </w:r>
      <w:r>
        <w:rPr>
          <w:spacing w:val="-5"/>
        </w:rPr>
        <w:t xml:space="preserve"> </w:t>
      </w:r>
      <w:r>
        <w:t>Office,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anti-money</w:t>
      </w:r>
      <w:r>
        <w:rPr>
          <w:spacing w:val="-4"/>
        </w:rPr>
        <w:t xml:space="preserve"> </w:t>
      </w:r>
      <w:r>
        <w:t>laundering.</w:t>
      </w:r>
      <w:r>
        <w:rPr>
          <w:spacing w:val="18"/>
        </w:rPr>
        <w:t xml:space="preserve"> </w:t>
      </w:r>
      <w:r>
        <w:t>Nevertheless,</w:t>
      </w:r>
      <w:r>
        <w:rPr>
          <w:spacing w:val="-5"/>
        </w:rPr>
        <w:t xml:space="preserve"> </w:t>
      </w:r>
      <w:r>
        <w:t>Wells</w:t>
      </w:r>
    </w:p>
    <w:p w14:paraId="2DA5EA76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512087DC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Fargo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additionally</w:t>
      </w:r>
      <w:r>
        <w:rPr>
          <w:spacing w:val="-2"/>
        </w:rPr>
        <w:t xml:space="preserve"> </w:t>
      </w:r>
      <w:r>
        <w:t>adheres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approaches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exchange</w:t>
      </w:r>
      <w:r>
        <w:rPr>
          <w:spacing w:val="-2"/>
        </w:rPr>
        <w:t xml:space="preserve"> </w:t>
      </w:r>
      <w:r>
        <w:t>markets,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trusts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field.</w:t>
      </w:r>
    </w:p>
    <w:p w14:paraId="6808D857" w14:textId="77777777" w:rsidR="00DE70B6" w:rsidRDefault="00603B20">
      <w:pPr>
        <w:pStyle w:val="BodyText"/>
        <w:spacing w:before="1" w:line="357" w:lineRule="auto"/>
        <w:ind w:right="115" w:firstLine="566"/>
        <w:jc w:val="both"/>
      </w:pPr>
      <w:r>
        <w:t>As an example, commercial bank Morgan Stanley hired Michael Kearns, professor of</w:t>
      </w:r>
      <w:r>
        <w:rPr>
          <w:spacing w:val="1"/>
        </w:rPr>
        <w:t xml:space="preserve"> </w:t>
      </w:r>
      <w:r>
        <w:t xml:space="preserve">Applied Informatics in </w:t>
      </w:r>
      <w:proofErr w:type="spellStart"/>
      <w:r>
        <w:t>Pennsylania</w:t>
      </w:r>
      <w:proofErr w:type="spellEnd"/>
      <w:r>
        <w:t xml:space="preserve"> University, who had been working in a hedge fund </w:t>
      </w:r>
      <w:proofErr w:type="spellStart"/>
      <w:r>
        <w:t>previ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ously</w:t>
      </w:r>
      <w:proofErr w:type="spellEnd"/>
      <w:r>
        <w:t>,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AI,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Deutsche</w:t>
      </w:r>
      <w:r>
        <w:rPr>
          <w:spacing w:val="-9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>started</w:t>
      </w:r>
      <w:r>
        <w:rPr>
          <w:spacing w:val="-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analysis.</w:t>
      </w:r>
    </w:p>
    <w:p w14:paraId="36605E25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side,</w:t>
      </w:r>
      <w:r>
        <w:rPr>
          <w:spacing w:val="-11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players</w:t>
      </w:r>
      <w:r>
        <w:rPr>
          <w:spacing w:val="-12"/>
        </w:rPr>
        <w:t xml:space="preserve"> </w:t>
      </w:r>
      <w:r>
        <w:t>did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take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risk.</w:t>
      </w:r>
      <w:r>
        <w:rPr>
          <w:spacing w:val="10"/>
        </w:rPr>
        <w:t xml:space="preserve"> </w:t>
      </w:r>
      <w:r>
        <w:t>JP</w:t>
      </w:r>
      <w:r>
        <w:rPr>
          <w:spacing w:val="-11"/>
        </w:rPr>
        <w:t xml:space="preserve"> </w:t>
      </w:r>
      <w:r>
        <w:t>Morgan</w:t>
      </w:r>
      <w:r>
        <w:rPr>
          <w:spacing w:val="-13"/>
        </w:rPr>
        <w:t xml:space="preserve"> </w:t>
      </w:r>
      <w:r>
        <w:t>Financial</w:t>
      </w:r>
      <w:r>
        <w:rPr>
          <w:spacing w:val="-13"/>
        </w:rPr>
        <w:t xml:space="preserve"> </w:t>
      </w:r>
      <w:r>
        <w:t>Holdings</w:t>
      </w:r>
      <w:r>
        <w:rPr>
          <w:spacing w:val="-57"/>
        </w:rPr>
        <w:t xml:space="preserve"> </w:t>
      </w:r>
      <w:r>
        <w:t>Research Group had been studying applications for Machine Learning for a long time, but had</w:t>
      </w:r>
      <w:r>
        <w:rPr>
          <w:spacing w:val="-57"/>
        </w:rPr>
        <w:t xml:space="preserve"> </w:t>
      </w:r>
      <w:r>
        <w:t>not decided to use i</w:t>
      </w:r>
      <w:r>
        <w:t>t until year 2021.</w:t>
      </w:r>
      <w:r>
        <w:rPr>
          <w:spacing w:val="1"/>
        </w:rPr>
        <w:t xml:space="preserve"> </w:t>
      </w:r>
      <w:r>
        <w:t>Only in first half of 2021 JP Morgan hired 50 artificial</w:t>
      </w:r>
      <w:r>
        <w:rPr>
          <w:spacing w:val="1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experts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160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professionals.</w:t>
      </w:r>
    </w:p>
    <w:p w14:paraId="2A08716F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The fact, that banks are more actively using Artificial Intelligence in applied work was</w:t>
      </w:r>
      <w:r>
        <w:rPr>
          <w:spacing w:val="1"/>
        </w:rPr>
        <w:t xml:space="preserve"> </w:t>
      </w:r>
      <w:r>
        <w:t>confirmed by Deloitte.</w:t>
      </w:r>
      <w:r>
        <w:rPr>
          <w:spacing w:val="1"/>
        </w:rPr>
        <w:t xml:space="preserve"> </w:t>
      </w:r>
      <w:r>
        <w:t>Based on Deloitte research, 29% of financial companies, working in</w:t>
      </w:r>
      <w:r>
        <w:rPr>
          <w:spacing w:val="1"/>
        </w:rPr>
        <w:t xml:space="preserve"> </w:t>
      </w:r>
      <w:r>
        <w:t>different countries, automate most of monotonic routine processes, 25% respon</w:t>
      </w:r>
      <w:r>
        <w:t>dents use such</w:t>
      </w:r>
      <w:r>
        <w:rPr>
          <w:spacing w:val="1"/>
        </w:rPr>
        <w:t xml:space="preserve"> </w:t>
      </w:r>
      <w:r>
        <w:t>technologies for risk management, 21% — for generating risk reports, 20% — for regulatory</w:t>
      </w:r>
      <w:r>
        <w:rPr>
          <w:spacing w:val="1"/>
        </w:rPr>
        <w:t xml:space="preserve"> </w:t>
      </w:r>
      <w:r>
        <w:t>reporting.</w:t>
      </w:r>
    </w:p>
    <w:p w14:paraId="20F46773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The Financial Times made special survey for 30 largest banks, which confirmed a close</w:t>
      </w:r>
      <w:r>
        <w:rPr>
          <w:spacing w:val="1"/>
        </w:rPr>
        <w:t xml:space="preserve"> </w:t>
      </w:r>
      <w:r>
        <w:t>interest and an understanding of resulting impact of s</w:t>
      </w:r>
      <w:r>
        <w:t>wift implementation of modern operation</w:t>
      </w:r>
      <w:r>
        <w:rPr>
          <w:spacing w:val="-58"/>
        </w:rPr>
        <w:t xml:space="preserve"> </w:t>
      </w:r>
      <w:r>
        <w:t>technologies.</w:t>
      </w:r>
      <w:r>
        <w:rPr>
          <w:spacing w:val="13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banks,</w:t>
      </w:r>
      <w:r>
        <w:rPr>
          <w:spacing w:val="-6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Artificial</w:t>
      </w:r>
      <w:r>
        <w:rPr>
          <w:spacing w:val="-7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clients</w:t>
      </w:r>
      <w:r>
        <w:rPr>
          <w:spacing w:val="-5"/>
        </w:rPr>
        <w:t xml:space="preserve"> </w:t>
      </w:r>
      <w:proofErr w:type="spellStart"/>
      <w:r>
        <w:t>communica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</w:t>
      </w:r>
      <w:proofErr w:type="spellEnd"/>
      <w:r>
        <w:t>, as it is on this site that they see the most obvious benefits. 8 banks use AI in all structural</w:t>
      </w:r>
      <w:r>
        <w:rPr>
          <w:spacing w:val="-57"/>
        </w:rPr>
        <w:t xml:space="preserve"> </w:t>
      </w:r>
      <w:r>
        <w:t>divisions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for</w:t>
      </w:r>
      <w:r>
        <w:t>m.</w:t>
      </w:r>
      <w:r>
        <w:rPr>
          <w:spacing w:val="14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expecting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special</w:t>
      </w:r>
      <w:r>
        <w:rPr>
          <w:spacing w:val="-7"/>
        </w:rPr>
        <w:t xml:space="preserve"> </w:t>
      </w:r>
      <w:r>
        <w:t>divisions,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AI.</w:t>
      </w:r>
      <w:r>
        <w:rPr>
          <w:spacing w:val="-7"/>
        </w:rPr>
        <w:t xml:space="preserve"> </w:t>
      </w:r>
      <w:r>
        <w:t>8</w:t>
      </w:r>
      <w:r>
        <w:rPr>
          <w:spacing w:val="-58"/>
        </w:rPr>
        <w:t xml:space="preserve"> </w:t>
      </w:r>
      <w:r>
        <w:t>involved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joint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specialized</w:t>
      </w:r>
      <w:r>
        <w:rPr>
          <w:spacing w:val="-6"/>
        </w:rPr>
        <w:t xml:space="preserve"> </w:t>
      </w:r>
      <w:r>
        <w:t>companies.</w:t>
      </w:r>
      <w:r>
        <w:rPr>
          <w:spacing w:val="14"/>
        </w:rPr>
        <w:t xml:space="preserve"> </w:t>
      </w:r>
      <w:r>
        <w:t>Moreover,</w:t>
      </w:r>
      <w:r>
        <w:rPr>
          <w:spacing w:val="-6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invested</w:t>
      </w:r>
      <w:r>
        <w:rPr>
          <w:spacing w:val="-58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companies,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exploring</w:t>
      </w:r>
      <w:r>
        <w:rPr>
          <w:spacing w:val="-2"/>
        </w:rPr>
        <w:t xml:space="preserve"> </w:t>
      </w:r>
      <w:r>
        <w:t>AI.</w:t>
      </w:r>
    </w:p>
    <w:p w14:paraId="5B315C20" w14:textId="77777777" w:rsidR="00DE70B6" w:rsidRDefault="00603B20">
      <w:pPr>
        <w:pStyle w:val="BodyText"/>
        <w:spacing w:before="3" w:line="357" w:lineRule="auto"/>
        <w:ind w:right="115" w:firstLine="566"/>
        <w:jc w:val="both"/>
      </w:pPr>
      <w:r>
        <w:t>Big data and data analysis are still prioritized for banks, as 40% of respondents use it in</w:t>
      </w:r>
      <w:r>
        <w:rPr>
          <w:spacing w:val="1"/>
        </w:rPr>
        <w:t xml:space="preserve"> </w:t>
      </w:r>
      <w:r>
        <w:rPr>
          <w:w w:val="95"/>
        </w:rPr>
        <w:t>everyday data processing.</w:t>
      </w:r>
      <w:r>
        <w:rPr>
          <w:spacing w:val="1"/>
          <w:w w:val="95"/>
        </w:rPr>
        <w:t xml:space="preserve"> </w:t>
      </w:r>
      <w:r>
        <w:rPr>
          <w:w w:val="95"/>
        </w:rPr>
        <w:t>Around 25% of respondents declared usage of Machine Learning and</w:t>
      </w:r>
      <w:r>
        <w:rPr>
          <w:spacing w:val="1"/>
          <w:w w:val="95"/>
        </w:rPr>
        <w:t xml:space="preserve"> </w:t>
      </w:r>
      <w:r>
        <w:t>19%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Cognitive</w:t>
      </w:r>
      <w:r>
        <w:rPr>
          <w:spacing w:val="-9"/>
        </w:rPr>
        <w:t xml:space="preserve"> </w:t>
      </w:r>
      <w:r>
        <w:t>Analytics,</w:t>
      </w:r>
      <w:r>
        <w:rPr>
          <w:spacing w:val="-7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Natural</w:t>
      </w:r>
      <w:r>
        <w:rPr>
          <w:spacing w:val="-8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Processing,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</w:t>
      </w:r>
      <w:r>
        <w:t>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decrease</w:t>
      </w:r>
      <w:r>
        <w:rPr>
          <w:spacing w:val="-8"/>
        </w:rPr>
        <w:t xml:space="preserve"> </w:t>
      </w:r>
      <w:r>
        <w:t>costs</w:t>
      </w:r>
      <w:r>
        <w:rPr>
          <w:spacing w:val="-5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24%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Intelligence.</w:t>
      </w:r>
    </w:p>
    <w:p w14:paraId="0FA81E0E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All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2018</w:t>
      </w:r>
      <w:r>
        <w:rPr>
          <w:spacing w:val="-5"/>
        </w:rPr>
        <w:t xml:space="preserve"> </w:t>
      </w:r>
      <w:r>
        <w:t>banks</w:t>
      </w:r>
      <w:r>
        <w:rPr>
          <w:spacing w:val="-6"/>
        </w:rPr>
        <w:t xml:space="preserve"> </w:t>
      </w:r>
      <w:r>
        <w:t>income</w:t>
      </w:r>
      <w:r>
        <w:rPr>
          <w:spacing w:val="-6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Intel-</w:t>
      </w:r>
      <w:r>
        <w:rPr>
          <w:spacing w:val="-58"/>
        </w:rPr>
        <w:t xml:space="preserve"> </w:t>
      </w:r>
      <w:proofErr w:type="spellStart"/>
      <w:r>
        <w:t>ligence</w:t>
      </w:r>
      <w:proofErr w:type="spellEnd"/>
      <w:r>
        <w:t xml:space="preserve"> was around $41.1 billion. It is important to note, that this amount contains both direct</w:t>
      </w:r>
      <w:r>
        <w:rPr>
          <w:spacing w:val="1"/>
        </w:rPr>
        <w:t xml:space="preserve"> </w:t>
      </w:r>
      <w:r>
        <w:rPr>
          <w:w w:val="95"/>
        </w:rPr>
        <w:t>income from implementation of AI technologies, but also an amount of decreased costs and ben-</w:t>
      </w:r>
      <w:r>
        <w:rPr>
          <w:spacing w:val="1"/>
          <w:w w:val="95"/>
        </w:rPr>
        <w:t xml:space="preserve"> </w:t>
      </w:r>
      <w:proofErr w:type="spellStart"/>
      <w:r>
        <w:t>efits</w:t>
      </w:r>
      <w:proofErr w:type="spellEnd"/>
      <w:r>
        <w:t xml:space="preserve"> due to increased work effectiveness of various financial st</w:t>
      </w:r>
      <w:r>
        <w:t>ructures, comparing with work</w:t>
      </w:r>
      <w:r>
        <w:rPr>
          <w:spacing w:val="1"/>
        </w:rPr>
        <w:t xml:space="preserve"> </w:t>
      </w:r>
      <w:r>
        <w:rPr>
          <w:w w:val="95"/>
        </w:rPr>
        <w:t>effectiveness using same old processes and infrastructures.</w:t>
      </w:r>
      <w:r>
        <w:rPr>
          <w:spacing w:val="1"/>
          <w:w w:val="95"/>
        </w:rPr>
        <w:t xml:space="preserve"> </w:t>
      </w:r>
      <w:r>
        <w:rPr>
          <w:w w:val="95"/>
        </w:rPr>
        <w:t>And according to market forecasting</w:t>
      </w:r>
      <w:r>
        <w:rPr>
          <w:spacing w:val="1"/>
          <w:w w:val="9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grow.</w:t>
      </w:r>
    </w:p>
    <w:p w14:paraId="3F95BE2D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Even though, as previously mentioned, United States banks are leaders of Artificial In-</w:t>
      </w:r>
      <w:r>
        <w:rPr>
          <w:spacing w:val="1"/>
        </w:rPr>
        <w:t xml:space="preserve"> </w:t>
      </w:r>
      <w:proofErr w:type="spellStart"/>
      <w:r>
        <w:t>telligence</w:t>
      </w:r>
      <w:proofErr w:type="spellEnd"/>
      <w:r>
        <w:rPr>
          <w:spacing w:val="-7"/>
        </w:rPr>
        <w:t xml:space="preserve"> </w:t>
      </w:r>
      <w:r>
        <w:t>app</w:t>
      </w:r>
      <w:r>
        <w:t>lication,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earned</w:t>
      </w:r>
      <w:r>
        <w:rPr>
          <w:spacing w:val="-7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$14.7</w:t>
      </w:r>
      <w:r>
        <w:rPr>
          <w:spacing w:val="-7"/>
        </w:rPr>
        <w:t xml:space="preserve"> </w:t>
      </w:r>
      <w:r>
        <w:t>billion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2018</w:t>
      </w:r>
      <w:r>
        <w:rPr>
          <w:spacing w:val="-7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</w:p>
    <w:p w14:paraId="6EAD9BF0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5442CFE" w14:textId="77777777" w:rsidR="00DE70B6" w:rsidRDefault="00603B20">
      <w:pPr>
        <w:pStyle w:val="BodyText"/>
        <w:ind w:left="10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9D0ADC" wp14:editId="06B65DBC">
            <wp:extent cx="4558905" cy="234238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905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7D7" w14:textId="77777777" w:rsidR="00DE70B6" w:rsidRDefault="00DE70B6">
      <w:pPr>
        <w:pStyle w:val="BodyText"/>
        <w:spacing w:before="2"/>
        <w:ind w:left="0"/>
        <w:rPr>
          <w:sz w:val="12"/>
        </w:rPr>
      </w:pPr>
    </w:p>
    <w:p w14:paraId="61C56C74" w14:textId="77777777" w:rsidR="00DE70B6" w:rsidRDefault="00603B20">
      <w:pPr>
        <w:pStyle w:val="BodyText"/>
        <w:spacing w:before="89"/>
        <w:ind w:left="168" w:right="168"/>
        <w:jc w:val="center"/>
      </w:pPr>
      <w:bookmarkStart w:id="550" w:name="_bookmark15"/>
      <w:bookmarkEnd w:id="550"/>
      <w:r>
        <w:t>Pic.</w:t>
      </w:r>
      <w:r>
        <w:rPr>
          <w:spacing w:val="-4"/>
        </w:rPr>
        <w:t xml:space="preserve"> </w:t>
      </w:r>
      <w:r>
        <w:t>3.</w:t>
      </w:r>
      <w:r>
        <w:rPr>
          <w:spacing w:val="1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region</w:t>
      </w:r>
    </w:p>
    <w:p w14:paraId="6DDE86F6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12"/>
          <w:sz w:val="20"/>
        </w:rPr>
        <w:t xml:space="preserve"> </w:t>
      </w:r>
      <w:r>
        <w:rPr>
          <w:sz w:val="20"/>
        </w:rPr>
        <w:t>”Artificial</w:t>
      </w:r>
      <w:r>
        <w:rPr>
          <w:spacing w:val="-4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Banking</w:t>
      </w:r>
      <w:r>
        <w:rPr>
          <w:spacing w:val="-4"/>
          <w:sz w:val="20"/>
        </w:rPr>
        <w:t xml:space="preserve"> </w:t>
      </w:r>
      <w:r>
        <w:rPr>
          <w:sz w:val="20"/>
        </w:rPr>
        <w:t>Report”,</w:t>
      </w:r>
      <w:r>
        <w:rPr>
          <w:spacing w:val="-4"/>
          <w:sz w:val="20"/>
        </w:rPr>
        <w:t xml:space="preserve"> </w:t>
      </w:r>
      <w:r>
        <w:rPr>
          <w:sz w:val="20"/>
        </w:rPr>
        <w:t>IHS</w:t>
      </w:r>
      <w:r>
        <w:rPr>
          <w:spacing w:val="-4"/>
          <w:sz w:val="20"/>
        </w:rPr>
        <w:t xml:space="preserve"> </w:t>
      </w:r>
      <w:r>
        <w:rPr>
          <w:sz w:val="20"/>
        </w:rPr>
        <w:t>Markit,</w:t>
      </w:r>
      <w:r>
        <w:rPr>
          <w:spacing w:val="-4"/>
          <w:sz w:val="20"/>
        </w:rPr>
        <w:t xml:space="preserve"> </w:t>
      </w:r>
      <w:r>
        <w:rPr>
          <w:sz w:val="20"/>
        </w:rPr>
        <w:t>2019,</w:t>
      </w:r>
      <w:r>
        <w:rPr>
          <w:spacing w:val="-4"/>
          <w:sz w:val="20"/>
        </w:rPr>
        <w:t xml:space="preserve"> </w:t>
      </w:r>
      <w:r>
        <w:rPr>
          <w:sz w:val="20"/>
        </w:rPr>
        <w:t>p.</w:t>
      </w:r>
      <w:r>
        <w:rPr>
          <w:spacing w:val="12"/>
          <w:sz w:val="20"/>
        </w:rPr>
        <w:t xml:space="preserve"> </w:t>
      </w:r>
      <w:r>
        <w:rPr>
          <w:sz w:val="20"/>
        </w:rPr>
        <w:t>10.</w:t>
      </w:r>
    </w:p>
    <w:p w14:paraId="0CEC8FFE" w14:textId="77777777" w:rsidR="00DE70B6" w:rsidRDefault="00DE70B6">
      <w:pPr>
        <w:pStyle w:val="BodyText"/>
        <w:ind w:left="0"/>
        <w:rPr>
          <w:sz w:val="22"/>
        </w:rPr>
      </w:pPr>
    </w:p>
    <w:p w14:paraId="6A5CCA3A" w14:textId="77777777" w:rsidR="00DE70B6" w:rsidRDefault="00603B20">
      <w:pPr>
        <w:pStyle w:val="BodyText"/>
        <w:spacing w:before="161" w:line="357" w:lineRule="auto"/>
        <w:ind w:right="114"/>
        <w:jc w:val="both"/>
      </w:pPr>
      <w:r>
        <w:t>technologies, experts expect that by 2024 the Asia-Pacific region will break out into the lead,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expect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earn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save,</w:t>
      </w:r>
      <w:r>
        <w:rPr>
          <w:spacing w:val="-5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AI,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$50.6</w:t>
      </w:r>
      <w:r>
        <w:rPr>
          <w:spacing w:val="-4"/>
        </w:rPr>
        <w:t xml:space="preserve"> </w:t>
      </w:r>
      <w:r>
        <w:t>billion,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2018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banks</w:t>
      </w:r>
      <w:r>
        <w:rPr>
          <w:spacing w:val="-57"/>
        </w:rPr>
        <w:t xml:space="preserve"> </w:t>
      </w:r>
      <w:r>
        <w:t>saved</w:t>
      </w:r>
      <w:r>
        <w:rPr>
          <w:spacing w:val="-7"/>
        </w:rPr>
        <w:t xml:space="preserve"> </w:t>
      </w:r>
      <w:r>
        <w:t>$11.5</w:t>
      </w:r>
      <w:r>
        <w:rPr>
          <w:spacing w:val="-7"/>
        </w:rPr>
        <w:t xml:space="preserve"> </w:t>
      </w:r>
      <w:r>
        <w:t>billion.</w:t>
      </w:r>
      <w:r>
        <w:rPr>
          <w:spacing w:val="1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2030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raise</w:t>
      </w:r>
      <w:r>
        <w:rPr>
          <w:spacing w:val="-6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$98.6</w:t>
      </w:r>
      <w:r>
        <w:rPr>
          <w:spacing w:val="-7"/>
        </w:rPr>
        <w:t xml:space="preserve"> </w:t>
      </w:r>
      <w:r>
        <w:t>billion</w:t>
      </w:r>
      <w:r>
        <w:rPr>
          <w:spacing w:val="-7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China</w:t>
      </w:r>
      <w:r>
        <w:rPr>
          <w:spacing w:val="-7"/>
        </w:rPr>
        <w:t xml:space="preserve"> </w:t>
      </w:r>
      <w:r>
        <w:t>(including</w:t>
      </w:r>
      <w:r>
        <w:rPr>
          <w:spacing w:val="-57"/>
        </w:rPr>
        <w:t xml:space="preserve"> </w:t>
      </w:r>
      <w:r>
        <w:t>Hong</w:t>
      </w:r>
      <w:r>
        <w:rPr>
          <w:spacing w:val="-2"/>
        </w:rPr>
        <w:t xml:space="preserve"> </w:t>
      </w:r>
      <w:r>
        <w:t>Kong),</w:t>
      </w:r>
      <w:r>
        <w:rPr>
          <w:spacing w:val="-2"/>
        </w:rPr>
        <w:t xml:space="preserve"> </w:t>
      </w:r>
      <w:r>
        <w:t>Japan,</w:t>
      </w:r>
      <w:r>
        <w:rPr>
          <w:spacing w:val="-1"/>
        </w:rPr>
        <w:t xml:space="preserve"> </w:t>
      </w:r>
      <w:r>
        <w:t>South</w:t>
      </w:r>
      <w:r>
        <w:rPr>
          <w:spacing w:val="-2"/>
        </w:rPr>
        <w:t xml:space="preserve"> </w:t>
      </w:r>
      <w:r>
        <w:t>Korea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Singapore.</w:t>
      </w:r>
    </w:p>
    <w:p w14:paraId="04C713CD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t>According to forecasters, by 2030 banks in the whole world would be able to decrease</w:t>
      </w:r>
      <w:r>
        <w:rPr>
          <w:spacing w:val="1"/>
        </w:rPr>
        <w:t xml:space="preserve"> </w:t>
      </w:r>
      <w:r>
        <w:t>costs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22%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technologies.</w:t>
      </w:r>
      <w:r>
        <w:rPr>
          <w:spacing w:val="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numbers,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reduction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reach</w:t>
      </w:r>
      <w:r>
        <w:rPr>
          <w:spacing w:val="-11"/>
        </w:rPr>
        <w:t xml:space="preserve"> </w:t>
      </w:r>
      <w:r>
        <w:t>$1</w:t>
      </w:r>
      <w:r>
        <w:rPr>
          <w:spacing w:val="-57"/>
        </w:rPr>
        <w:t xml:space="preserve"> </w:t>
      </w:r>
      <w:r>
        <w:t>trillion.</w:t>
      </w:r>
    </w:p>
    <w:p w14:paraId="644F5532" w14:textId="77777777" w:rsidR="00DE70B6" w:rsidRDefault="00603B20">
      <w:pPr>
        <w:pStyle w:val="BodyText"/>
        <w:spacing w:before="1"/>
        <w:ind w:left="684"/>
        <w:jc w:val="both"/>
      </w:pP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Accenture,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savings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2035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nearly</w:t>
      </w:r>
      <w:r>
        <w:rPr>
          <w:spacing w:val="-5"/>
        </w:rPr>
        <w:t xml:space="preserve"> </w:t>
      </w:r>
      <w:r>
        <w:t>$1.2</w:t>
      </w:r>
      <w:r>
        <w:rPr>
          <w:spacing w:val="-4"/>
        </w:rPr>
        <w:t xml:space="preserve"> </w:t>
      </w:r>
      <w:r>
        <w:t>trillion.</w:t>
      </w:r>
    </w:p>
    <w:p w14:paraId="52844212" w14:textId="77777777" w:rsidR="00DE70B6" w:rsidRDefault="00603B20">
      <w:pPr>
        <w:pStyle w:val="BodyText"/>
        <w:spacing w:before="136" w:line="357" w:lineRule="auto"/>
        <w:ind w:right="114" w:firstLine="566"/>
        <w:jc w:val="both"/>
      </w:pPr>
      <w:r>
        <w:t>The most tangible changes will occur in units that have direct contact with customers.</w:t>
      </w:r>
      <w:r>
        <w:rPr>
          <w:spacing w:val="1"/>
        </w:rPr>
        <w:t xml:space="preserve"> </w:t>
      </w:r>
      <w:r>
        <w:t>By reducing amount of retail divisions, cashiers and</w:t>
      </w:r>
      <w:r>
        <w:t xml:space="preserve"> security officers, banks cut costs by $490</w:t>
      </w:r>
      <w:r>
        <w:rPr>
          <w:spacing w:val="-57"/>
        </w:rPr>
        <w:t xml:space="preserve"> </w:t>
      </w:r>
      <w:r>
        <w:t>billion.</w:t>
      </w:r>
      <w:r>
        <w:rPr>
          <w:spacing w:val="1"/>
        </w:rPr>
        <w:t xml:space="preserve"> </w:t>
      </w:r>
      <w:r>
        <w:t>In departments responsible for data processing, analytics and reports, introduction of</w:t>
      </w:r>
      <w:r>
        <w:rPr>
          <w:spacing w:val="1"/>
        </w:rPr>
        <w:t xml:space="preserve"> </w:t>
      </w:r>
      <w:r>
        <w:t>Artificial Intelligence will save up to $350 billion in middle office and $200 billion in back</w:t>
      </w:r>
      <w:r>
        <w:rPr>
          <w:spacing w:val="1"/>
        </w:rPr>
        <w:t xml:space="preserve"> </w:t>
      </w:r>
      <w:r>
        <w:t>office.</w:t>
      </w:r>
      <w:r>
        <w:rPr>
          <w:spacing w:val="1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ban</w:t>
      </w:r>
      <w:r>
        <w:t>king</w:t>
      </w:r>
      <w:r>
        <w:rPr>
          <w:spacing w:val="-6"/>
        </w:rPr>
        <w:t xml:space="preserve"> </w:t>
      </w:r>
      <w:r>
        <w:t>sector,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1.2</w:t>
      </w:r>
      <w:r>
        <w:rPr>
          <w:spacing w:val="-6"/>
        </w:rPr>
        <w:t xml:space="preserve"> </w:t>
      </w:r>
      <w:r>
        <w:t>million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encountered</w:t>
      </w:r>
      <w:r>
        <w:rPr>
          <w:spacing w:val="-57"/>
        </w:rPr>
        <w:t xml:space="preserve"> </w:t>
      </w:r>
      <w:r>
        <w:t>AI,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proofErr w:type="spellStart"/>
      <w:r>
        <w:t>thought</w:t>
      </w:r>
      <w:proofErr w:type="spellEnd"/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aware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it.</w:t>
      </w:r>
    </w:p>
    <w:p w14:paraId="36E77D63" w14:textId="77777777" w:rsidR="00DE70B6" w:rsidRDefault="00603B20">
      <w:pPr>
        <w:pStyle w:val="BodyText"/>
        <w:spacing w:before="3" w:line="357" w:lineRule="auto"/>
        <w:ind w:right="115" w:firstLine="566"/>
        <w:jc w:val="both"/>
      </w:pPr>
      <w:r>
        <w:t>Nevertheless,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technologies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industry,</w:t>
      </w:r>
      <w:r>
        <w:rPr>
          <w:spacing w:val="-12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bank</w:t>
      </w:r>
      <w:r>
        <w:rPr>
          <w:spacing w:val="-57"/>
        </w:rPr>
        <w:t xml:space="preserve"> </w:t>
      </w:r>
      <w:r>
        <w:t>sector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humane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intelligent.</w:t>
      </w:r>
    </w:p>
    <w:p w14:paraId="69C2186D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The profit for the bank is obvious, as it will result in significant cost reduce. However,</w:t>
      </w:r>
      <w:r>
        <w:rPr>
          <w:spacing w:val="1"/>
        </w:rPr>
        <w:t xml:space="preserve"> </w:t>
      </w:r>
      <w:r>
        <w:t>forecasts about employment in front banking are much less optimistic.</w:t>
      </w:r>
      <w:r>
        <w:rPr>
          <w:spacing w:val="1"/>
        </w:rPr>
        <w:t xml:space="preserve"> </w:t>
      </w:r>
      <w:r>
        <w:t>Recent study of Au-</w:t>
      </w:r>
      <w:r>
        <w:rPr>
          <w:spacing w:val="1"/>
        </w:rPr>
        <w:t xml:space="preserve"> </w:t>
      </w:r>
      <w:proofErr w:type="spellStart"/>
      <w:r>
        <w:t>tonomous</w:t>
      </w:r>
      <w:proofErr w:type="spellEnd"/>
      <w:r>
        <w:t xml:space="preserve"> Research have shown, that AI can lead to 1.3 million employees los</w:t>
      </w:r>
      <w:r>
        <w:t>ing their jobs 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thousand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Britain.</w:t>
      </w:r>
    </w:p>
    <w:p w14:paraId="56300927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Former CEO of Citigroup, Vikram Pandit, who is considered as FinTech evangelist, as-</w:t>
      </w:r>
      <w:r>
        <w:rPr>
          <w:spacing w:val="1"/>
        </w:rPr>
        <w:t xml:space="preserve"> </w:t>
      </w:r>
      <w:proofErr w:type="spellStart"/>
      <w:r>
        <w:t>sume</w:t>
      </w:r>
      <w:proofErr w:type="spellEnd"/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30%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replaced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Artificial</w:t>
      </w:r>
      <w:r>
        <w:rPr>
          <w:spacing w:val="-7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near</w:t>
      </w:r>
      <w:r>
        <w:rPr>
          <w:spacing w:val="-7"/>
        </w:rPr>
        <w:t xml:space="preserve"> </w:t>
      </w:r>
      <w:r>
        <w:t>future.</w:t>
      </w:r>
      <w:r>
        <w:rPr>
          <w:spacing w:val="14"/>
        </w:rPr>
        <w:t xml:space="preserve"> </w:t>
      </w:r>
      <w:r>
        <w:t>The</w:t>
      </w:r>
    </w:p>
    <w:p w14:paraId="0BDC0B2B" w14:textId="77777777" w:rsidR="00DE70B6" w:rsidRDefault="00DE70B6">
      <w:pPr>
        <w:spacing w:line="357" w:lineRule="auto"/>
        <w:jc w:val="both"/>
        <w:sectPr w:rsidR="00DE70B6">
          <w:pgSz w:w="11910" w:h="16840"/>
          <w:pgMar w:top="1440" w:right="1300" w:bottom="1020" w:left="1300" w:header="0" w:footer="833" w:gutter="0"/>
          <w:cols w:space="708"/>
        </w:sectPr>
      </w:pPr>
    </w:p>
    <w:p w14:paraId="13A5169D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threat of layoffs is real for existing bank employees. Former CEO of Deutsche Bank told, that</w:t>
      </w:r>
      <w:r>
        <w:rPr>
          <w:spacing w:val="1"/>
        </w:rPr>
        <w:t xml:space="preserve"> </w:t>
      </w:r>
      <w:r>
        <w:t xml:space="preserve">they intend to replace 98 thousand of workers with smart software solutions, while </w:t>
      </w:r>
      <w:proofErr w:type="spellStart"/>
      <w:r>
        <w:t>Japanase</w:t>
      </w:r>
      <w:proofErr w:type="spellEnd"/>
      <w:r>
        <w:rPr>
          <w:spacing w:val="1"/>
        </w:rPr>
        <w:t xml:space="preserve"> </w:t>
      </w:r>
      <w:r>
        <w:t>Mizuho</w:t>
      </w:r>
      <w:r>
        <w:rPr>
          <w:spacing w:val="-5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thousand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workplaces,</w:t>
      </w:r>
      <w:r>
        <w:rPr>
          <w:spacing w:val="-4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stuff,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2027.</w:t>
      </w:r>
    </w:p>
    <w:p w14:paraId="3F613C08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 xml:space="preserve">IHS Market assumes, that among bank employees, who can lose workplaces, </w:t>
      </w:r>
      <w:r>
        <w:t>the biggest</w:t>
      </w:r>
      <w:r>
        <w:rPr>
          <w:spacing w:val="-57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B2C</w:t>
      </w:r>
      <w:r>
        <w:rPr>
          <w:spacing w:val="-12"/>
        </w:rPr>
        <w:t xml:space="preserve"> </w:t>
      </w:r>
      <w:r>
        <w:t>front-office</w:t>
      </w:r>
      <w:r>
        <w:rPr>
          <w:spacing w:val="-13"/>
        </w:rPr>
        <w:t xml:space="preserve"> </w:t>
      </w:r>
      <w:r>
        <w:t>workers,</w:t>
      </w:r>
      <w:r>
        <w:rPr>
          <w:spacing w:val="-12"/>
        </w:rPr>
        <w:t xml:space="preserve"> </w:t>
      </w:r>
      <w:r>
        <w:t>especially,</w:t>
      </w:r>
      <w:r>
        <w:rPr>
          <w:spacing w:val="-12"/>
        </w:rPr>
        <w:t xml:space="preserve"> </w:t>
      </w:r>
      <w:r>
        <w:t>cashiers,</w:t>
      </w:r>
      <w:r>
        <w:rPr>
          <w:spacing w:val="-12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service,</w:t>
      </w:r>
      <w:r>
        <w:rPr>
          <w:spacing w:val="-11"/>
        </w:rPr>
        <w:t xml:space="preserve"> </w:t>
      </w:r>
      <w:r>
        <w:t>interviewers,</w:t>
      </w:r>
      <w:r>
        <w:rPr>
          <w:spacing w:val="-12"/>
        </w:rPr>
        <w:t xml:space="preserve"> </w:t>
      </w:r>
      <w:r>
        <w:t>clerks,</w:t>
      </w:r>
      <w:r>
        <w:rPr>
          <w:spacing w:val="-58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managers,</w:t>
      </w:r>
      <w:r>
        <w:rPr>
          <w:spacing w:val="-1"/>
        </w:rPr>
        <w:t xml:space="preserve"> </w:t>
      </w:r>
      <w:r>
        <w:t>controllers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specialists.</w:t>
      </w:r>
    </w:p>
    <w:p w14:paraId="1048E530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Even though usage of Machine Learning for complex analysis is not an innovation, ac-</w:t>
      </w:r>
      <w:r>
        <w:rPr>
          <w:spacing w:val="1"/>
        </w:rPr>
        <w:t xml:space="preserve"> </w:t>
      </w:r>
      <w:r>
        <w:t>cording to Vasant Dhar, Informatics Professor in New York University and founder of SCT</w:t>
      </w:r>
      <w:r>
        <w:rPr>
          <w:spacing w:val="1"/>
        </w:rPr>
        <w:t xml:space="preserve"> </w:t>
      </w:r>
      <w:r>
        <w:t>Capital Management Hedge Fund, which has been applying AI for 20 years, foreign exc</w:t>
      </w:r>
      <w:r>
        <w:t>hange</w:t>
      </w:r>
      <w:r>
        <w:rPr>
          <w:spacing w:val="-57"/>
        </w:rPr>
        <w:t xml:space="preserve"> </w:t>
      </w:r>
      <w:r>
        <w:t xml:space="preserve">markets are still a significant challenge for AI algorithms and modelling. Complexity and </w:t>
      </w:r>
      <w:proofErr w:type="spellStart"/>
      <w:r>
        <w:t>va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riety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macroeconomic</w:t>
      </w:r>
      <w:r>
        <w:rPr>
          <w:spacing w:val="-6"/>
        </w:rPr>
        <w:t xml:space="preserve"> </w:t>
      </w:r>
      <w:r>
        <w:t>factors,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inter-currency</w:t>
      </w:r>
      <w:r>
        <w:rPr>
          <w:spacing w:val="-6"/>
        </w:rPr>
        <w:t xml:space="preserve"> </w:t>
      </w:r>
      <w:r>
        <w:t>relations,</w:t>
      </w:r>
      <w:r>
        <w:rPr>
          <w:spacing w:val="-7"/>
        </w:rPr>
        <w:t xml:space="preserve"> </w:t>
      </w:r>
      <w:r>
        <w:t>crucially</w:t>
      </w:r>
      <w:r>
        <w:rPr>
          <w:spacing w:val="-58"/>
        </w:rPr>
        <w:t xml:space="preserve"> </w:t>
      </w:r>
      <w:r>
        <w:t>complicate analysis for foreign exchange markets, unlike reg</w:t>
      </w:r>
      <w:r>
        <w:t>ular stock markets that has been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time.</w:t>
      </w:r>
    </w:p>
    <w:p w14:paraId="578D1397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rPr>
          <w:w w:val="95"/>
        </w:rPr>
        <w:t>Main criticism of AI is based on lack of trust to results, as ML supposes Black Box analysis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finding</w:t>
      </w:r>
      <w:r>
        <w:rPr>
          <w:spacing w:val="-14"/>
        </w:rPr>
        <w:t xml:space="preserve"> </w:t>
      </w:r>
      <w:r>
        <w:t>interconnections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unpredictable</w:t>
      </w:r>
      <w:r>
        <w:rPr>
          <w:spacing w:val="-14"/>
        </w:rPr>
        <w:t xml:space="preserve"> </w:t>
      </w:r>
      <w:r>
        <w:t>ways.</w:t>
      </w:r>
      <w:r>
        <w:rPr>
          <w:spacing w:val="12"/>
        </w:rPr>
        <w:t xml:space="preserve"> </w:t>
      </w:r>
      <w:r>
        <w:t>Therefore,</w:t>
      </w:r>
      <w:r>
        <w:rPr>
          <w:spacing w:val="-12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critics</w:t>
      </w:r>
      <w:r>
        <w:rPr>
          <w:spacing w:val="-14"/>
        </w:rPr>
        <w:t xml:space="preserve"> </w:t>
      </w:r>
      <w:r>
        <w:t>cannot</w:t>
      </w:r>
      <w:r>
        <w:rPr>
          <w:spacing w:val="-14"/>
        </w:rPr>
        <w:t xml:space="preserve"> </w:t>
      </w:r>
      <w:r>
        <w:t>accept</w:t>
      </w:r>
      <w:r>
        <w:rPr>
          <w:spacing w:val="-57"/>
        </w:rPr>
        <w:t xml:space="preserve"> </w:t>
      </w:r>
      <w:r>
        <w:t>prognostic</w:t>
      </w:r>
      <w:r>
        <w:rPr>
          <w:spacing w:val="-9"/>
        </w:rPr>
        <w:t xml:space="preserve"> </w:t>
      </w:r>
      <w:r>
        <w:t>findings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AI,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processes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building</w:t>
      </w:r>
      <w:r>
        <w:rPr>
          <w:spacing w:val="-9"/>
        </w:rPr>
        <w:t xml:space="preserve"> </w:t>
      </w:r>
      <w:r>
        <w:t>relationships</w:t>
      </w:r>
      <w:r>
        <w:rPr>
          <w:spacing w:val="-9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cause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effect.</w:t>
      </w:r>
    </w:p>
    <w:p w14:paraId="5A3567B0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Despite rational enormous cost savings, a number of researchers are recommending to</w:t>
      </w:r>
      <w:r>
        <w:rPr>
          <w:spacing w:val="1"/>
        </w:rPr>
        <w:t xml:space="preserve"> </w:t>
      </w:r>
      <w:r>
        <w:t>step off radicalism.</w:t>
      </w:r>
      <w:r>
        <w:rPr>
          <w:spacing w:val="1"/>
        </w:rPr>
        <w:t xml:space="preserve"> </w:t>
      </w:r>
      <w:r>
        <w:t>In their opinion, banks should be caref</w:t>
      </w:r>
      <w:r>
        <w:t>ul not to rely too much on new</w:t>
      </w:r>
      <w:r>
        <w:rPr>
          <w:spacing w:val="1"/>
        </w:rPr>
        <w:t xml:space="preserve"> </w:t>
      </w:r>
      <w:r>
        <w:t>solutions. Its effectiveness is extremely clear only in case of complementing human work, not</w:t>
      </w:r>
      <w:r>
        <w:rPr>
          <w:spacing w:val="1"/>
        </w:rPr>
        <w:t xml:space="preserve"> </w:t>
      </w:r>
      <w:r>
        <w:t>replacing.</w:t>
      </w:r>
      <w:r>
        <w:rPr>
          <w:spacing w:val="1"/>
        </w:rPr>
        <w:t xml:space="preserve"> </w:t>
      </w:r>
      <w:r>
        <w:t>Therefore, introducing artificial intelligence, banks should be prepared at least to</w:t>
      </w:r>
      <w:r>
        <w:rPr>
          <w:spacing w:val="1"/>
        </w:rPr>
        <w:t xml:space="preserve"> </w:t>
      </w:r>
      <w:r>
        <w:t>educate</w:t>
      </w:r>
      <w:r>
        <w:rPr>
          <w:spacing w:val="-13"/>
        </w:rPr>
        <w:t xml:space="preserve"> </w:t>
      </w:r>
      <w:r>
        <w:t>employees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robotized</w:t>
      </w:r>
      <w:r>
        <w:rPr>
          <w:spacing w:val="-12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process.</w:t>
      </w:r>
      <w:r>
        <w:rPr>
          <w:spacing w:val="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Dutch</w:t>
      </w:r>
      <w:r>
        <w:rPr>
          <w:spacing w:val="-12"/>
        </w:rPr>
        <w:t xml:space="preserve"> </w:t>
      </w:r>
      <w:r>
        <w:t>bank</w:t>
      </w:r>
      <w:r>
        <w:rPr>
          <w:spacing w:val="-11"/>
        </w:rPr>
        <w:t xml:space="preserve"> </w:t>
      </w:r>
      <w:r>
        <w:t>ING</w:t>
      </w:r>
      <w:r>
        <w:rPr>
          <w:spacing w:val="-11"/>
        </w:rPr>
        <w:t xml:space="preserve"> </w:t>
      </w:r>
      <w:r>
        <w:t>agrees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position:</w:t>
      </w:r>
      <w:r>
        <w:rPr>
          <w:spacing w:val="-58"/>
        </w:rPr>
        <w:t xml:space="preserve"> </w:t>
      </w:r>
      <w:r>
        <w:rPr>
          <w:w w:val="95"/>
        </w:rPr>
        <w:t>“We would like to use artificial intelligence in order to suggest more thoughtful decisions to our</w:t>
      </w:r>
      <w:r>
        <w:rPr>
          <w:spacing w:val="1"/>
          <w:w w:val="95"/>
        </w:rPr>
        <w:t xml:space="preserve"> </w:t>
      </w:r>
      <w:r>
        <w:t>clients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decision-making,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workforce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AI”.</w:t>
      </w:r>
    </w:p>
    <w:p w14:paraId="4DD7B0FD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On this direction there is a temptation to improve the artificial intelligence, making its</w:t>
      </w:r>
      <w:r>
        <w:rPr>
          <w:spacing w:val="1"/>
        </w:rPr>
        <w:t xml:space="preserve"> </w:t>
      </w:r>
      <w:r>
        <w:t>possibilities closer to human ones. Unfortunately, much still remains outside the perimeter of</w:t>
      </w:r>
      <w:r>
        <w:rPr>
          <w:spacing w:val="1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modern</w:t>
      </w:r>
      <w:r>
        <w:rPr>
          <w:spacing w:val="-7"/>
        </w:rPr>
        <w:t xml:space="preserve"> </w:t>
      </w:r>
      <w:r>
        <w:t>technologies.</w:t>
      </w:r>
      <w:r>
        <w:rPr>
          <w:spacing w:val="15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recognition,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cognition.</w:t>
      </w:r>
      <w:r>
        <w:rPr>
          <w:spacing w:val="1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wrong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assume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humans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level.</w:t>
      </w:r>
      <w:r>
        <w:rPr>
          <w:spacing w:val="1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way,</w:t>
      </w:r>
      <w:r>
        <w:rPr>
          <w:spacing w:val="-58"/>
        </w:rPr>
        <w:t xml:space="preserve"> </w:t>
      </w:r>
      <w:r>
        <w:t>and it would require significant research until machines begin to at least approaching level of</w:t>
      </w:r>
      <w:r>
        <w:rPr>
          <w:spacing w:val="1"/>
        </w:rPr>
        <w:t xml:space="preserve"> </w:t>
      </w:r>
      <w:r>
        <w:t>human performance. Predictions regarding the timing of the creation of truly “smart” intellect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vague.</w:t>
      </w:r>
    </w:p>
    <w:p w14:paraId="66ADC2E2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Doubts</w:t>
      </w:r>
      <w:r>
        <w:rPr>
          <w:spacing w:val="-10"/>
        </w:rPr>
        <w:t xml:space="preserve"> </w:t>
      </w:r>
      <w:r>
        <w:t>arise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timing.</w:t>
      </w:r>
      <w:r>
        <w:rPr>
          <w:spacing w:val="13"/>
        </w:rPr>
        <w:t xml:space="preserve"> </w:t>
      </w:r>
      <w:r>
        <w:t>Consi</w:t>
      </w:r>
      <w:r>
        <w:t>derably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considerations</w:t>
      </w:r>
      <w:r>
        <w:rPr>
          <w:spacing w:val="-58"/>
        </w:rPr>
        <w:t xml:space="preserve"> </w:t>
      </w:r>
      <w:r>
        <w:t>of a generalized and even philosophical nature, for example, whether it is generally necessary</w:t>
      </w:r>
      <w:r>
        <w:rPr>
          <w:spacing w:val="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strive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human</w:t>
      </w:r>
      <w:r>
        <w:rPr>
          <w:spacing w:val="23"/>
        </w:rPr>
        <w:t xml:space="preserve"> </w:t>
      </w:r>
      <w:r>
        <w:t>thinking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its</w:t>
      </w:r>
      <w:r>
        <w:rPr>
          <w:spacing w:val="24"/>
        </w:rPr>
        <w:t xml:space="preserve"> </w:t>
      </w:r>
      <w:r>
        <w:t>entirety.</w:t>
      </w:r>
      <w:r>
        <w:rPr>
          <w:spacing w:val="3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spheres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application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human</w:t>
      </w:r>
      <w:r>
        <w:rPr>
          <w:spacing w:val="23"/>
        </w:rPr>
        <w:t xml:space="preserve"> </w:t>
      </w:r>
      <w:r>
        <w:t>and</w:t>
      </w:r>
    </w:p>
    <w:p w14:paraId="331A444D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1BAFC8A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machine</w:t>
      </w:r>
      <w:r>
        <w:rPr>
          <w:spacing w:val="-9"/>
        </w:rPr>
        <w:t xml:space="preserve"> </w:t>
      </w:r>
      <w:r>
        <w:t>intelligence</w:t>
      </w:r>
      <w:r>
        <w:rPr>
          <w:spacing w:val="-9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coexist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complementarity,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repression</w:t>
      </w:r>
      <w:r>
        <w:rPr>
          <w:spacing w:val="-8"/>
        </w:rPr>
        <w:t xml:space="preserve"> </w:t>
      </w:r>
      <w:r>
        <w:t>(or</w:t>
      </w:r>
      <w:r>
        <w:rPr>
          <w:spacing w:val="-9"/>
        </w:rPr>
        <w:t xml:space="preserve"> </w:t>
      </w:r>
      <w:r>
        <w:t>replacement)</w:t>
      </w:r>
      <w:r>
        <w:rPr>
          <w:spacing w:val="-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situations,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solved</w:t>
      </w:r>
      <w:r>
        <w:rPr>
          <w:spacing w:val="-10"/>
        </w:rPr>
        <w:t xml:space="preserve"> </w:t>
      </w:r>
      <w:r>
        <w:t>purely</w:t>
      </w:r>
      <w:r>
        <w:rPr>
          <w:spacing w:val="-11"/>
        </w:rPr>
        <w:t xml:space="preserve"> </w:t>
      </w:r>
      <w:r>
        <w:t>algorithmically,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mind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cope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them.</w:t>
      </w:r>
      <w:r>
        <w:rPr>
          <w:spacing w:val="13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humanizing</w:t>
      </w:r>
      <w:r>
        <w:rPr>
          <w:spacing w:val="-8"/>
        </w:rPr>
        <w:t xml:space="preserve"> </w:t>
      </w:r>
      <w:r>
        <w:t>ar</w:t>
      </w:r>
      <w:r>
        <w:t>tificial</w:t>
      </w:r>
      <w:r>
        <w:rPr>
          <w:spacing w:val="-8"/>
        </w:rPr>
        <w:t xml:space="preserve"> </w:t>
      </w:r>
      <w:r>
        <w:t>intelligence</w:t>
      </w:r>
      <w:r>
        <w:rPr>
          <w:spacing w:val="-8"/>
        </w:rPr>
        <w:t xml:space="preserve"> </w:t>
      </w:r>
      <w:r>
        <w:t>deprives</w:t>
      </w:r>
      <w:r>
        <w:rPr>
          <w:spacing w:val="-58"/>
        </w:rPr>
        <w:t xml:space="preserve"> </w:t>
      </w:r>
      <w:r>
        <w:t>it of those strengths, for which, actually, human tries to create and swap himself with rational,</w:t>
      </w:r>
      <w:r>
        <w:rPr>
          <w:spacing w:val="1"/>
        </w:rPr>
        <w:t xml:space="preserve"> </w:t>
      </w:r>
      <w:r>
        <w:t>algorithmic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decisions.</w:t>
      </w:r>
    </w:p>
    <w:p w14:paraId="4D77074F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Digital economics brings changes not only to operational bank activities, but also into</w:t>
      </w:r>
      <w:r>
        <w:rPr>
          <w:spacing w:val="1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institutions.</w:t>
      </w:r>
    </w:p>
    <w:p w14:paraId="6A603EFC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Research conducted by World Economic Forum together with Deloitte and Touché led</w:t>
      </w:r>
      <w:r>
        <w:rPr>
          <w:spacing w:val="1"/>
        </w:rPr>
        <w:t xml:space="preserve"> </w:t>
      </w:r>
      <w:r>
        <w:t>to the conclusion that possib</w:t>
      </w:r>
      <w:r>
        <w:t>ilities, which are being brought by Artificial Intelligence are an</w:t>
      </w:r>
      <w:r>
        <w:rPr>
          <w:spacing w:val="1"/>
        </w:rPr>
        <w:t xml:space="preserve"> </w:t>
      </w:r>
      <w:r>
        <w:rPr>
          <w:w w:val="95"/>
        </w:rPr>
        <w:t>option only for the largest banks.</w:t>
      </w:r>
      <w:r>
        <w:rPr>
          <w:spacing w:val="1"/>
          <w:w w:val="95"/>
        </w:rPr>
        <w:t xml:space="preserve"> </w:t>
      </w:r>
      <w:r>
        <w:rPr>
          <w:w w:val="95"/>
        </w:rPr>
        <w:t>Since the main innovation concentrate on customer acquisition</w:t>
      </w:r>
      <w:r>
        <w:rPr>
          <w:spacing w:val="1"/>
          <w:w w:val="95"/>
        </w:rPr>
        <w:t xml:space="preserve"> </w:t>
      </w:r>
      <w:r>
        <w:t>channels, then it is very likely to observe banking sector regroup — the dominance of large</w:t>
      </w:r>
      <w:r>
        <w:rPr>
          <w:spacing w:val="1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medium</w:t>
      </w:r>
      <w:r>
        <w:rPr>
          <w:spacing w:val="-3"/>
        </w:rPr>
        <w:t xml:space="preserve"> </w:t>
      </w:r>
      <w:r>
        <w:t>structures.</w:t>
      </w:r>
    </w:p>
    <w:p w14:paraId="095D28DC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However, researchers leave small companies a chance on survival.</w:t>
      </w:r>
      <w:r>
        <w:rPr>
          <w:spacing w:val="1"/>
        </w:rPr>
        <w:t xml:space="preserve"> </w:t>
      </w:r>
      <w:r>
        <w:t>Those assume that</w:t>
      </w:r>
      <w:r>
        <w:rPr>
          <w:spacing w:val="1"/>
        </w:rPr>
        <w:t xml:space="preserve"> </w:t>
      </w:r>
      <w:r>
        <w:t>smaller companies have an option to specialize in certain directions, types of operations and</w:t>
      </w:r>
      <w:r>
        <w:rPr>
          <w:spacing w:val="1"/>
        </w:rPr>
        <w:t xml:space="preserve"> </w:t>
      </w:r>
      <w:r>
        <w:t>s</w:t>
      </w:r>
      <w:r>
        <w:t>pecific clients. Consequently, along with large banks, customer service in digital economics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niche</w:t>
      </w:r>
      <w:r>
        <w:rPr>
          <w:spacing w:val="-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companies.</w:t>
      </w:r>
    </w:p>
    <w:p w14:paraId="55F53532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The</w:t>
      </w:r>
      <w:r>
        <w:rPr>
          <w:spacing w:val="-5"/>
        </w:rPr>
        <w:t xml:space="preserve"> </w:t>
      </w:r>
      <w:r>
        <w:t>desire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expending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Intelligence,</w:t>
      </w:r>
      <w:r>
        <w:rPr>
          <w:spacing w:val="-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 the main data consumer, will lead to creation of monopolies — large alliances of financial</w:t>
      </w:r>
      <w:r>
        <w:rPr>
          <w:spacing w:val="1"/>
        </w:rPr>
        <w:t xml:space="preserve"> </w:t>
      </w:r>
      <w:r>
        <w:t>groups.</w:t>
      </w:r>
      <w:r>
        <w:rPr>
          <w:spacing w:val="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strengthening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enhancement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bank</w:t>
      </w:r>
      <w:r>
        <w:rPr>
          <w:spacing w:val="-13"/>
        </w:rPr>
        <w:t xml:space="preserve"> </w:t>
      </w:r>
      <w:r>
        <w:t>cooperation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required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proofErr w:type="spellStart"/>
      <w:r>
        <w:t>increas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ing</w:t>
      </w:r>
      <w:proofErr w:type="spellEnd"/>
      <w:r>
        <w:t xml:space="preserve"> importance of analytical work, grow of risks of cyber-attacks an</w:t>
      </w:r>
      <w:r>
        <w:t>d fraudulent schemes. The</w:t>
      </w:r>
      <w:r>
        <w:rPr>
          <w:spacing w:val="-57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criminals</w:t>
      </w:r>
      <w:r>
        <w:rPr>
          <w:spacing w:val="-6"/>
        </w:rPr>
        <w:t xml:space="preserve"> </w:t>
      </w:r>
      <w:r>
        <w:t>significantly</w:t>
      </w:r>
      <w:r>
        <w:rPr>
          <w:spacing w:val="-7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sharing</w:t>
      </w:r>
      <w:r>
        <w:rPr>
          <w:spacing w:val="-58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criminal</w:t>
      </w:r>
      <w:r>
        <w:rPr>
          <w:spacing w:val="-2"/>
        </w:rPr>
        <w:t xml:space="preserve"> </w:t>
      </w:r>
      <w:r>
        <w:t>patterns,</w:t>
      </w:r>
      <w:r>
        <w:rPr>
          <w:spacing w:val="-2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blacklists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clients.</w:t>
      </w:r>
    </w:p>
    <w:p w14:paraId="3B069EA0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Nonetheless,</w:t>
      </w:r>
      <w:r>
        <w:rPr>
          <w:spacing w:val="-13"/>
        </w:rPr>
        <w:t xml:space="preserve"> </w:t>
      </w:r>
      <w:r>
        <w:t>transfer,</w:t>
      </w:r>
      <w:r>
        <w:rPr>
          <w:spacing w:val="-12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usage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received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settled</w:t>
      </w:r>
      <w:r>
        <w:rPr>
          <w:spacing w:val="-13"/>
        </w:rPr>
        <w:t xml:space="preserve"> </w:t>
      </w:r>
      <w:r>
        <w:t>down,</w:t>
      </w:r>
      <w:r>
        <w:rPr>
          <w:spacing w:val="-12"/>
        </w:rPr>
        <w:t xml:space="preserve"> </w:t>
      </w:r>
      <w:r>
        <w:t>including</w:t>
      </w:r>
      <w:r>
        <w:rPr>
          <w:spacing w:val="-58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t>establishment.</w:t>
      </w:r>
      <w:r>
        <w:rPr>
          <w:spacing w:val="1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owners,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clients,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interested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reliable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data.</w:t>
      </w:r>
      <w:r>
        <w:rPr>
          <w:spacing w:val="-58"/>
        </w:rPr>
        <w:t xml:space="preserve"> </w:t>
      </w:r>
      <w:r>
        <w:rPr>
          <w:w w:val="95"/>
        </w:rPr>
        <w:t>As a result, there is a need in obvious legal procedure of personal data transfer and its protection.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</w:t>
      </w:r>
      <w:r>
        <w:t>ansfer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space</w:t>
      </w:r>
      <w:r>
        <w:rPr>
          <w:spacing w:val="-8"/>
        </w:rPr>
        <w:t xml:space="preserve"> </w:t>
      </w:r>
      <w:r>
        <w:t>creates</w:t>
      </w:r>
      <w:r>
        <w:rPr>
          <w:spacing w:val="-9"/>
        </w:rPr>
        <w:t xml:space="preserve"> </w:t>
      </w:r>
      <w:r>
        <w:t>entirely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risks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countering,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worked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yet.</w:t>
      </w:r>
    </w:p>
    <w:p w14:paraId="08002357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At the group level banks agree on a fact, that main route of development of banking is</w:t>
      </w:r>
      <w:r>
        <w:rPr>
          <w:spacing w:val="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opportunities</w:t>
      </w:r>
      <w:r>
        <w:rPr>
          <w:spacing w:val="-10"/>
        </w:rPr>
        <w:t xml:space="preserve"> </w:t>
      </w:r>
      <w:r>
        <w:t>offered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economics.</w:t>
      </w:r>
      <w:r>
        <w:rPr>
          <w:spacing w:val="11"/>
        </w:rPr>
        <w:t xml:space="preserve"> </w:t>
      </w:r>
      <w:r>
        <w:t>Moreover,</w:t>
      </w:r>
      <w:r>
        <w:rPr>
          <w:spacing w:val="-10"/>
        </w:rPr>
        <w:t xml:space="preserve"> </w:t>
      </w:r>
      <w:r>
        <w:t>banks</w:t>
      </w:r>
      <w:r>
        <w:rPr>
          <w:spacing w:val="-10"/>
        </w:rPr>
        <w:t xml:space="preserve"> </w:t>
      </w:r>
      <w:r>
        <w:t>apply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latest</w:t>
      </w:r>
      <w:r>
        <w:rPr>
          <w:spacing w:val="-9"/>
        </w:rPr>
        <w:t xml:space="preserve"> </w:t>
      </w:r>
      <w:r>
        <w:t>achievements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development,</w:t>
      </w:r>
      <w:r>
        <w:rPr>
          <w:spacing w:val="-9"/>
        </w:rPr>
        <w:t xml:space="preserve"> </w:t>
      </w:r>
      <w:r>
        <w:t>a</w:t>
      </w:r>
      <w:r>
        <w:t>mong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Arti-</w:t>
      </w:r>
      <w:r>
        <w:rPr>
          <w:spacing w:val="-57"/>
        </w:rPr>
        <w:t xml:space="preserve"> </w:t>
      </w:r>
      <w:proofErr w:type="spellStart"/>
      <w:r>
        <w:t>ficial</w:t>
      </w:r>
      <w:proofErr w:type="spellEnd"/>
      <w:r>
        <w:t xml:space="preserve"> Intelligence, in individual areas of its work, replacing an employee with robot on routine</w:t>
      </w:r>
      <w:r>
        <w:rPr>
          <w:spacing w:val="-57"/>
        </w:rPr>
        <w:t xml:space="preserve"> </w:t>
      </w:r>
      <w:r>
        <w:t>repeating operations. Nevertheless, banks are very careful about complete and deep technical</w:t>
      </w:r>
      <w:r>
        <w:rPr>
          <w:spacing w:val="1"/>
        </w:rPr>
        <w:t xml:space="preserve"> </w:t>
      </w:r>
      <w:r>
        <w:t>restructuring,</w:t>
      </w:r>
      <w:r>
        <w:rPr>
          <w:spacing w:val="-9"/>
        </w:rPr>
        <w:t xml:space="preserve"> </w:t>
      </w:r>
      <w:r>
        <w:t>sending</w:t>
      </w:r>
      <w:r>
        <w:rPr>
          <w:spacing w:val="-10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funds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studying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issue.</w:t>
      </w:r>
      <w:r>
        <w:rPr>
          <w:spacing w:val="11"/>
        </w:rPr>
        <w:t xml:space="preserve"> </w:t>
      </w:r>
      <w:r>
        <w:t>Regarding</w:t>
      </w:r>
      <w:r>
        <w:rPr>
          <w:spacing w:val="-9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Arti-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ficial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Intelligence</w:t>
      </w:r>
      <w:r>
        <w:rPr>
          <w:spacing w:val="14"/>
          <w:w w:val="95"/>
        </w:rPr>
        <w:t xml:space="preserve"> </w:t>
      </w:r>
      <w:r>
        <w:rPr>
          <w:w w:val="95"/>
        </w:rPr>
        <w:t>application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immediate</w:t>
      </w:r>
      <w:r>
        <w:rPr>
          <w:spacing w:val="15"/>
          <w:w w:val="95"/>
        </w:rPr>
        <w:t xml:space="preserve"> </w:t>
      </w:r>
      <w:r>
        <w:rPr>
          <w:w w:val="95"/>
        </w:rPr>
        <w:t>prospects,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14"/>
          <w:w w:val="95"/>
        </w:rPr>
        <w:t xml:space="preserve"> </w:t>
      </w:r>
      <w:r>
        <w:rPr>
          <w:w w:val="95"/>
        </w:rPr>
        <w:t>would</w:t>
      </w:r>
      <w:r>
        <w:rPr>
          <w:spacing w:val="14"/>
          <w:w w:val="95"/>
        </w:rPr>
        <w:t xml:space="preserve"> </w:t>
      </w:r>
      <w:r>
        <w:rPr>
          <w:w w:val="95"/>
        </w:rPr>
        <w:t>l</w:t>
      </w:r>
      <w:r>
        <w:rPr>
          <w:w w:val="95"/>
        </w:rPr>
        <w:t>ike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cite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Financial</w:t>
      </w:r>
      <w:r>
        <w:rPr>
          <w:spacing w:val="16"/>
          <w:w w:val="95"/>
        </w:rPr>
        <w:t xml:space="preserve"> </w:t>
      </w:r>
      <w:r>
        <w:rPr>
          <w:w w:val="95"/>
        </w:rPr>
        <w:t>Times:</w:t>
      </w:r>
    </w:p>
    <w:p w14:paraId="08587176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44057FD4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8</w:t>
      </w:r>
      <w:r>
        <w:rPr>
          <w:spacing w:val="-4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ago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Santander</w:t>
      </w:r>
      <w:r>
        <w:rPr>
          <w:spacing w:val="-4"/>
        </w:rPr>
        <w:t xml:space="preserve"> </w:t>
      </w:r>
      <w:r>
        <w:t>Citi,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13697</w:t>
      </w:r>
      <w:r>
        <w:rPr>
          <w:spacing w:val="-58"/>
        </w:rPr>
        <w:t xml:space="preserve"> </w:t>
      </w:r>
      <w:r>
        <w:t>branches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bank.</w:t>
      </w:r>
    </w:p>
    <w:p w14:paraId="2205B831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Even nowadays, banks are still focused on creating necessary conditions for AI trans-</w:t>
      </w:r>
      <w:r>
        <w:rPr>
          <w:spacing w:val="1"/>
        </w:rPr>
        <w:t xml:space="preserve"> </w:t>
      </w:r>
      <w:r>
        <w:t>formations,</w:t>
      </w:r>
      <w:r>
        <w:rPr>
          <w:spacing w:val="1"/>
        </w:rPr>
        <w:t xml:space="preserve"> </w:t>
      </w:r>
      <w:r>
        <w:t>including preparation of infrastructure,</w:t>
      </w:r>
      <w:r>
        <w:rPr>
          <w:spacing w:val="60"/>
        </w:rPr>
        <w:t xml:space="preserve"> </w:t>
      </w:r>
      <w:r>
        <w:t>data,</w:t>
      </w:r>
      <w:r>
        <w:rPr>
          <w:spacing w:val="60"/>
        </w:rPr>
        <w:t xml:space="preserve"> </w:t>
      </w:r>
      <w:r>
        <w:t>models and processes.</w:t>
      </w:r>
      <w:r>
        <w:rPr>
          <w:spacing w:val="61"/>
        </w:rPr>
        <w:t xml:space="preserve"> </w:t>
      </w:r>
      <w:r>
        <w:t>In addition</w:t>
      </w:r>
      <w:r>
        <w:rPr>
          <w:spacing w:val="1"/>
        </w:rPr>
        <w:t xml:space="preserve"> </w:t>
      </w:r>
      <w:r>
        <w:t>to fields, that always have to be on the cutting edge, in order to gain advan</w:t>
      </w:r>
      <w:r>
        <w:t>tage as a pioneer,</w:t>
      </w:r>
      <w:r>
        <w:rPr>
          <w:spacing w:val="1"/>
        </w:rPr>
        <w:t xml:space="preserve"> </w:t>
      </w:r>
      <w:r>
        <w:t>changes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coming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conservative</w:t>
      </w:r>
      <w:r>
        <w:rPr>
          <w:spacing w:val="-14"/>
        </w:rPr>
        <w:t xml:space="preserve"> </w:t>
      </w:r>
      <w:r>
        <w:t>spheres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services.</w:t>
      </w:r>
      <w:r>
        <w:rPr>
          <w:spacing w:val="11"/>
        </w:rPr>
        <w:t xml:space="preserve"> </w:t>
      </w:r>
      <w:r>
        <w:t>Despite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active</w:t>
      </w:r>
      <w:r>
        <w:rPr>
          <w:spacing w:val="-14"/>
        </w:rPr>
        <w:t xml:space="preserve"> </w:t>
      </w:r>
      <w:r>
        <w:t>usage</w:t>
      </w:r>
      <w:r>
        <w:rPr>
          <w:spacing w:val="-5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Artificial</w:t>
      </w:r>
      <w:r>
        <w:rPr>
          <w:spacing w:val="-10"/>
        </w:rPr>
        <w:t xml:space="preserve"> </w:t>
      </w:r>
      <w:r>
        <w:t>Intelligence,</w:t>
      </w:r>
      <w:r>
        <w:rPr>
          <w:spacing w:val="-9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banks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globally</w:t>
      </w:r>
      <w:r>
        <w:rPr>
          <w:spacing w:val="-10"/>
        </w:rPr>
        <w:t xml:space="preserve"> </w:t>
      </w:r>
      <w:r>
        <w:t>yet.</w:t>
      </w:r>
      <w:r>
        <w:rPr>
          <w:spacing w:val="12"/>
        </w:rPr>
        <w:t xml:space="preserve"> </w:t>
      </w:r>
      <w:r>
        <w:t>According</w:t>
      </w:r>
      <w:r>
        <w:rPr>
          <w:spacing w:val="-57"/>
        </w:rPr>
        <w:t xml:space="preserve"> </w:t>
      </w:r>
      <w:r>
        <w:t>to experts,</w:t>
      </w:r>
      <w:r>
        <w:rPr>
          <w:spacing w:val="60"/>
        </w:rPr>
        <w:t xml:space="preserve"> </w:t>
      </w:r>
      <w:r>
        <w:t>overwhelming majority of financial institutions noted usage of Machine Learning</w:t>
      </w:r>
      <w:r>
        <w:rPr>
          <w:spacing w:val="1"/>
        </w:rPr>
        <w:t xml:space="preserve"> </w:t>
      </w:r>
      <w:r>
        <w:t>in one degree or another, but, as it had been noted by experts, only 20% of respondents went</w:t>
      </w:r>
      <w:r>
        <w:rPr>
          <w:spacing w:val="1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usage.</w:t>
      </w:r>
    </w:p>
    <w:p w14:paraId="5077F0EA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rPr>
          <w:w w:val="95"/>
        </w:rPr>
        <w:t>But structurally, banks were creating single open pl</w:t>
      </w:r>
      <w:r>
        <w:rPr>
          <w:w w:val="95"/>
        </w:rPr>
        <w:t>atforms, which provide general service</w:t>
      </w:r>
      <w:r>
        <w:rPr>
          <w:spacing w:val="1"/>
          <w:w w:val="95"/>
        </w:rPr>
        <w:t xml:space="preserve"> </w:t>
      </w:r>
      <w:r>
        <w:t>for all domestic business customers. Therefore, there is a need in relevant professionals, who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platforms.</w:t>
      </w:r>
    </w:p>
    <w:p w14:paraId="246214EE" w14:textId="77777777" w:rsidR="00DE70B6" w:rsidRDefault="00DE70B6">
      <w:pPr>
        <w:pStyle w:val="BodyText"/>
        <w:ind w:left="0"/>
        <w:rPr>
          <w:sz w:val="38"/>
        </w:rPr>
      </w:pPr>
    </w:p>
    <w:p w14:paraId="61C9B2B8" w14:textId="77777777" w:rsidR="00DE70B6" w:rsidRDefault="00603B20">
      <w:pPr>
        <w:pStyle w:val="Heading2"/>
        <w:numPr>
          <w:ilvl w:val="1"/>
          <w:numId w:val="4"/>
        </w:numPr>
        <w:tabs>
          <w:tab w:val="left" w:pos="714"/>
          <w:tab w:val="left" w:pos="716"/>
        </w:tabs>
        <w:ind w:hanging="599"/>
      </w:pPr>
      <w:bookmarkStart w:id="551" w:name="Artificial_Intelligence_in_Operational_b"/>
      <w:bookmarkStart w:id="552" w:name="_bookmark16"/>
      <w:bookmarkEnd w:id="551"/>
      <w:bookmarkEnd w:id="552"/>
      <w:r>
        <w:t>Artificial</w:t>
      </w:r>
      <w:r>
        <w:rPr>
          <w:spacing w:val="-10"/>
        </w:rPr>
        <w:t xml:space="preserve"> </w:t>
      </w:r>
      <w:r>
        <w:t>Intelligence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activity</w:t>
      </w:r>
    </w:p>
    <w:p w14:paraId="11DA28E5" w14:textId="77777777" w:rsidR="00DE70B6" w:rsidRDefault="00DE70B6">
      <w:pPr>
        <w:pStyle w:val="BodyText"/>
        <w:ind w:left="0"/>
        <w:rPr>
          <w:b/>
          <w:sz w:val="26"/>
        </w:rPr>
      </w:pPr>
    </w:p>
    <w:p w14:paraId="795F89D1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 xml:space="preserve">Nowadays, banks are </w:t>
      </w:r>
      <w:r>
        <w:t xml:space="preserve">equipped with modern information and communication </w:t>
      </w:r>
      <w:proofErr w:type="spellStart"/>
      <w:r>
        <w:t>technolo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gies</w:t>
      </w:r>
      <w:proofErr w:type="spellEnd"/>
      <w:r>
        <w:t>. At the same time mentioned technologies, including Fin-Tech software, have significant</w:t>
      </w:r>
      <w:r>
        <w:rPr>
          <w:spacing w:val="1"/>
        </w:rPr>
        <w:t xml:space="preserve"> </w:t>
      </w:r>
      <w:r>
        <w:t>impact over existing financial institutions.</w:t>
      </w:r>
      <w:r>
        <w:rPr>
          <w:spacing w:val="1"/>
        </w:rPr>
        <w:t xml:space="preserve"> </w:t>
      </w:r>
      <w:r>
        <w:t>By surpassing operational limitations, those tech-</w:t>
      </w:r>
      <w:r>
        <w:rPr>
          <w:spacing w:val="1"/>
        </w:rPr>
        <w:t xml:space="preserve"> </w:t>
      </w:r>
      <w:proofErr w:type="spellStart"/>
      <w:r>
        <w:t>nologi</w:t>
      </w:r>
      <w:r>
        <w:t>es</w:t>
      </w:r>
      <w:proofErr w:type="spellEnd"/>
      <w:r>
        <w:t xml:space="preserve"> become the main factor of transformation of both in a case of single bank, and in a</w:t>
      </w:r>
      <w:r>
        <w:rPr>
          <w:spacing w:val="1"/>
        </w:rPr>
        <w:t xml:space="preserve"> </w:t>
      </w:r>
      <w:r>
        <w:t>case of entire banking sector. This results in a gradual increase of computerization of banking</w:t>
      </w:r>
      <w:r>
        <w:rPr>
          <w:spacing w:val="1"/>
        </w:rPr>
        <w:t xml:space="preserve"> </w:t>
      </w:r>
      <w:r>
        <w:t>industry,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possibilities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intelligence.</w:t>
      </w:r>
    </w:p>
    <w:p w14:paraId="613712B5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rPr>
          <w:w w:val="95"/>
        </w:rPr>
        <w:t>Significant</w:t>
      </w:r>
      <w:r>
        <w:rPr>
          <w:spacing w:val="19"/>
          <w:w w:val="95"/>
        </w:rPr>
        <w:t xml:space="preserve"> </w:t>
      </w:r>
      <w:r>
        <w:rPr>
          <w:w w:val="95"/>
        </w:rPr>
        <w:t>volumes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information</w:t>
      </w:r>
      <w:r>
        <w:rPr>
          <w:spacing w:val="21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being</w:t>
      </w:r>
      <w:r>
        <w:rPr>
          <w:spacing w:val="21"/>
          <w:w w:val="95"/>
        </w:rPr>
        <w:t xml:space="preserve"> </w:t>
      </w:r>
      <w:r>
        <w:rPr>
          <w:w w:val="95"/>
        </w:rPr>
        <w:t>accumulated</w:t>
      </w:r>
      <w:r>
        <w:rPr>
          <w:spacing w:val="21"/>
          <w:w w:val="95"/>
        </w:rPr>
        <w:t xml:space="preserve"> </w:t>
      </w:r>
      <w:r>
        <w:rPr>
          <w:w w:val="95"/>
        </w:rPr>
        <w:t>over</w:t>
      </w:r>
      <w:r>
        <w:rPr>
          <w:spacing w:val="20"/>
          <w:w w:val="95"/>
        </w:rPr>
        <w:t xml:space="preserve"> </w:t>
      </w:r>
      <w:r>
        <w:rPr>
          <w:w w:val="95"/>
        </w:rPr>
        <w:t>financial</w:t>
      </w:r>
      <w:r>
        <w:rPr>
          <w:spacing w:val="21"/>
          <w:w w:val="95"/>
        </w:rPr>
        <w:t xml:space="preserve"> </w:t>
      </w:r>
      <w:r>
        <w:rPr>
          <w:w w:val="95"/>
        </w:rPr>
        <w:t>markets</w:t>
      </w:r>
      <w:r>
        <w:rPr>
          <w:spacing w:val="21"/>
          <w:w w:val="95"/>
        </w:rPr>
        <w:t xml:space="preserve"> </w:t>
      </w:r>
      <w:r>
        <w:rPr>
          <w:w w:val="95"/>
        </w:rPr>
        <w:t>resulting</w:t>
      </w:r>
      <w:r>
        <w:rPr>
          <w:spacing w:val="-54"/>
          <w:w w:val="95"/>
        </w:rPr>
        <w:t xml:space="preserve"> </w:t>
      </w:r>
      <w:r>
        <w:t>in data analysis being more and more relevant.</w:t>
      </w:r>
      <w:r>
        <w:rPr>
          <w:spacing w:val="1"/>
        </w:rPr>
        <w:t xml:space="preserve"> </w:t>
      </w:r>
      <w:r>
        <w:t>Some experts note, that markets are already</w:t>
      </w:r>
      <w:r>
        <w:rPr>
          <w:spacing w:val="1"/>
        </w:rPr>
        <w:t xml:space="preserve"> </w:t>
      </w:r>
      <w:r>
        <w:t>emerging</w:t>
      </w:r>
      <w:r>
        <w:rPr>
          <w:spacing w:val="-13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sharing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critical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competi</w:t>
      </w:r>
      <w:r>
        <w:t>tive</w:t>
      </w:r>
      <w:r>
        <w:rPr>
          <w:spacing w:val="-13"/>
        </w:rPr>
        <w:t xml:space="preserve"> </w:t>
      </w:r>
      <w:r>
        <w:t>success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first</w:t>
      </w:r>
      <w:r>
        <w:rPr>
          <w:spacing w:val="-13"/>
        </w:rPr>
        <w:t xml:space="preserve"> </w:t>
      </w:r>
      <w:r>
        <w:t>movers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positioned</w:t>
      </w:r>
      <w:r>
        <w:rPr>
          <w:spacing w:val="-1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distinguish themselves by delivering better advice, constant presence, and curated ecosystems.</w:t>
      </w:r>
      <w:r>
        <w:rPr>
          <w:spacing w:val="-57"/>
        </w:rPr>
        <w:t xml:space="preserve"> </w:t>
      </w:r>
      <w:r>
        <w:t>Firms that lag behind are finding that their old strengths may not keep them as competitive as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were.</w:t>
      </w:r>
    </w:p>
    <w:p w14:paraId="18D5864B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528DAB3C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  <w:spacing w:before="1"/>
      </w:pPr>
      <w:bookmarkStart w:id="553" w:name="Artificial_Intelligence_in_Investment_Ba"/>
      <w:bookmarkStart w:id="554" w:name="_bookmark17"/>
      <w:bookmarkEnd w:id="553"/>
      <w:bookmarkEnd w:id="554"/>
      <w:r>
        <w:t>Artificial</w:t>
      </w:r>
      <w:r>
        <w:rPr>
          <w:spacing w:val="-13"/>
        </w:rPr>
        <w:t xml:space="preserve"> </w:t>
      </w:r>
      <w:r>
        <w:t>Intelligence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Investment</w:t>
      </w:r>
      <w:r>
        <w:rPr>
          <w:spacing w:val="-13"/>
        </w:rPr>
        <w:t xml:space="preserve"> </w:t>
      </w:r>
      <w:r>
        <w:t>Banking</w:t>
      </w:r>
    </w:p>
    <w:p w14:paraId="1FEEFB49" w14:textId="77777777" w:rsidR="00DE70B6" w:rsidRDefault="00DE70B6">
      <w:pPr>
        <w:pStyle w:val="BodyText"/>
        <w:ind w:left="0"/>
        <w:rPr>
          <w:b/>
          <w:sz w:val="26"/>
        </w:rPr>
      </w:pPr>
    </w:p>
    <w:p w14:paraId="2E2AD4DF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The</w:t>
      </w:r>
      <w:r>
        <w:rPr>
          <w:spacing w:val="-13"/>
        </w:rPr>
        <w:t xml:space="preserve"> </w:t>
      </w:r>
      <w:r>
        <w:t>pioneers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technologies</w:t>
      </w:r>
      <w:r>
        <w:rPr>
          <w:spacing w:val="-12"/>
        </w:rPr>
        <w:t xml:space="preserve"> </w:t>
      </w:r>
      <w:r>
        <w:t>are,</w:t>
      </w:r>
      <w:r>
        <w:rPr>
          <w:spacing w:val="-58"/>
        </w:rPr>
        <w:t xml:space="preserve"> </w:t>
      </w:r>
      <w:r>
        <w:t>obviously,</w:t>
      </w:r>
      <w:r>
        <w:rPr>
          <w:spacing w:val="-5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companies,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trading</w:t>
      </w:r>
      <w:r>
        <w:rPr>
          <w:spacing w:val="-57"/>
        </w:rPr>
        <w:t xml:space="preserve"> </w:t>
      </w:r>
      <w:r>
        <w:t>algorithms.</w:t>
      </w:r>
      <w:r>
        <w:rPr>
          <w:spacing w:val="10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compani</w:t>
      </w:r>
      <w:r>
        <w:t>es</w:t>
      </w:r>
      <w:r>
        <w:rPr>
          <w:spacing w:val="-9"/>
        </w:rPr>
        <w:t xml:space="preserve"> </w:t>
      </w:r>
      <w:r>
        <w:t>target</w:t>
      </w:r>
      <w:r>
        <w:rPr>
          <w:spacing w:val="-10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or-</w:t>
      </w:r>
    </w:p>
    <w:p w14:paraId="3C352F13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5F5BD15B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der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news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analysis.</w:t>
      </w:r>
      <w:r>
        <w:rPr>
          <w:spacing w:val="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popular</w:t>
      </w:r>
      <w:r>
        <w:rPr>
          <w:spacing w:val="-12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alternative</w:t>
      </w:r>
      <w:r>
        <w:rPr>
          <w:spacing w:val="-5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aggregators,</w:t>
      </w:r>
      <w:r>
        <w:rPr>
          <w:spacing w:val="-2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indexers.</w:t>
      </w:r>
    </w:p>
    <w:p w14:paraId="607B67A6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Most of the asset managers and hedge funds specialists suppose that according to exist-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competitive dynamics, the trend of research disaggregation will continue even in regions</w:t>
      </w:r>
      <w:r>
        <w:rPr>
          <w:spacing w:val="1"/>
        </w:rPr>
        <w:t xml:space="preserve"> </w:t>
      </w:r>
      <w:r>
        <w:t xml:space="preserve">not covered by MiFID II, legislative framework instituted by the </w:t>
      </w:r>
      <w:r>
        <w:t>European Union to regulate</w:t>
      </w:r>
      <w:r>
        <w:rPr>
          <w:spacing w:val="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markets.</w:t>
      </w:r>
    </w:p>
    <w:p w14:paraId="7944321A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opinion,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researches</w:t>
      </w:r>
      <w:r>
        <w:rPr>
          <w:spacing w:val="-8"/>
        </w:rPr>
        <w:t xml:space="preserve"> </w:t>
      </w:r>
      <w:r>
        <w:t>investors</w:t>
      </w:r>
      <w:r>
        <w:rPr>
          <w:spacing w:val="-10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rely</w:t>
      </w:r>
      <w:r>
        <w:rPr>
          <w:spacing w:val="-10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investment</w:t>
      </w:r>
      <w:r>
        <w:rPr>
          <w:spacing w:val="-57"/>
        </w:rPr>
        <w:t xml:space="preserve"> </w:t>
      </w:r>
      <w:r>
        <w:t>analysts. Some expect major changes in investment research market, as investors would need</w:t>
      </w:r>
      <w:r>
        <w:rPr>
          <w:spacing w:val="1"/>
        </w:rPr>
        <w:t xml:space="preserve"> </w:t>
      </w:r>
      <w:r>
        <w:t>more data for support of AI and Machine Learning technologies.</w:t>
      </w:r>
      <w:r>
        <w:rPr>
          <w:spacing w:val="1"/>
        </w:rPr>
        <w:t xml:space="preserve"> </w:t>
      </w:r>
      <w:r>
        <w:t>On conducting researches,</w:t>
      </w:r>
      <w:r>
        <w:rPr>
          <w:spacing w:val="1"/>
        </w:rPr>
        <w:t xml:space="preserve"> </w:t>
      </w:r>
      <w:r>
        <w:t>portfolio managers would rely less on investment analysts and more on intern</w:t>
      </w:r>
      <w:r>
        <w:t>al solutions, data</w:t>
      </w:r>
      <w:r>
        <w:rPr>
          <w:spacing w:val="-58"/>
        </w:rPr>
        <w:t xml:space="preserve"> </w:t>
      </w:r>
      <w:r>
        <w:t>suppliers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suppliers.</w:t>
      </w:r>
    </w:p>
    <w:p w14:paraId="484317BD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50F29715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</w:pPr>
      <w:bookmarkStart w:id="555" w:name="Artificial_Intelligence_in_Commercial_Ba"/>
      <w:bookmarkStart w:id="556" w:name="_bookmark18"/>
      <w:bookmarkEnd w:id="555"/>
      <w:bookmarkEnd w:id="556"/>
      <w:r>
        <w:t>Artificial</w:t>
      </w:r>
      <w:r>
        <w:rPr>
          <w:spacing w:val="-13"/>
        </w:rPr>
        <w:t xml:space="preserve"> </w:t>
      </w:r>
      <w:r>
        <w:t>Intelligence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Commercial</w:t>
      </w:r>
      <w:r>
        <w:rPr>
          <w:spacing w:val="-13"/>
        </w:rPr>
        <w:t xml:space="preserve"> </w:t>
      </w:r>
      <w:r>
        <w:t>Banking</w:t>
      </w:r>
    </w:p>
    <w:p w14:paraId="059AF047" w14:textId="77777777" w:rsidR="00DE70B6" w:rsidRDefault="00DE70B6">
      <w:pPr>
        <w:pStyle w:val="BodyText"/>
        <w:ind w:left="0"/>
        <w:rPr>
          <w:b/>
          <w:sz w:val="26"/>
        </w:rPr>
      </w:pPr>
    </w:p>
    <w:p w14:paraId="240079A2" w14:textId="77777777" w:rsidR="00DE70B6" w:rsidRDefault="00603B20">
      <w:pPr>
        <w:pStyle w:val="BodyText"/>
        <w:spacing w:before="195" w:line="357" w:lineRule="auto"/>
        <w:ind w:right="115" w:firstLine="566"/>
        <w:jc w:val="both"/>
      </w:pPr>
      <w:r>
        <w:t>As for commercial banking,</w:t>
      </w:r>
      <w:r>
        <w:rPr>
          <w:spacing w:val="60"/>
        </w:rPr>
        <w:t xml:space="preserve"> </w:t>
      </w:r>
      <w:r>
        <w:t>the status of AI integration highly depends on bank size.</w:t>
      </w:r>
      <w:r>
        <w:rPr>
          <w:spacing w:val="1"/>
        </w:rPr>
        <w:t xml:space="preserve"> </w:t>
      </w:r>
      <w:r>
        <w:t>All over the globe major financial players have been developing solut</w:t>
      </w:r>
      <w:r>
        <w:t>ions based on Artificial</w:t>
      </w:r>
      <w:r>
        <w:rPr>
          <w:spacing w:val="1"/>
        </w:rPr>
        <w:t xml:space="preserve"> </w:t>
      </w:r>
      <w:r>
        <w:t>Intelligence for the last 60 years with the various levels of success.</w:t>
      </w:r>
      <w:r>
        <w:rPr>
          <w:spacing w:val="1"/>
        </w:rPr>
        <w:t xml:space="preserve"> </w:t>
      </w:r>
      <w:r>
        <w:t>The situation has been</w:t>
      </w:r>
      <w:r>
        <w:rPr>
          <w:spacing w:val="1"/>
        </w:rPr>
        <w:t xml:space="preserve"> </w:t>
      </w:r>
      <w:r>
        <w:t>especially progressive for the last 10 years. In general, over 70% of large global banks studied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front-office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back-office</w:t>
      </w:r>
      <w:r>
        <w:rPr>
          <w:spacing w:val="-1"/>
        </w:rPr>
        <w:t xml:space="preserve"> </w:t>
      </w:r>
      <w:r>
        <w:t>functions.</w:t>
      </w:r>
    </w:p>
    <w:p w14:paraId="41470B47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However, as for middle-size financial institutions, situation seems pessimistic.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largest banks have been developing AI strategies, creating teams and projects in place by in-</w:t>
      </w:r>
      <w:r>
        <w:rPr>
          <w:spacing w:val="1"/>
        </w:rPr>
        <w:t xml:space="preserve"> </w:t>
      </w:r>
      <w:r>
        <w:t>vesting</w:t>
      </w:r>
      <w:r>
        <w:rPr>
          <w:spacing w:val="-2"/>
        </w:rPr>
        <w:t xml:space="preserve"> </w:t>
      </w:r>
      <w:r>
        <w:t>billions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dollars,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midsize</w:t>
      </w:r>
      <w:r>
        <w:rPr>
          <w:spacing w:val="-2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radar.</w:t>
      </w:r>
    </w:p>
    <w:p w14:paraId="5D886AF3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In comparison, while large banks have been investing majorly since 2016, in 2020 less</w:t>
      </w:r>
      <w:r>
        <w:rPr>
          <w:spacing w:val="1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20%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midsize,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less,</w:t>
      </w:r>
      <w:r>
        <w:rPr>
          <w:spacing w:val="-6"/>
        </w:rPr>
        <w:t xml:space="preserve"> </w:t>
      </w:r>
      <w:r>
        <w:t>financial</w:t>
      </w:r>
      <w:r>
        <w:rPr>
          <w:spacing w:val="-8"/>
        </w:rPr>
        <w:t xml:space="preserve"> </w:t>
      </w:r>
      <w:r>
        <w:t>institutions</w:t>
      </w:r>
      <w:r>
        <w:rPr>
          <w:spacing w:val="-7"/>
        </w:rPr>
        <w:t xml:space="preserve"> </w:t>
      </w:r>
      <w:r>
        <w:t>invested</w:t>
      </w:r>
      <w:r>
        <w:rPr>
          <w:spacing w:val="-7"/>
        </w:rPr>
        <w:t xml:space="preserve"> </w:t>
      </w:r>
      <w:r>
        <w:t>in,</w:t>
      </w:r>
      <w:r>
        <w:rPr>
          <w:spacing w:val="-6"/>
        </w:rPr>
        <w:t xml:space="preserve"> </w:t>
      </w:r>
      <w:r>
        <w:t>implemented,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planned</w:t>
      </w:r>
      <w:r>
        <w:rPr>
          <w:spacing w:val="-5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AI.</w:t>
      </w:r>
      <w:r>
        <w:rPr>
          <w:spacing w:val="-6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worse,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2%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deployed</w:t>
      </w:r>
      <w:r>
        <w:rPr>
          <w:spacing w:val="-6"/>
        </w:rPr>
        <w:t xml:space="preserve"> </w:t>
      </w:r>
      <w:r>
        <w:t>chat-bo</w:t>
      </w:r>
      <w:r>
        <w:t>ts,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technologies.</w:t>
      </w:r>
    </w:p>
    <w:p w14:paraId="557BC30B" w14:textId="77777777" w:rsidR="00DE70B6" w:rsidRDefault="00603B20">
      <w:pPr>
        <w:pStyle w:val="BodyText"/>
        <w:spacing w:before="2" w:line="357" w:lineRule="auto"/>
        <w:ind w:right="112" w:firstLine="566"/>
        <w:jc w:val="both"/>
      </w:pPr>
      <w:r>
        <w:t>The main reason is in AI capital limitations. Even though, those technologies can be in-</w:t>
      </w:r>
      <w:r>
        <w:rPr>
          <w:spacing w:val="1"/>
        </w:rPr>
        <w:t xml:space="preserve"> </w:t>
      </w:r>
      <w:r>
        <w:t>dependent of existing business structure, the last are highly dependent of capital investments.</w:t>
      </w:r>
      <w:r>
        <w:rPr>
          <w:spacing w:val="1"/>
        </w:rPr>
        <w:t xml:space="preserve"> </w:t>
      </w:r>
      <w:r>
        <w:rPr>
          <w:spacing w:val="-1"/>
        </w:rPr>
        <w:t>Therefore,</w:t>
      </w:r>
      <w:r>
        <w:rPr>
          <w:spacing w:val="-12"/>
        </w:rPr>
        <w:t xml:space="preserve"> </w:t>
      </w:r>
      <w:r>
        <w:t>large</w:t>
      </w:r>
      <w:r>
        <w:rPr>
          <w:spacing w:val="-15"/>
        </w:rPr>
        <w:t xml:space="preserve"> </w:t>
      </w:r>
      <w:r>
        <w:t>financial</w:t>
      </w:r>
      <w:r>
        <w:rPr>
          <w:spacing w:val="-13"/>
        </w:rPr>
        <w:t xml:space="preserve"> </w:t>
      </w:r>
      <w:r>
        <w:t>institutions</w:t>
      </w:r>
      <w:r>
        <w:rPr>
          <w:spacing w:val="-14"/>
        </w:rPr>
        <w:t xml:space="preserve"> </w:t>
      </w:r>
      <w:r>
        <w:t>Banks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capitalize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power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proofErr w:type="spellStart"/>
      <w:r>
        <w:t>automa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organizations.</w:t>
      </w:r>
    </w:p>
    <w:p w14:paraId="07F663E0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Midsize and smaller banks and financial institutions have to compete with mega-sized</w:t>
      </w:r>
      <w:r>
        <w:rPr>
          <w:spacing w:val="1"/>
        </w:rPr>
        <w:t xml:space="preserve"> </w:t>
      </w:r>
      <w:r>
        <w:t>counterparts without R&amp;D budgets. What is even worse, the gap between large and non-large</w:t>
      </w:r>
      <w:r>
        <w:rPr>
          <w:spacing w:val="1"/>
        </w:rPr>
        <w:t xml:space="preserve"> </w:t>
      </w:r>
      <w:r>
        <w:t xml:space="preserve">institutions only increase, because of how AI works. The longer AI operates, the </w:t>
      </w:r>
      <w:r>
        <w:t>smarter and</w:t>
      </w:r>
      <w:r>
        <w:rPr>
          <w:spacing w:val="1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becomes.</w:t>
      </w:r>
      <w:r>
        <w:rPr>
          <w:spacing w:val="1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longer</w:t>
      </w:r>
      <w:r>
        <w:rPr>
          <w:spacing w:val="-7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institutions</w:t>
      </w:r>
      <w:r>
        <w:rPr>
          <w:spacing w:val="-7"/>
        </w:rPr>
        <w:t xml:space="preserve"> </w:t>
      </w:r>
      <w:r>
        <w:t>wait,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harder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becomes</w:t>
      </w:r>
    </w:p>
    <w:p w14:paraId="12624AEA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5FE0B1DF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to catch up. Financial institutions that start early gain a head start of months—even years—to</w:t>
      </w:r>
      <w:r>
        <w:rPr>
          <w:spacing w:val="1"/>
        </w:rPr>
        <w:t xml:space="preserve"> </w:t>
      </w:r>
      <w:r>
        <w:t>gather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“train”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self-learning,</w:t>
      </w:r>
      <w:r>
        <w:rPr>
          <w:spacing w:val="-1"/>
        </w:rPr>
        <w:t xml:space="preserve"> </w:t>
      </w:r>
      <w:r>
        <w:t>intelligent</w:t>
      </w:r>
      <w:r>
        <w:rPr>
          <w:spacing w:val="-2"/>
        </w:rPr>
        <w:t xml:space="preserve"> </w:t>
      </w:r>
      <w:r>
        <w:t>applications.</w:t>
      </w:r>
    </w:p>
    <w:p w14:paraId="4A14A110" w14:textId="77777777" w:rsidR="00DE70B6" w:rsidRDefault="00603B20">
      <w:pPr>
        <w:pStyle w:val="BodyText"/>
        <w:spacing w:before="1"/>
        <w:ind w:left="684"/>
        <w:jc w:val="both"/>
      </w:pPr>
      <w:r>
        <w:t>Consequently,</w:t>
      </w:r>
      <w:r>
        <w:rPr>
          <w:spacing w:val="-8"/>
        </w:rPr>
        <w:t xml:space="preserve"> </w:t>
      </w:r>
      <w:r>
        <w:t>currently</w:t>
      </w:r>
      <w:r>
        <w:rPr>
          <w:spacing w:val="-8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mostly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players.</w:t>
      </w:r>
    </w:p>
    <w:p w14:paraId="1473AF9E" w14:textId="77777777" w:rsidR="00DE70B6" w:rsidRDefault="00603B20">
      <w:pPr>
        <w:pStyle w:val="BodyText"/>
        <w:spacing w:before="136" w:line="357" w:lineRule="auto"/>
        <w:ind w:right="113" w:firstLine="566"/>
        <w:jc w:val="both"/>
      </w:pPr>
      <w:r>
        <w:rPr>
          <w:w w:val="95"/>
        </w:rPr>
        <w:t>Howev</w:t>
      </w:r>
      <w:r>
        <w:rPr>
          <w:w w:val="95"/>
        </w:rPr>
        <w:t>er, for midsize and smaller institutions not everything is lost, as there is a third-party</w:t>
      </w:r>
      <w:r>
        <w:rPr>
          <w:spacing w:val="1"/>
          <w:w w:val="95"/>
        </w:rPr>
        <w:t xml:space="preserve"> </w:t>
      </w:r>
      <w:r>
        <w:t>option.</w:t>
      </w:r>
      <w:r>
        <w:rPr>
          <w:spacing w:val="10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start-ups,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capital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development,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applying</w:t>
      </w:r>
      <w:r>
        <w:rPr>
          <w:spacing w:val="-57"/>
        </w:rPr>
        <w:t xml:space="preserve"> </w:t>
      </w:r>
      <w:r>
        <w:t xml:space="preserve">tested solutions. Secondly, most AI start-ups are small. Pilot programs and third-party </w:t>
      </w:r>
      <w:proofErr w:type="spellStart"/>
      <w:r>
        <w:t>innova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rPr>
          <w:spacing w:val="-3"/>
        </w:rPr>
        <w:t xml:space="preserve"> </w:t>
      </w:r>
      <w:r>
        <w:t>labs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unions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test,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refine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initiatives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relatively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cost,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seeking</w:t>
      </w:r>
      <w:r>
        <w:rPr>
          <w:spacing w:val="-2"/>
        </w:rPr>
        <w:t xml:space="preserve"> </w:t>
      </w:r>
      <w:r>
        <w:t>funding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full-scale</w:t>
      </w:r>
      <w:r>
        <w:rPr>
          <w:spacing w:val="-1"/>
        </w:rPr>
        <w:t xml:space="preserve"> </w:t>
      </w:r>
      <w:r>
        <w:t>roll-outs.</w:t>
      </w:r>
    </w:p>
    <w:p w14:paraId="3524FAD8" w14:textId="77777777" w:rsidR="00DE70B6" w:rsidRDefault="00603B20">
      <w:pPr>
        <w:pStyle w:val="BodyText"/>
        <w:spacing w:before="3" w:line="357" w:lineRule="auto"/>
        <w:ind w:right="116" w:firstLine="566"/>
        <w:jc w:val="both"/>
      </w:pPr>
      <w:r>
        <w:t>However, one of the most important question of this analysis is what should banking ac-</w:t>
      </w:r>
      <w:r>
        <w:rPr>
          <w:spacing w:val="-57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use-cases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practice.</w:t>
      </w:r>
    </w:p>
    <w:p w14:paraId="66B7FE04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Currently,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extremely</w:t>
      </w:r>
      <w:r>
        <w:rPr>
          <w:spacing w:val="-10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opinions.</w:t>
      </w:r>
      <w:r>
        <w:rPr>
          <w:spacing w:val="12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lack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unified</w:t>
      </w:r>
      <w:r>
        <w:rPr>
          <w:spacing w:val="-10"/>
        </w:rPr>
        <w:t xml:space="preserve"> </w:t>
      </w:r>
      <w:r>
        <w:t>theoretical</w:t>
      </w:r>
      <w:r>
        <w:rPr>
          <w:spacing w:val="-57"/>
        </w:rPr>
        <w:t xml:space="preserve"> </w:t>
      </w:r>
      <w:r>
        <w:rPr>
          <w:w w:val="95"/>
        </w:rPr>
        <w:t>platform of banking services, forecasts of development of banking institutions based on AI differ</w:t>
      </w:r>
      <w:r>
        <w:rPr>
          <w:spacing w:val="1"/>
          <w:w w:val="95"/>
        </w:rPr>
        <w:t xml:space="preserve"> </w:t>
      </w:r>
      <w:r>
        <w:t>drastically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business</w:t>
      </w:r>
      <w:r>
        <w:rPr>
          <w:spacing w:val="12"/>
        </w:rPr>
        <w:t xml:space="preserve"> </w:t>
      </w:r>
      <w:r>
        <w:t>strategies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bank.</w:t>
      </w:r>
      <w:r>
        <w:rPr>
          <w:spacing w:val="4"/>
        </w:rPr>
        <w:t xml:space="preserve"> </w:t>
      </w:r>
      <w:r>
        <w:t>Nevertheless,</w:t>
      </w:r>
      <w:r>
        <w:rPr>
          <w:spacing w:val="16"/>
        </w:rPr>
        <w:t xml:space="preserve"> </w:t>
      </w:r>
      <w:r>
        <w:t>ther</w:t>
      </w:r>
      <w:r>
        <w:t>e</w:t>
      </w:r>
      <w:r>
        <w:rPr>
          <w:spacing w:val="12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2 main routes of development.</w:t>
      </w:r>
      <w:r>
        <w:rPr>
          <w:spacing w:val="1"/>
        </w:rPr>
        <w:t xml:space="preserve"> </w:t>
      </w:r>
      <w:r>
        <w:t>First route is about focusing on cost reduction by workforce</w:t>
      </w:r>
      <w:r>
        <w:rPr>
          <w:spacing w:val="1"/>
        </w:rPr>
        <w:t xml:space="preserve"> </w:t>
      </w:r>
      <w:r>
        <w:rPr>
          <w:w w:val="95"/>
        </w:rPr>
        <w:t>replacement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8"/>
          <w:w w:val="95"/>
        </w:rPr>
        <w:t xml:space="preserve"> </w:t>
      </w:r>
      <w:r>
        <w:rPr>
          <w:w w:val="95"/>
        </w:rPr>
        <w:t>automatization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repeating</w:t>
      </w:r>
      <w:r>
        <w:rPr>
          <w:spacing w:val="28"/>
          <w:w w:val="95"/>
        </w:rPr>
        <w:t xml:space="preserve"> </w:t>
      </w:r>
      <w:r>
        <w:rPr>
          <w:w w:val="95"/>
        </w:rPr>
        <w:t>routine</w:t>
      </w:r>
      <w:r>
        <w:rPr>
          <w:spacing w:val="28"/>
          <w:w w:val="95"/>
        </w:rPr>
        <w:t xml:space="preserve"> </w:t>
      </w:r>
      <w:r>
        <w:rPr>
          <w:w w:val="95"/>
        </w:rPr>
        <w:t>operations</w:t>
      </w:r>
      <w:r>
        <w:rPr>
          <w:spacing w:val="28"/>
          <w:w w:val="95"/>
        </w:rPr>
        <w:t xml:space="preserve"> </w:t>
      </w:r>
      <w:r>
        <w:rPr>
          <w:w w:val="95"/>
        </w:rPr>
        <w:t>without</w:t>
      </w:r>
      <w:r>
        <w:rPr>
          <w:spacing w:val="27"/>
          <w:w w:val="95"/>
        </w:rPr>
        <w:t xml:space="preserve"> </w:t>
      </w:r>
      <w:r>
        <w:rPr>
          <w:w w:val="95"/>
        </w:rPr>
        <w:t>significant</w:t>
      </w:r>
      <w:r>
        <w:rPr>
          <w:spacing w:val="28"/>
          <w:w w:val="95"/>
        </w:rPr>
        <w:t xml:space="preserve"> </w:t>
      </w:r>
      <w:r>
        <w:rPr>
          <w:w w:val="95"/>
        </w:rPr>
        <w:t>reformations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organizational</w:t>
      </w:r>
      <w:r>
        <w:rPr>
          <w:spacing w:val="-1"/>
        </w:rPr>
        <w:t xml:space="preserve"> </w:t>
      </w:r>
      <w:r>
        <w:t>structure.</w:t>
      </w:r>
    </w:p>
    <w:p w14:paraId="3B98DF95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On the other hand, there is a perspective in new digital technologies, which may allow</w:t>
      </w:r>
      <w:r>
        <w:rPr>
          <w:spacing w:val="1"/>
        </w:rPr>
        <w:t xml:space="preserve"> </w:t>
      </w:r>
      <w:r>
        <w:rPr>
          <w:w w:val="95"/>
        </w:rPr>
        <w:t>inventing and introduce qualitatively different business models based on new market challenges,</w:t>
      </w:r>
      <w:r>
        <w:rPr>
          <w:spacing w:val="1"/>
          <w:w w:val="95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brand-new</w:t>
      </w:r>
      <w:r>
        <w:rPr>
          <w:spacing w:val="-2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income.</w:t>
      </w:r>
    </w:p>
    <w:p w14:paraId="72C621D4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rPr>
          <w:spacing w:val="-1"/>
        </w:rPr>
        <w:t>Nevertheless,</w:t>
      </w:r>
      <w:r>
        <w:rPr>
          <w:spacing w:val="-13"/>
        </w:rPr>
        <w:t xml:space="preserve"> </w:t>
      </w:r>
      <w:r>
        <w:t>i</w:t>
      </w:r>
      <w:r>
        <w:t>n</w:t>
      </w:r>
      <w:r>
        <w:rPr>
          <w:spacing w:val="-14"/>
        </w:rPr>
        <w:t xml:space="preserve"> </w:t>
      </w:r>
      <w:r>
        <w:t>general,</w:t>
      </w:r>
      <w:r>
        <w:rPr>
          <w:spacing w:val="-13"/>
        </w:rPr>
        <w:t xml:space="preserve"> </w:t>
      </w:r>
      <w:r>
        <w:t>Artificial</w:t>
      </w:r>
      <w:r>
        <w:rPr>
          <w:spacing w:val="-14"/>
        </w:rPr>
        <w:t xml:space="preserve"> </w:t>
      </w:r>
      <w:r>
        <w:t>Intelligence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banks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lots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areas.</w:t>
      </w:r>
      <w:r>
        <w:rPr>
          <w:spacing w:val="12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bank’s perspective AI is needed from its ability to harness bank data in three key ways: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self-learning.</w:t>
      </w:r>
    </w:p>
    <w:p w14:paraId="360CC5E4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Systems of Artificial Intelligence were developed for automation of clerical workload,</w:t>
      </w:r>
      <w:r>
        <w:rPr>
          <w:spacing w:val="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routine</w:t>
      </w:r>
      <w:r>
        <w:rPr>
          <w:spacing w:val="-6"/>
        </w:rPr>
        <w:t xml:space="preserve"> </w:t>
      </w:r>
      <w:r>
        <w:t>paperwork,</w:t>
      </w:r>
      <w:r>
        <w:rPr>
          <w:spacing w:val="-5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sets.</w:t>
      </w:r>
      <w:r>
        <w:rPr>
          <w:spacing w:val="1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age,</w:t>
      </w:r>
      <w:r>
        <w:rPr>
          <w:spacing w:val="-5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transaction</w:t>
      </w:r>
      <w:r>
        <w:rPr>
          <w:spacing w:val="-57"/>
        </w:rPr>
        <w:t xml:space="preserve"> </w:t>
      </w:r>
      <w:r>
        <w:t>operations are just a form of abstraction over data transfer and storag</w:t>
      </w:r>
      <w:r>
        <w:t>e.</w:t>
      </w:r>
      <w:r>
        <w:rPr>
          <w:spacing w:val="1"/>
        </w:rPr>
        <w:t xml:space="preserve"> </w:t>
      </w:r>
      <w:r>
        <w:t>Even though largest</w:t>
      </w:r>
      <w:r>
        <w:rPr>
          <w:spacing w:val="1"/>
        </w:rPr>
        <w:t xml:space="preserve"> </w:t>
      </w:r>
      <w:r>
        <w:t>banks</w:t>
      </w:r>
      <w:r>
        <w:rPr>
          <w:spacing w:val="-6"/>
        </w:rPr>
        <w:t xml:space="preserve"> </w:t>
      </w:r>
      <w:r>
        <w:t>prefer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organizational</w:t>
      </w:r>
      <w:r>
        <w:rPr>
          <w:spacing w:val="-6"/>
        </w:rPr>
        <w:t xml:space="preserve"> </w:t>
      </w:r>
      <w:r>
        <w:t>structure,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actively</w:t>
      </w:r>
      <w:r>
        <w:rPr>
          <w:spacing w:val="-6"/>
        </w:rPr>
        <w:t xml:space="preserve"> </w:t>
      </w:r>
      <w:r>
        <w:t>embed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tech-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nologies</w:t>
      </w:r>
      <w:proofErr w:type="spellEnd"/>
      <w:r>
        <w:rPr>
          <w:w w:val="95"/>
        </w:rPr>
        <w:t xml:space="preserve"> in everyday practice.</w:t>
      </w:r>
      <w:r>
        <w:rPr>
          <w:spacing w:val="1"/>
          <w:w w:val="95"/>
        </w:rPr>
        <w:t xml:space="preserve"> </w:t>
      </w:r>
      <w:r>
        <w:rPr>
          <w:w w:val="95"/>
        </w:rPr>
        <w:t>Even though, banks prefer a less risky way, Artificial Intelligence</w:t>
      </w:r>
      <w:r>
        <w:rPr>
          <w:spacing w:val="1"/>
          <w:w w:val="95"/>
        </w:rPr>
        <w:t xml:space="preserve"> </w:t>
      </w:r>
      <w:r>
        <w:t>application is applied in all bank f</w:t>
      </w:r>
      <w:r>
        <w:t>ields, on all office levels and has to be precisely analyzed on</w:t>
      </w:r>
      <w:r>
        <w:rPr>
          <w:spacing w:val="-57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levels.</w:t>
      </w:r>
    </w:p>
    <w:p w14:paraId="231089AE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4C7EA77C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  <w:spacing w:before="74"/>
      </w:pPr>
      <w:bookmarkStart w:id="557" w:name="AI_in_Back_office"/>
      <w:bookmarkStart w:id="558" w:name="_bookmark19"/>
      <w:bookmarkEnd w:id="557"/>
      <w:bookmarkEnd w:id="558"/>
      <w:r>
        <w:lastRenderedPageBreak/>
        <w:t>AI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office</w:t>
      </w:r>
    </w:p>
    <w:p w14:paraId="31EC20A1" w14:textId="77777777" w:rsidR="00DE70B6" w:rsidRDefault="00DE70B6">
      <w:pPr>
        <w:pStyle w:val="BodyText"/>
        <w:ind w:left="0"/>
        <w:rPr>
          <w:b/>
          <w:sz w:val="26"/>
        </w:rPr>
      </w:pPr>
    </w:p>
    <w:p w14:paraId="4AAC9F7F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rPr>
          <w:w w:val="95"/>
        </w:rPr>
        <w:t>Both Artificial Intelligence and Machine Learning may have significant influence on entire</w:t>
      </w:r>
      <w:r>
        <w:rPr>
          <w:spacing w:val="1"/>
          <w:w w:val="95"/>
        </w:rPr>
        <w:t xml:space="preserve"> </w:t>
      </w:r>
      <w:r>
        <w:t>Back Office of Commercial banking. Back office is known for enormous amount of repeating</w:t>
      </w:r>
      <w:r>
        <w:rPr>
          <w:spacing w:val="1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Execution,</w:t>
      </w:r>
      <w:r>
        <w:rPr>
          <w:spacing w:val="-6"/>
        </w:rPr>
        <w:t xml:space="preserve"> </w:t>
      </w:r>
      <w:r>
        <w:t>Clearing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Settlement</w:t>
      </w:r>
      <w:r>
        <w:rPr>
          <w:spacing w:val="-8"/>
        </w:rPr>
        <w:t xml:space="preserve"> </w:t>
      </w:r>
      <w:r>
        <w:t>process.</w:t>
      </w:r>
      <w:r>
        <w:rPr>
          <w:spacing w:val="14"/>
        </w:rPr>
        <w:t xml:space="preserve"> </w:t>
      </w: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</w:t>
      </w:r>
      <w:r>
        <w:t>imary</w:t>
      </w:r>
      <w:r>
        <w:rPr>
          <w:spacing w:val="-7"/>
        </w:rPr>
        <w:t xml:space="preserve"> </w:t>
      </w:r>
      <w:r>
        <w:t>appliance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AI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automatization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repeating</w:t>
      </w:r>
      <w:r>
        <w:rPr>
          <w:spacing w:val="-14"/>
        </w:rPr>
        <w:t xml:space="preserve"> </w:t>
      </w:r>
      <w:r>
        <w:t>routine</w:t>
      </w:r>
      <w:r>
        <w:rPr>
          <w:spacing w:val="-14"/>
        </w:rPr>
        <w:t xml:space="preserve"> </w:t>
      </w:r>
      <w:r>
        <w:t>operations.</w:t>
      </w:r>
      <w:r>
        <w:rPr>
          <w:spacing w:val="10"/>
        </w:rPr>
        <w:t xml:space="preserve"> </w:t>
      </w:r>
      <w:r>
        <w:t>Automated</w:t>
      </w:r>
      <w:r>
        <w:rPr>
          <w:spacing w:val="-14"/>
        </w:rPr>
        <w:t xml:space="preserve"> </w:t>
      </w:r>
      <w:r>
        <w:t>solutions,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>builds behavior patterns is ideal of Back Office, as it initiates high back-office efficiency via</w:t>
      </w:r>
      <w:r>
        <w:rPr>
          <w:spacing w:val="1"/>
        </w:rPr>
        <w:t xml:space="preserve"> </w:t>
      </w:r>
      <w:r>
        <w:t>automation.</w:t>
      </w:r>
    </w:p>
    <w:p w14:paraId="5B6FB143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rPr>
          <w:w w:val="95"/>
        </w:rPr>
        <w:t>Ironically, this case is the c</w:t>
      </w:r>
      <w:r>
        <w:rPr>
          <w:w w:val="95"/>
        </w:rPr>
        <w:t>ase, when human intervention can impact more negatively, than</w:t>
      </w:r>
      <w:r>
        <w:rPr>
          <w:spacing w:val="1"/>
          <w:w w:val="95"/>
        </w:rPr>
        <w:t xml:space="preserve"> </w:t>
      </w:r>
      <w:r>
        <w:t>positively.</w:t>
      </w:r>
      <w:r>
        <w:rPr>
          <w:spacing w:val="1"/>
        </w:rPr>
        <w:t xml:space="preserve"> </w:t>
      </w:r>
      <w:r>
        <w:t>For repeating actions, for example, calculations, in which there is no responsible</w:t>
      </w:r>
      <w:r>
        <w:rPr>
          <w:spacing w:val="1"/>
        </w:rPr>
        <w:t xml:space="preserve"> </w:t>
      </w:r>
      <w:r>
        <w:t>decision-making, artificial intelligence suits the most. “For repetitive tasks without variability</w:t>
      </w:r>
      <w:r>
        <w:rPr>
          <w:spacing w:val="1"/>
        </w:rPr>
        <w:t xml:space="preserve"> </w:t>
      </w:r>
      <w:r>
        <w:t>(in</w:t>
      </w:r>
      <w:r>
        <w:rPr>
          <w:spacing w:val="-13"/>
        </w:rPr>
        <w:t xml:space="preserve"> </w:t>
      </w:r>
      <w:r>
        <w:t>middle</w:t>
      </w:r>
      <w:r>
        <w:rPr>
          <w:spacing w:val="-13"/>
        </w:rPr>
        <w:t xml:space="preserve"> </w:t>
      </w:r>
      <w:r>
        <w:t>office,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end)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clearing/settlement/operational</w:t>
      </w:r>
      <w:r>
        <w:rPr>
          <w:spacing w:val="-13"/>
        </w:rPr>
        <w:t xml:space="preserve"> </w:t>
      </w:r>
      <w:r>
        <w:t>processes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proofErr w:type="spellStart"/>
      <w:r>
        <w:t>particu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larly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smarts,</w:t>
      </w:r>
      <w:r>
        <w:rPr>
          <w:spacing w:val="-5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great,”</w:t>
      </w:r>
      <w:r>
        <w:rPr>
          <w:spacing w:val="-6"/>
        </w:rPr>
        <w:t xml:space="preserve"> </w:t>
      </w:r>
      <w:r>
        <w:t>says</w:t>
      </w:r>
      <w:r>
        <w:rPr>
          <w:spacing w:val="-6"/>
        </w:rPr>
        <w:t xml:space="preserve"> </w:t>
      </w:r>
      <w:r>
        <w:t>Pascal</w:t>
      </w:r>
      <w:r>
        <w:rPr>
          <w:spacing w:val="-7"/>
        </w:rPr>
        <w:t xml:space="preserve"> </w:t>
      </w:r>
      <w:r>
        <w:t>Bouvier,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venture</w:t>
      </w:r>
      <w:r>
        <w:rPr>
          <w:spacing w:val="-7"/>
        </w:rPr>
        <w:t xml:space="preserve"> </w:t>
      </w:r>
      <w:r>
        <w:t>partner</w:t>
      </w:r>
      <w:r>
        <w:rPr>
          <w:spacing w:val="-6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Santander</w:t>
      </w:r>
      <w:r>
        <w:rPr>
          <w:spacing w:val="-7"/>
        </w:rPr>
        <w:t xml:space="preserve"> </w:t>
      </w:r>
      <w:proofErr w:type="spellStart"/>
      <w:r>
        <w:t>InnoVentures</w:t>
      </w:r>
      <w:proofErr w:type="spellEnd"/>
      <w:r>
        <w:t>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fintech</w:t>
      </w:r>
      <w:r>
        <w:rPr>
          <w:spacing w:val="-7"/>
        </w:rPr>
        <w:t xml:space="preserve"> </w:t>
      </w:r>
      <w:r>
        <w:t>venture</w:t>
      </w:r>
      <w:r>
        <w:rPr>
          <w:spacing w:val="-7"/>
        </w:rPr>
        <w:t xml:space="preserve"> </w:t>
      </w:r>
      <w:r>
        <w:t>capital</w:t>
      </w:r>
      <w:r>
        <w:rPr>
          <w:spacing w:val="-7"/>
        </w:rPr>
        <w:t xml:space="preserve"> </w:t>
      </w:r>
      <w:r>
        <w:t>fund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Spanish</w:t>
      </w:r>
      <w:r>
        <w:rPr>
          <w:spacing w:val="-7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invests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early</w:t>
      </w:r>
      <w:r>
        <w:rPr>
          <w:spacing w:val="-58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Fin-Techs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focused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AI.</w:t>
      </w:r>
    </w:p>
    <w:p w14:paraId="66F04748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Special attention of applied automatization is directed into processes, that require large</w:t>
      </w:r>
      <w:r>
        <w:rPr>
          <w:spacing w:val="1"/>
        </w:rPr>
        <w:t xml:space="preserve"> </w:t>
      </w:r>
      <w:r>
        <w:rPr>
          <w:w w:val="95"/>
        </w:rPr>
        <w:t>amount of work, but offer low profitability. McKinsey shows as an example of JP Morgan, which</w:t>
      </w:r>
      <w:r>
        <w:rPr>
          <w:spacing w:val="1"/>
          <w:w w:val="95"/>
        </w:rPr>
        <w:t xml:space="preserve"> </w:t>
      </w:r>
      <w:r>
        <w:rPr>
          <w:w w:val="95"/>
        </w:rPr>
        <w:t>had started using chat-bots for IT service request automatization.</w:t>
      </w:r>
      <w:r>
        <w:rPr>
          <w:spacing w:val="1"/>
          <w:w w:val="95"/>
        </w:rPr>
        <w:t xml:space="preserve"> </w:t>
      </w:r>
      <w:r>
        <w:rPr>
          <w:w w:val="95"/>
        </w:rPr>
        <w:t>In 2</w:t>
      </w:r>
      <w:r>
        <w:rPr>
          <w:w w:val="95"/>
        </w:rPr>
        <w:t>017 1.7 million of requests</w:t>
      </w:r>
      <w:r>
        <w:rPr>
          <w:spacing w:val="1"/>
          <w:w w:val="9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yearly</w:t>
      </w:r>
      <w:r>
        <w:rPr>
          <w:spacing w:val="-3"/>
        </w:rPr>
        <w:t xml:space="preserve"> </w:t>
      </w:r>
      <w:r>
        <w:t>full-time</w:t>
      </w:r>
      <w:r>
        <w:rPr>
          <w:spacing w:val="-4"/>
        </w:rPr>
        <w:t xml:space="preserve"> </w:t>
      </w:r>
      <w:r>
        <w:t>workforce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employees.</w:t>
      </w:r>
    </w:p>
    <w:p w14:paraId="2AEB7D3C" w14:textId="77777777" w:rsidR="00DE70B6" w:rsidRDefault="00603B20">
      <w:pPr>
        <w:pStyle w:val="BodyText"/>
        <w:spacing w:before="2"/>
        <w:ind w:left="684"/>
        <w:jc w:val="both"/>
      </w:pPr>
      <w:r>
        <w:t>In</w:t>
      </w:r>
      <w:r>
        <w:rPr>
          <w:spacing w:val="-4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robotic</w:t>
      </w:r>
      <w:r>
        <w:rPr>
          <w:spacing w:val="-4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as:</w:t>
      </w:r>
    </w:p>
    <w:p w14:paraId="273025BD" w14:textId="77777777" w:rsidR="00DE70B6" w:rsidRDefault="00603B20">
      <w:pPr>
        <w:pStyle w:val="ListParagraph"/>
        <w:numPr>
          <w:ilvl w:val="3"/>
          <w:numId w:val="4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Payments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legal</w:t>
      </w:r>
      <w:r>
        <w:rPr>
          <w:spacing w:val="-4"/>
          <w:sz w:val="24"/>
        </w:rPr>
        <w:t xml:space="preserve"> </w:t>
      </w:r>
      <w:r>
        <w:rPr>
          <w:sz w:val="24"/>
        </w:rPr>
        <w:t>entities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individuals</w:t>
      </w:r>
    </w:p>
    <w:p w14:paraId="7D248D50" w14:textId="77777777" w:rsidR="00DE70B6" w:rsidRDefault="00603B20">
      <w:pPr>
        <w:pStyle w:val="ListParagraph"/>
        <w:numPr>
          <w:ilvl w:val="3"/>
          <w:numId w:val="4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unidentified</w:t>
      </w:r>
      <w:r>
        <w:rPr>
          <w:spacing w:val="-6"/>
          <w:sz w:val="24"/>
        </w:rPr>
        <w:t xml:space="preserve"> </w:t>
      </w:r>
      <w:r>
        <w:rPr>
          <w:sz w:val="24"/>
        </w:rPr>
        <w:t>payments</w:t>
      </w:r>
    </w:p>
    <w:p w14:paraId="7E4E251A" w14:textId="77777777" w:rsidR="00DE70B6" w:rsidRDefault="00603B20">
      <w:pPr>
        <w:pStyle w:val="ListParagraph"/>
        <w:numPr>
          <w:ilvl w:val="3"/>
          <w:numId w:val="4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statement</w:t>
      </w:r>
    </w:p>
    <w:p w14:paraId="16F25E25" w14:textId="77777777" w:rsidR="00DE70B6" w:rsidRDefault="00603B20">
      <w:pPr>
        <w:pStyle w:val="ListParagraph"/>
        <w:numPr>
          <w:ilvl w:val="3"/>
          <w:numId w:val="4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Editing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agreements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"/>
          <w:sz w:val="24"/>
        </w:rPr>
        <w:t xml:space="preserve"> </w:t>
      </w:r>
      <w:r>
        <w:rPr>
          <w:sz w:val="24"/>
        </w:rPr>
        <w:t>statements</w:t>
      </w:r>
    </w:p>
    <w:p w14:paraId="6B12631E" w14:textId="77777777" w:rsidR="00DE70B6" w:rsidRDefault="00603B20">
      <w:pPr>
        <w:pStyle w:val="ListParagraph"/>
        <w:numPr>
          <w:ilvl w:val="3"/>
          <w:numId w:val="4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Document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</w:t>
      </w:r>
    </w:p>
    <w:p w14:paraId="3B716026" w14:textId="77777777" w:rsidR="00DE70B6" w:rsidRDefault="00603B20">
      <w:pPr>
        <w:pStyle w:val="ListParagraph"/>
        <w:numPr>
          <w:ilvl w:val="3"/>
          <w:numId w:val="4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Credit</w:t>
      </w:r>
      <w:r>
        <w:rPr>
          <w:spacing w:val="-4"/>
          <w:sz w:val="24"/>
        </w:rPr>
        <w:t xml:space="preserve"> </w:t>
      </w:r>
      <w:r>
        <w:rPr>
          <w:sz w:val="24"/>
        </w:rPr>
        <w:t>underwriting</w:t>
      </w:r>
    </w:p>
    <w:p w14:paraId="07825B2A" w14:textId="77777777" w:rsidR="00DE70B6" w:rsidRDefault="00DE70B6">
      <w:pPr>
        <w:pStyle w:val="BodyText"/>
        <w:ind w:left="0"/>
        <w:rPr>
          <w:sz w:val="26"/>
        </w:rPr>
      </w:pPr>
    </w:p>
    <w:p w14:paraId="2EF00711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Another</w:t>
      </w:r>
      <w:r>
        <w:rPr>
          <w:spacing w:val="-14"/>
        </w:rPr>
        <w:t xml:space="preserve"> </w:t>
      </w:r>
      <w:r>
        <w:t>popular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processing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incoming</w:t>
      </w:r>
      <w:r>
        <w:rPr>
          <w:spacing w:val="-13"/>
        </w:rPr>
        <w:t xml:space="preserve"> </w:t>
      </w:r>
      <w:r>
        <w:t>documents.</w:t>
      </w:r>
      <w:r>
        <w:rPr>
          <w:spacing w:val="10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scanning</w:t>
      </w:r>
      <w:r>
        <w:rPr>
          <w:spacing w:val="-13"/>
        </w:rPr>
        <w:t xml:space="preserve"> </w:t>
      </w:r>
      <w:r>
        <w:t>pro-</w:t>
      </w:r>
      <w:r>
        <w:rPr>
          <w:spacing w:val="-58"/>
        </w:rPr>
        <w:t xml:space="preserve"> </w:t>
      </w:r>
      <w:r>
        <w:t>grams can recognize standard documents and transfer them to performers. Naturally, this kind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filters,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documents,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proofErr w:type="spellStart"/>
      <w:r>
        <w:t>charac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teristics</w:t>
      </w:r>
      <w:proofErr w:type="spellEnd"/>
      <w:r>
        <w:t>,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expert</w:t>
      </w:r>
      <w:r>
        <w:rPr>
          <w:spacing w:val="-7"/>
        </w:rPr>
        <w:t xml:space="preserve"> </w:t>
      </w:r>
      <w:r>
        <w:t>review.</w:t>
      </w:r>
      <w:r>
        <w:rPr>
          <w:spacing w:val="12"/>
        </w:rPr>
        <w:t xml:space="preserve"> </w:t>
      </w:r>
      <w:r>
        <w:t>Moreover,</w:t>
      </w:r>
      <w:r>
        <w:rPr>
          <w:spacing w:val="-7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recognizing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typical</w:t>
      </w:r>
      <w:r>
        <w:rPr>
          <w:spacing w:val="-6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documents and fill it using typical forms. This allows a practical usage of these tools for legal</w:t>
      </w:r>
      <w:r>
        <w:rPr>
          <w:spacing w:val="1"/>
        </w:rPr>
        <w:t xml:space="preserve"> </w:t>
      </w:r>
      <w:r>
        <w:rPr>
          <w:w w:val="95"/>
        </w:rPr>
        <w:t>office and even compliance control divisions.</w:t>
      </w:r>
      <w:r>
        <w:rPr>
          <w:spacing w:val="54"/>
        </w:rPr>
        <w:t xml:space="preserve"> </w:t>
      </w:r>
      <w:r>
        <w:rPr>
          <w:w w:val="95"/>
        </w:rPr>
        <w:t>As a result,</w:t>
      </w:r>
      <w:r>
        <w:rPr>
          <w:spacing w:val="54"/>
        </w:rPr>
        <w:t xml:space="preserve"> </w:t>
      </w:r>
      <w:r>
        <w:rPr>
          <w:w w:val="95"/>
        </w:rPr>
        <w:t>activity of institutions b</w:t>
      </w:r>
      <w:r>
        <w:rPr>
          <w:w w:val="95"/>
        </w:rPr>
        <w:t>ecome aligned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established</w:t>
      </w:r>
      <w:r>
        <w:rPr>
          <w:spacing w:val="7"/>
        </w:rPr>
        <w:t xml:space="preserve"> </w:t>
      </w:r>
      <w:r>
        <w:t>regulations.</w:t>
      </w:r>
      <w:r>
        <w:rPr>
          <w:spacing w:val="46"/>
        </w:rPr>
        <w:t xml:space="preserve"> </w:t>
      </w:r>
      <w:r>
        <w:t>However,</w:t>
      </w:r>
      <w:r>
        <w:rPr>
          <w:spacing w:val="8"/>
        </w:rPr>
        <w:t xml:space="preserve"> </w:t>
      </w:r>
      <w:r>
        <w:t>undeniable</w:t>
      </w:r>
      <w:r>
        <w:rPr>
          <w:spacing w:val="7"/>
        </w:rPr>
        <w:t xml:space="preserve"> </w:t>
      </w:r>
      <w:r>
        <w:t>benefits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automatization</w:t>
      </w:r>
      <w:r>
        <w:rPr>
          <w:spacing w:val="7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artificial</w:t>
      </w:r>
    </w:p>
    <w:p w14:paraId="494BE27A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F3C5136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intelligence can be fully achieved and felt only in case of continuous update and upgrade of</w:t>
      </w:r>
      <w:r>
        <w:rPr>
          <w:spacing w:val="1"/>
        </w:rPr>
        <w:t xml:space="preserve"> </w:t>
      </w:r>
      <w:r>
        <w:t>technological</w:t>
      </w:r>
      <w:r>
        <w:rPr>
          <w:spacing w:val="-2"/>
        </w:rPr>
        <w:t xml:space="preserve"> </w:t>
      </w:r>
      <w:r>
        <w:t>base.</w:t>
      </w:r>
    </w:p>
    <w:p w14:paraId="48047E3A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rPr>
          <w:w w:val="95"/>
        </w:rPr>
        <w:t>As an example of direct application, it is possible to refer to remittance matching solutions,</w:t>
      </w:r>
      <w:r>
        <w:rPr>
          <w:spacing w:val="1"/>
          <w:w w:val="95"/>
        </w:rPr>
        <w:t xml:space="preserve"> </w:t>
      </w:r>
      <w:r>
        <w:t xml:space="preserve">that improve straight-through processing. As an </w:t>
      </w:r>
      <w:r>
        <w:t>example, Deluxe offers AI based payment to</w:t>
      </w:r>
      <w:r>
        <w:rPr>
          <w:spacing w:val="1"/>
        </w:rPr>
        <w:t xml:space="preserve"> </w:t>
      </w:r>
      <w:r>
        <w:t>remittance matching, which should shorten Days Sales Outstanding resulting in a same-day</w:t>
      </w:r>
      <w:r>
        <w:rPr>
          <w:spacing w:val="1"/>
        </w:rPr>
        <w:t xml:space="preserve"> </w:t>
      </w:r>
      <w:r>
        <w:t>posting</w:t>
      </w:r>
    </w:p>
    <w:p w14:paraId="6F6B496A" w14:textId="77777777" w:rsidR="00DE70B6" w:rsidRDefault="00DE70B6">
      <w:pPr>
        <w:pStyle w:val="BodyText"/>
        <w:ind w:left="0"/>
        <w:rPr>
          <w:sz w:val="38"/>
        </w:rPr>
      </w:pPr>
    </w:p>
    <w:p w14:paraId="01EC5941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</w:pPr>
      <w:bookmarkStart w:id="559" w:name="AI_in_Middle_office"/>
      <w:bookmarkStart w:id="560" w:name="_bookmark20"/>
      <w:bookmarkEnd w:id="559"/>
      <w:bookmarkEnd w:id="560"/>
      <w:r>
        <w:t>AI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office</w:t>
      </w:r>
    </w:p>
    <w:p w14:paraId="6328BBE6" w14:textId="77777777" w:rsidR="00DE70B6" w:rsidRDefault="00DE70B6">
      <w:pPr>
        <w:pStyle w:val="BodyText"/>
        <w:ind w:left="0"/>
        <w:rPr>
          <w:b/>
          <w:sz w:val="26"/>
        </w:rPr>
      </w:pPr>
    </w:p>
    <w:p w14:paraId="2CBD439F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t>In</w:t>
      </w:r>
      <w:r>
        <w:rPr>
          <w:spacing w:val="-3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Office,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proofErr w:type="spellStart"/>
      <w:r>
        <w:t>primarly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infrastuctural</w:t>
      </w:r>
      <w:proofErr w:type="spellEnd"/>
      <w:r>
        <w:rPr>
          <w:spacing w:val="-3"/>
        </w:rPr>
        <w:t xml:space="preserve"> </w:t>
      </w:r>
      <w:r>
        <w:t>changes</w:t>
      </w:r>
      <w:r>
        <w:rPr>
          <w:spacing w:val="-58"/>
        </w:rPr>
        <w:t xml:space="preserve"> </w:t>
      </w:r>
      <w:r>
        <w:t>and evo</w:t>
      </w:r>
      <w:r>
        <w:t>lution, Middle office is open for the biggest cost cuts and optimizations. According to</w:t>
      </w:r>
      <w:r>
        <w:rPr>
          <w:spacing w:val="1"/>
        </w:rPr>
        <w:t xml:space="preserve"> </w:t>
      </w:r>
      <w:r>
        <w:t>researches,</w:t>
      </w:r>
      <w:r>
        <w:rPr>
          <w:spacing w:val="-8"/>
        </w:rPr>
        <w:t xml:space="preserve"> </w:t>
      </w:r>
      <w:r>
        <w:t>Middle</w:t>
      </w:r>
      <w:r>
        <w:rPr>
          <w:spacing w:val="-9"/>
        </w:rPr>
        <w:t xml:space="preserve"> </w:t>
      </w:r>
      <w:r>
        <w:t>Office</w:t>
      </w:r>
      <w:r>
        <w:rPr>
          <w:spacing w:val="-8"/>
        </w:rPr>
        <w:t xml:space="preserve"> </w:t>
      </w:r>
      <w:r>
        <w:t>alone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$217</w:t>
      </w:r>
      <w:r>
        <w:rPr>
          <w:spacing w:val="-8"/>
        </w:rPr>
        <w:t xml:space="preserve"> </w:t>
      </w:r>
      <w:r>
        <w:t>billion,</w:t>
      </w:r>
      <w:r>
        <w:rPr>
          <w:spacing w:val="-8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50%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savings</w:t>
      </w:r>
      <w:r>
        <w:rPr>
          <w:spacing w:val="-9"/>
        </w:rPr>
        <w:t xml:space="preserve"> </w:t>
      </w:r>
      <w:r>
        <w:t>available</w:t>
      </w:r>
      <w:r>
        <w:rPr>
          <w:spacing w:val="-5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banks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2023.</w:t>
      </w:r>
    </w:p>
    <w:p w14:paraId="73D7E5CD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The reason for this is hidden in a definition of Middle office by itself.</w:t>
      </w:r>
      <w:r>
        <w:rPr>
          <w:spacing w:val="1"/>
        </w:rPr>
        <w:t xml:space="preserve"> </w:t>
      </w:r>
      <w:r>
        <w:t>Middle office is</w:t>
      </w:r>
      <w:r>
        <w:rPr>
          <w:spacing w:val="1"/>
        </w:rPr>
        <w:t xml:space="preserve"> </w:t>
      </w:r>
      <w:r>
        <w:t>comparably new division of a commercial bank, and usually forms a bridge between customer</w:t>
      </w:r>
      <w:r>
        <w:rPr>
          <w:spacing w:val="-57"/>
        </w:rPr>
        <w:t xml:space="preserve"> </w:t>
      </w:r>
      <w:r>
        <w:t>flexible Front and strict and executive Back office. Hence, Middle office o</w:t>
      </w:r>
      <w:r>
        <w:t xml:space="preserve">perations by its </w:t>
      </w:r>
      <w:proofErr w:type="spellStart"/>
      <w:r>
        <w:t>na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ture</w:t>
      </w:r>
      <w:proofErr w:type="spellEnd"/>
      <w:r>
        <w:t xml:space="preserve"> are structured and documented, but have a certain level of statistical disturbance. Thus, it</w:t>
      </w:r>
      <w:r>
        <w:rPr>
          <w:spacing w:val="1"/>
        </w:rPr>
        <w:t xml:space="preserve"> </w:t>
      </w:r>
      <w:r>
        <w:rPr>
          <w:w w:val="95"/>
        </w:rPr>
        <w:t>makes Middle-office the most interesting and sensible target for AI development for commercial</w:t>
      </w:r>
      <w:r>
        <w:rPr>
          <w:spacing w:val="1"/>
          <w:w w:val="95"/>
        </w:rPr>
        <w:t xml:space="preserve"> </w:t>
      </w:r>
      <w:r>
        <w:t>banking.</w:t>
      </w:r>
    </w:p>
    <w:p w14:paraId="3C97EEC5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Importance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combination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backfire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operation</w:t>
      </w:r>
      <w:r>
        <w:rPr>
          <w:spacing w:val="-11"/>
        </w:rPr>
        <w:t xml:space="preserve"> </w:t>
      </w:r>
      <w:r>
        <w:t>logic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unpredi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catable</w:t>
      </w:r>
      <w:proofErr w:type="spellEnd"/>
      <w:r>
        <w:rPr>
          <w:spacing w:val="-10"/>
        </w:rPr>
        <w:t xml:space="preserve"> </w:t>
      </w:r>
      <w:r>
        <w:t>patterns,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everyday</w:t>
      </w:r>
      <w:r>
        <w:rPr>
          <w:spacing w:val="-9"/>
        </w:rPr>
        <w:t xml:space="preserve"> </w:t>
      </w:r>
      <w:r>
        <w:t>work.</w:t>
      </w:r>
      <w:r>
        <w:rPr>
          <w:spacing w:val="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leads</w:t>
      </w:r>
      <w:r>
        <w:rPr>
          <w:spacing w:val="-9"/>
        </w:rPr>
        <w:t xml:space="preserve"> </w:t>
      </w:r>
      <w:r>
        <w:t>to,</w:t>
      </w:r>
      <w:r>
        <w:rPr>
          <w:spacing w:val="-8"/>
        </w:rPr>
        <w:t xml:space="preserve"> </w:t>
      </w:r>
      <w:r>
        <w:t>probably,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obvious</w:t>
      </w:r>
      <w:r>
        <w:rPr>
          <w:spacing w:val="-9"/>
        </w:rPr>
        <w:t xml:space="preserve"> </w:t>
      </w:r>
      <w:r>
        <w:t>area</w:t>
      </w:r>
      <w:r>
        <w:rPr>
          <w:spacing w:val="-58"/>
        </w:rPr>
        <w:t xml:space="preserve"> </w:t>
      </w:r>
      <w:r>
        <w:t>for AI in Middle office — Credit Scoring. AI in this case allows calculating credit scores not</w:t>
      </w:r>
      <w:r>
        <w:rPr>
          <w:spacing w:val="1"/>
        </w:rPr>
        <w:t xml:space="preserve"> </w:t>
      </w:r>
      <w:r>
        <w:t>only based on known mathematical models, but to find out new, previously unknown patterns.</w:t>
      </w:r>
      <w:r>
        <w:rPr>
          <w:spacing w:val="-5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risks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clients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analyzed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footprint,</w:t>
      </w:r>
      <w:r>
        <w:rPr>
          <w:spacing w:val="-58"/>
        </w:rPr>
        <w:t xml:space="preserve"> </w:t>
      </w:r>
      <w:r>
        <w:t>that can reach enormous amount of data. Moreover, this may be true for clients, who have no</w:t>
      </w:r>
      <w:r>
        <w:rPr>
          <w:spacing w:val="1"/>
        </w:rPr>
        <w:t xml:space="preserve"> </w:t>
      </w:r>
      <w:r>
        <w:t>credit history, or very old credit history, as it would allow to set a credit score based on a data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clients.</w:t>
      </w:r>
    </w:p>
    <w:p w14:paraId="2BAFDACD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 xml:space="preserve">Secondly, AI has </w:t>
      </w:r>
      <w:r>
        <w:t>a major usage in Anti-fraud. Practically, it has the same reason to use</w:t>
      </w:r>
      <w:r>
        <w:rPr>
          <w:spacing w:val="1"/>
        </w:rPr>
        <w:t xml:space="preserve"> </w:t>
      </w:r>
      <w:r>
        <w:t>as for Credit Scoring — it is possible to unite existing models with unpredictable patterns. In</w:t>
      </w:r>
      <w:r>
        <w:rPr>
          <w:spacing w:val="1"/>
        </w:rPr>
        <w:t xml:space="preserve"> </w:t>
      </w:r>
      <w:r>
        <w:t>this case model can analyze not just payment data, transaction history, transaction time</w:t>
      </w:r>
      <w:r>
        <w:t xml:space="preserve"> and</w:t>
      </w:r>
      <w:r>
        <w:rPr>
          <w:spacing w:val="1"/>
        </w:rPr>
        <w:t xml:space="preserve"> </w:t>
      </w:r>
      <w:r>
        <w:t>location,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combinations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transactions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users.</w:t>
      </w:r>
      <w:r>
        <w:rPr>
          <w:spacing w:val="-57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systems.</w:t>
      </w:r>
      <w:r>
        <w:rPr>
          <w:spacing w:val="1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ATMs,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guaranteed by face recognition. It is true for Internet Banking for customers and CRM for</w:t>
      </w:r>
      <w:r>
        <w:rPr>
          <w:spacing w:val="1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1469BF25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37D6ABA9" w14:textId="77777777" w:rsidR="00DE70B6" w:rsidRDefault="00603B20">
      <w:pPr>
        <w:pStyle w:val="BodyText"/>
        <w:spacing w:before="74" w:line="357" w:lineRule="auto"/>
        <w:ind w:right="114" w:firstLine="566"/>
        <w:jc w:val="both"/>
      </w:pPr>
      <w:r>
        <w:lastRenderedPageBreak/>
        <w:t>Furthermore,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reasoning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KYC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AML</w:t>
      </w:r>
      <w:r>
        <w:rPr>
          <w:spacing w:val="-4"/>
        </w:rPr>
        <w:t xml:space="preserve"> </w:t>
      </w:r>
      <w:r>
        <w:t>compliance.</w:t>
      </w:r>
      <w:r>
        <w:rPr>
          <w:spacing w:val="1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general,</w:t>
      </w:r>
      <w:r>
        <w:rPr>
          <w:spacing w:val="-58"/>
        </w:rPr>
        <w:t xml:space="preserve"> </w:t>
      </w:r>
      <w:r>
        <w:t xml:space="preserve">Artificial </w:t>
      </w:r>
      <w:proofErr w:type="spellStart"/>
      <w:r>
        <w:t>Intellegence</w:t>
      </w:r>
      <w:proofErr w:type="spellEnd"/>
      <w:r>
        <w:t xml:space="preserve"> brings multi</w:t>
      </w:r>
      <w:r>
        <w:t>ple possibilities for KYC and AML, such as unified pool of</w:t>
      </w:r>
      <w:r>
        <w:rPr>
          <w:spacing w:val="-57"/>
        </w:rPr>
        <w:t xml:space="preserve"> </w:t>
      </w:r>
      <w:r>
        <w:t>data, probabilistic matching, progressive evolution, self-training and pattern-based analytics in</w:t>
      </w:r>
      <w:r>
        <w:rPr>
          <w:spacing w:val="-58"/>
        </w:rPr>
        <w:t xml:space="preserve"> </w:t>
      </w:r>
      <w:r>
        <w:t>conjunction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rule-based.</w:t>
      </w:r>
      <w:r>
        <w:rPr>
          <w:spacing w:val="11"/>
        </w:rPr>
        <w:t xml:space="preserve"> </w:t>
      </w:r>
      <w:r>
        <w:t>Moreover,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Management,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underwriting.</w:t>
      </w:r>
    </w:p>
    <w:p w14:paraId="4184353B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Based on existing estimations, around 20% of digitalization projects are targeting cost</w:t>
      </w:r>
      <w:r>
        <w:rPr>
          <w:spacing w:val="1"/>
        </w:rPr>
        <w:t xml:space="preserve"> </w:t>
      </w:r>
      <w:r>
        <w:t>reduction or productivity increase.</w:t>
      </w:r>
      <w:r>
        <w:rPr>
          <w:spacing w:val="1"/>
        </w:rPr>
        <w:t xml:space="preserve"> </w:t>
      </w:r>
      <w:r>
        <w:t>Most of those are targeting on potential risks recognition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consequences.</w:t>
      </w:r>
    </w:p>
    <w:p w14:paraId="07FAF32D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Arti</w:t>
      </w:r>
      <w:r>
        <w:t>ficial</w:t>
      </w:r>
      <w:r>
        <w:rPr>
          <w:spacing w:val="-7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unlawful</w:t>
      </w:r>
      <w:r>
        <w:rPr>
          <w:spacing w:val="-6"/>
        </w:rPr>
        <w:t xml:space="preserve"> </w:t>
      </w:r>
      <w:r>
        <w:t>behavior,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non-stereotypical</w:t>
      </w:r>
      <w:r>
        <w:rPr>
          <w:spacing w:val="-6"/>
        </w:rPr>
        <w:t xml:space="preserve"> </w:t>
      </w:r>
      <w:r>
        <w:t>one.</w:t>
      </w:r>
      <w:r>
        <w:rPr>
          <w:spacing w:val="-58"/>
        </w:rPr>
        <w:t xml:space="preserve"> </w:t>
      </w:r>
      <w:r>
        <w:rPr>
          <w:w w:val="95"/>
        </w:rPr>
        <w:t>By processing big data artificial intelligence may find out an evidence of fraud or illegally money</w:t>
      </w:r>
      <w:r>
        <w:rPr>
          <w:spacing w:val="1"/>
          <w:w w:val="95"/>
        </w:rPr>
        <w:t xml:space="preserve"> </w:t>
      </w:r>
      <w:r>
        <w:rPr>
          <w:w w:val="95"/>
        </w:rPr>
        <w:t>laundering attempt.</w:t>
      </w:r>
      <w:r>
        <w:rPr>
          <w:spacing w:val="1"/>
          <w:w w:val="95"/>
        </w:rPr>
        <w:t xml:space="preserve"> </w:t>
      </w:r>
      <w:r>
        <w:rPr>
          <w:w w:val="95"/>
        </w:rPr>
        <w:t>The most simple way, but still significant, crimin</w:t>
      </w:r>
      <w:r>
        <w:rPr>
          <w:w w:val="95"/>
        </w:rPr>
        <w:t>al pattern identification and</w:t>
      </w:r>
      <w:r>
        <w:rPr>
          <w:spacing w:val="1"/>
          <w:w w:val="95"/>
        </w:rPr>
        <w:t xml:space="preserve"> </w:t>
      </w:r>
      <w:r>
        <w:t>revealing</w:t>
      </w:r>
      <w:r>
        <w:rPr>
          <w:spacing w:val="-2"/>
        </w:rPr>
        <w:t xml:space="preserve"> </w:t>
      </w:r>
      <w:r>
        <w:t>unlawful</w:t>
      </w:r>
      <w:r>
        <w:rPr>
          <w:spacing w:val="-1"/>
        </w:rPr>
        <w:t xml:space="preserve"> </w:t>
      </w:r>
      <w:r>
        <w:t>activity.</w:t>
      </w:r>
    </w:p>
    <w:p w14:paraId="414FB78D" w14:textId="77777777" w:rsidR="00DE70B6" w:rsidRDefault="00603B20">
      <w:pPr>
        <w:pStyle w:val="BodyText"/>
        <w:spacing w:before="2" w:line="357" w:lineRule="auto"/>
        <w:ind w:right="112" w:firstLine="566"/>
        <w:jc w:val="right"/>
      </w:pPr>
      <w:r>
        <w:t>Artificial</w:t>
      </w:r>
      <w:r>
        <w:rPr>
          <w:spacing w:val="2"/>
        </w:rPr>
        <w:t xml:space="preserve"> </w:t>
      </w:r>
      <w:r>
        <w:t>Intelligence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cover</w:t>
      </w:r>
      <w:r>
        <w:rPr>
          <w:spacing w:val="3"/>
        </w:rPr>
        <w:t xml:space="preserve"> </w:t>
      </w:r>
      <w:r>
        <w:t>large</w:t>
      </w:r>
      <w:r>
        <w:rPr>
          <w:spacing w:val="2"/>
        </w:rPr>
        <w:t xml:space="preserve"> </w:t>
      </w:r>
      <w:r>
        <w:t>databases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catch</w:t>
      </w:r>
      <w:r>
        <w:rPr>
          <w:spacing w:val="3"/>
        </w:rPr>
        <w:t xml:space="preserve"> </w:t>
      </w:r>
      <w:r>
        <w:t>patterns,</w:t>
      </w:r>
      <w:r>
        <w:rPr>
          <w:spacing w:val="4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hide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hu-</w:t>
      </w:r>
      <w:r>
        <w:rPr>
          <w:spacing w:val="-57"/>
        </w:rPr>
        <w:t xml:space="preserve"> </w:t>
      </w:r>
      <w:r>
        <w:t>man</w:t>
      </w:r>
      <w:r>
        <w:rPr>
          <w:spacing w:val="-7"/>
        </w:rPr>
        <w:t xml:space="preserve"> </w:t>
      </w:r>
      <w:r>
        <w:t>attention.</w:t>
      </w:r>
      <w:r>
        <w:rPr>
          <w:spacing w:val="15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complicated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educating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noises.</w:t>
      </w:r>
      <w:r>
        <w:rPr>
          <w:spacing w:val="53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result,</w:t>
      </w:r>
      <w:r>
        <w:rPr>
          <w:spacing w:val="12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advanced</w:t>
      </w:r>
      <w:r>
        <w:rPr>
          <w:spacing w:val="9"/>
        </w:rPr>
        <w:t xml:space="preserve"> </w:t>
      </w:r>
      <w:r>
        <w:t>technologies</w:t>
      </w:r>
      <w:r>
        <w:rPr>
          <w:spacing w:val="10"/>
        </w:rPr>
        <w:t xml:space="preserve"> </w:t>
      </w:r>
      <w:r>
        <w:t>allow</w:t>
      </w:r>
      <w:r>
        <w:rPr>
          <w:spacing w:val="9"/>
        </w:rPr>
        <w:t xml:space="preserve"> </w:t>
      </w:r>
      <w:r>
        <w:t>discovering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determine</w:t>
      </w:r>
      <w:r>
        <w:rPr>
          <w:spacing w:val="10"/>
        </w:rPr>
        <w:t xml:space="preserve"> </w:t>
      </w:r>
      <w:r>
        <w:t>people</w:t>
      </w:r>
      <w:r>
        <w:rPr>
          <w:spacing w:val="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w w:val="95"/>
        </w:rPr>
        <w:t>companies</w:t>
      </w:r>
      <w:r>
        <w:rPr>
          <w:spacing w:val="15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elevated</w:t>
      </w:r>
      <w:r>
        <w:rPr>
          <w:spacing w:val="15"/>
          <w:w w:val="95"/>
        </w:rPr>
        <w:t xml:space="preserve"> </w:t>
      </w:r>
      <w:r>
        <w:rPr>
          <w:w w:val="95"/>
        </w:rPr>
        <w:t>risk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banks,</w:t>
      </w:r>
      <w:r>
        <w:rPr>
          <w:spacing w:val="20"/>
          <w:w w:val="95"/>
        </w:rPr>
        <w:t xml:space="preserve"> </w:t>
      </w:r>
      <w:r>
        <w:rPr>
          <w:w w:val="95"/>
        </w:rPr>
        <w:t>allowing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build</w:t>
      </w:r>
      <w:r>
        <w:rPr>
          <w:spacing w:val="15"/>
          <w:w w:val="95"/>
        </w:rPr>
        <w:t xml:space="preserve"> </w:t>
      </w:r>
      <w:r>
        <w:rPr>
          <w:w w:val="95"/>
        </w:rPr>
        <w:t>safer</w:t>
      </w:r>
      <w:r>
        <w:rPr>
          <w:spacing w:val="15"/>
          <w:w w:val="95"/>
        </w:rPr>
        <w:t xml:space="preserve"> </w:t>
      </w:r>
      <w:r>
        <w:rPr>
          <w:w w:val="95"/>
        </w:rPr>
        <w:t>relationships</w:t>
      </w:r>
      <w:r>
        <w:rPr>
          <w:spacing w:val="15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them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future.</w:t>
      </w:r>
    </w:p>
    <w:p w14:paraId="2A416A86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 xml:space="preserve">Crimes in virtual banking are evaluated in $600 </w:t>
      </w:r>
      <w:proofErr w:type="spellStart"/>
      <w:r>
        <w:t>billions</w:t>
      </w:r>
      <w:proofErr w:type="spellEnd"/>
      <w:r>
        <w:t xml:space="preserve"> yearly.</w:t>
      </w:r>
      <w:r>
        <w:rPr>
          <w:spacing w:val="1"/>
        </w:rPr>
        <w:t xml:space="preserve"> </w:t>
      </w:r>
      <w:r>
        <w:t>Artificial Intelligence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instruments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risk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banking</w:t>
      </w:r>
      <w:r>
        <w:rPr>
          <w:spacing w:val="-9"/>
        </w:rPr>
        <w:t xml:space="preserve"> </w:t>
      </w:r>
      <w:r>
        <w:t>practice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mainly</w:t>
      </w:r>
      <w:r>
        <w:rPr>
          <w:spacing w:val="-57"/>
        </w:rPr>
        <w:t xml:space="preserve"> </w:t>
      </w:r>
      <w:r>
        <w:t>oriented on financial crime prevention. This is much more efficient, compar</w:t>
      </w:r>
      <w:r>
        <w:t>ing to complicated</w:t>
      </w:r>
      <w:r>
        <w:rPr>
          <w:spacing w:val="-57"/>
        </w:rPr>
        <w:t xml:space="preserve"> </w:t>
      </w:r>
      <w:r>
        <w:t>processes of damage compensation and financial crime evidence confirmation search. Master-</w:t>
      </w:r>
      <w:r>
        <w:rPr>
          <w:spacing w:val="-57"/>
        </w:rPr>
        <w:t xml:space="preserve"> </w:t>
      </w:r>
      <w:r>
        <w:t>card,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80%.</w:t>
      </w:r>
    </w:p>
    <w:p w14:paraId="2AA06967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66F85C46" w14:textId="77777777" w:rsidR="00DE70B6" w:rsidRDefault="00603B20">
      <w:pPr>
        <w:pStyle w:val="Heading2"/>
        <w:numPr>
          <w:ilvl w:val="2"/>
          <w:numId w:val="4"/>
        </w:numPr>
        <w:tabs>
          <w:tab w:val="left" w:pos="894"/>
          <w:tab w:val="left" w:pos="895"/>
        </w:tabs>
      </w:pPr>
      <w:bookmarkStart w:id="561" w:name="AI_in_Front_office"/>
      <w:bookmarkStart w:id="562" w:name="_bookmark21"/>
      <w:bookmarkEnd w:id="561"/>
      <w:bookmarkEnd w:id="562"/>
      <w:r>
        <w:t>AI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office</w:t>
      </w:r>
    </w:p>
    <w:p w14:paraId="60F8CAAF" w14:textId="77777777" w:rsidR="00DE70B6" w:rsidRDefault="00DE70B6">
      <w:pPr>
        <w:pStyle w:val="BodyText"/>
        <w:ind w:left="0"/>
        <w:rPr>
          <w:b/>
          <w:sz w:val="26"/>
        </w:rPr>
      </w:pPr>
    </w:p>
    <w:p w14:paraId="438492EF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rPr>
          <w:w w:val="95"/>
        </w:rPr>
        <w:t xml:space="preserve">Numerous Financial </w:t>
      </w:r>
      <w:proofErr w:type="spellStart"/>
      <w:r>
        <w:rPr>
          <w:w w:val="95"/>
        </w:rPr>
        <w:t>Instituations</w:t>
      </w:r>
      <w:proofErr w:type="spellEnd"/>
      <w:r>
        <w:rPr>
          <w:w w:val="95"/>
        </w:rPr>
        <w:t xml:space="preserve"> are leveraging AI-driven chatbots and algorithms to sup-</w:t>
      </w:r>
      <w:r>
        <w:rPr>
          <w:spacing w:val="1"/>
          <w:w w:val="95"/>
        </w:rPr>
        <w:t xml:space="preserve"> </w:t>
      </w:r>
      <w:r>
        <w:t>port existing customer service channels with faster, more consistent intelligence.</w:t>
      </w:r>
      <w:r>
        <w:rPr>
          <w:spacing w:val="1"/>
        </w:rPr>
        <w:t xml:space="preserve"> </w:t>
      </w:r>
      <w:r>
        <w:t>One of the</w:t>
      </w:r>
      <w:r>
        <w:rPr>
          <w:spacing w:val="1"/>
        </w:rPr>
        <w:t xml:space="preserve"> </w:t>
      </w:r>
      <w:r>
        <w:t>common thoughts on AI application in Front office are Biometrics. Biomet</w:t>
      </w:r>
      <w:r>
        <w:t>rics are widely rep-</w:t>
      </w:r>
      <w:r>
        <w:rPr>
          <w:spacing w:val="-57"/>
        </w:rPr>
        <w:t xml:space="preserve"> </w:t>
      </w:r>
      <w:r>
        <w:rPr>
          <w:w w:val="95"/>
        </w:rPr>
        <w:t>resented</w:t>
      </w:r>
      <w:r>
        <w:rPr>
          <w:spacing w:val="13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various</w:t>
      </w:r>
      <w:r>
        <w:rPr>
          <w:spacing w:val="13"/>
          <w:w w:val="95"/>
        </w:rPr>
        <w:t xml:space="preserve"> </w:t>
      </w:r>
      <w:r>
        <w:rPr>
          <w:w w:val="95"/>
        </w:rPr>
        <w:t>recognition</w:t>
      </w:r>
      <w:r>
        <w:rPr>
          <w:spacing w:val="14"/>
          <w:w w:val="95"/>
        </w:rPr>
        <w:t xml:space="preserve"> </w:t>
      </w:r>
      <w:r>
        <w:rPr>
          <w:w w:val="95"/>
        </w:rPr>
        <w:t>systems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much</w:t>
      </w:r>
      <w:r>
        <w:rPr>
          <w:spacing w:val="15"/>
          <w:w w:val="95"/>
        </w:rPr>
        <w:t xml:space="preserve"> </w:t>
      </w:r>
      <w:r>
        <w:rPr>
          <w:w w:val="95"/>
        </w:rPr>
        <w:t>safer</w:t>
      </w:r>
      <w:r>
        <w:rPr>
          <w:spacing w:val="13"/>
          <w:w w:val="95"/>
        </w:rPr>
        <w:t xml:space="preserve"> </w:t>
      </w:r>
      <w:r>
        <w:rPr>
          <w:w w:val="95"/>
        </w:rPr>
        <w:t>authentication.</w:t>
      </w:r>
      <w:r>
        <w:rPr>
          <w:spacing w:val="5"/>
          <w:w w:val="95"/>
        </w:rPr>
        <w:t xml:space="preserve"> </w:t>
      </w:r>
      <w:r>
        <w:rPr>
          <w:w w:val="95"/>
        </w:rPr>
        <w:t>Voice</w:t>
      </w:r>
      <w:r>
        <w:rPr>
          <w:spacing w:val="14"/>
          <w:w w:val="95"/>
        </w:rPr>
        <w:t xml:space="preserve"> </w:t>
      </w:r>
      <w:r>
        <w:rPr>
          <w:w w:val="95"/>
        </w:rPr>
        <w:t>recognition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-55"/>
          <w:w w:val="95"/>
        </w:rPr>
        <w:t xml:space="preserve"> </w:t>
      </w:r>
      <w:r>
        <w:t>to determine client by voice, facial recognition technologies, which are based on ML and AI,</w:t>
      </w:r>
      <w:r>
        <w:rPr>
          <w:spacing w:val="1"/>
        </w:rPr>
        <w:t xml:space="preserve"> </w:t>
      </w:r>
      <w:r>
        <w:t>help to determine a client or to check correc</w:t>
      </w:r>
      <w:r>
        <w:t>tness of client’s photo data. Similarly, Computer</w:t>
      </w:r>
      <w:r>
        <w:rPr>
          <w:spacing w:val="1"/>
        </w:rPr>
        <w:t xml:space="preserve"> </w:t>
      </w:r>
      <w:r>
        <w:t>Vision technologies allows to determine the authenticity of physical signature. However, it is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biometrics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Anti-fraud</w:t>
      </w:r>
      <w:r>
        <w:rPr>
          <w:spacing w:val="-2"/>
        </w:rPr>
        <w:t xml:space="preserve"> </w:t>
      </w:r>
      <w:r>
        <w:t>systems.</w:t>
      </w:r>
    </w:p>
    <w:p w14:paraId="5005C239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minor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case,</w:t>
      </w:r>
      <w:r>
        <w:rPr>
          <w:spacing w:val="-12"/>
        </w:rPr>
        <w:t xml:space="preserve"> </w:t>
      </w:r>
      <w:r>
        <w:t>Front</w:t>
      </w:r>
      <w:r>
        <w:rPr>
          <w:spacing w:val="-14"/>
        </w:rPr>
        <w:t xml:space="preserve"> </w:t>
      </w:r>
      <w:r>
        <w:t>Office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offering</w:t>
      </w:r>
      <w:r>
        <w:rPr>
          <w:spacing w:val="-15"/>
        </w:rPr>
        <w:t xml:space="preserve"> </w:t>
      </w:r>
      <w:r>
        <w:t>Personalized</w:t>
      </w:r>
      <w:r>
        <w:rPr>
          <w:spacing w:val="-14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products,</w:t>
      </w:r>
      <w:r>
        <w:rPr>
          <w:spacing w:val="-57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interesting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aggregators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Banks-as-a-Platform,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both</w:t>
      </w:r>
    </w:p>
    <w:p w14:paraId="07F8F807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54FC68F" w14:textId="77777777" w:rsidR="00DE70B6" w:rsidRDefault="00603B20">
      <w:pPr>
        <w:pStyle w:val="BodyText"/>
        <w:spacing w:before="74"/>
        <w:jc w:val="both"/>
      </w:pPr>
      <w:r>
        <w:lastRenderedPageBreak/>
        <w:t>those</w:t>
      </w:r>
      <w:r>
        <w:rPr>
          <w:spacing w:val="-4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institutions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comparably</w:t>
      </w:r>
      <w:r>
        <w:rPr>
          <w:spacing w:val="-4"/>
        </w:rPr>
        <w:t xml:space="preserve"> </w:t>
      </w:r>
      <w:r>
        <w:t>immature.</w:t>
      </w:r>
    </w:p>
    <w:p w14:paraId="108147A0" w14:textId="77777777" w:rsidR="00DE70B6" w:rsidRDefault="00603B20">
      <w:pPr>
        <w:pStyle w:val="BodyText"/>
        <w:spacing w:before="136" w:line="357" w:lineRule="auto"/>
        <w:ind w:right="114" w:firstLine="566"/>
        <w:jc w:val="both"/>
      </w:pPr>
      <w:r>
        <w:rPr>
          <w:w w:val="95"/>
        </w:rPr>
        <w:t>Even more rare is an a</w:t>
      </w:r>
      <w:r>
        <w:rPr>
          <w:w w:val="95"/>
        </w:rPr>
        <w:t>pplication of AI in case of Robotic Advisors and Algorithmic trading</w:t>
      </w:r>
      <w:r>
        <w:rPr>
          <w:spacing w:val="1"/>
          <w:w w:val="9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level.</w:t>
      </w:r>
      <w:r>
        <w:rPr>
          <w:spacing w:val="18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year.</w:t>
      </w:r>
    </w:p>
    <w:p w14:paraId="4AA5795A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This is an alternative to communication with financial consultants in order to create and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portfolios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stocks,</w:t>
      </w:r>
      <w:r>
        <w:rPr>
          <w:spacing w:val="-1"/>
        </w:rPr>
        <w:t xml:space="preserve"> </w:t>
      </w:r>
      <w:r>
        <w:t>bonds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assets.</w:t>
      </w:r>
    </w:p>
    <w:p w14:paraId="492D3C53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In</w:t>
      </w:r>
      <w:r>
        <w:rPr>
          <w:spacing w:val="19"/>
        </w:rPr>
        <w:t xml:space="preserve"> </w:t>
      </w:r>
      <w:r>
        <w:t>just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minutes,</w:t>
      </w:r>
      <w:r>
        <w:rPr>
          <w:spacing w:val="26"/>
        </w:rPr>
        <w:t xml:space="preserve"> </w:t>
      </w:r>
      <w:r>
        <w:t>according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parameters,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robot</w:t>
      </w:r>
      <w:r>
        <w:rPr>
          <w:spacing w:val="20"/>
        </w:rPr>
        <w:t xml:space="preserve"> </w:t>
      </w:r>
      <w:r>
        <w:t>advisor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assemble</w:t>
      </w:r>
      <w:r>
        <w:rPr>
          <w:spacing w:val="-58"/>
        </w:rPr>
        <w:t xml:space="preserve"> </w:t>
      </w:r>
      <w:r>
        <w:t>a balanced, by industry and company, investment portfolio, taking into account the available</w:t>
      </w:r>
      <w:r>
        <w:rPr>
          <w:spacing w:val="1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amounts,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profitability.</w:t>
      </w:r>
    </w:p>
    <w:p w14:paraId="677012B1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It is believed, that those systems can create accurate forecasts for stock market environ-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, due to possibilities of automatic collection and analysis of the state of foreign exchange</w:t>
      </w:r>
      <w:r>
        <w:rPr>
          <w:spacing w:val="1"/>
        </w:rPr>
        <w:t xml:space="preserve"> </w:t>
      </w:r>
      <w:r>
        <w:t>markets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economi</w:t>
      </w:r>
      <w:r>
        <w:t>c</w:t>
      </w:r>
      <w:r>
        <w:rPr>
          <w:spacing w:val="-3"/>
        </w:rPr>
        <w:t xml:space="preserve"> </w:t>
      </w:r>
      <w:r>
        <w:t>news.</w:t>
      </w:r>
      <w:r>
        <w:rPr>
          <w:spacing w:val="1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invest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3"/>
        </w:rPr>
        <w:t xml:space="preserve"> </w:t>
      </w:r>
      <w:r>
        <w:t>risk.</w:t>
      </w:r>
    </w:p>
    <w:p w14:paraId="518A08A3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Robo-advising became a powerful alternative to financial consultants in basic questions,</w:t>
      </w:r>
      <w:r>
        <w:rPr>
          <w:spacing w:val="-57"/>
        </w:rPr>
        <w:t xml:space="preserve"> </w:t>
      </w:r>
      <w:r>
        <w:t xml:space="preserve">related to banking, financial management and cash transactions. The portfolio in the US </w:t>
      </w:r>
      <w:proofErr w:type="spellStart"/>
      <w:r>
        <w:t>finan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cial</w:t>
      </w:r>
      <w:proofErr w:type="spellEnd"/>
      <w:r>
        <w:t xml:space="preserve"> markets, which is now being managed by robots, have already reached $1 trillion in 2020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rapidly</w:t>
      </w:r>
      <w:r>
        <w:rPr>
          <w:spacing w:val="-2"/>
        </w:rPr>
        <w:t xml:space="preserve"> </w:t>
      </w:r>
      <w:r>
        <w:t>increases,</w:t>
      </w:r>
      <w:r>
        <w:rPr>
          <w:spacing w:val="-2"/>
        </w:rPr>
        <w:t xml:space="preserve"> </w:t>
      </w:r>
      <w:r>
        <w:t>expecting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$2.85</w:t>
      </w:r>
      <w:r>
        <w:rPr>
          <w:spacing w:val="-2"/>
        </w:rPr>
        <w:t xml:space="preserve"> </w:t>
      </w:r>
      <w:r>
        <w:t>t</w:t>
      </w:r>
      <w:r>
        <w:t>rillion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2025.</w:t>
      </w:r>
    </w:p>
    <w:p w14:paraId="377A241D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Going</w:t>
      </w:r>
      <w:r>
        <w:rPr>
          <w:spacing w:val="-9"/>
        </w:rPr>
        <w:t xml:space="preserve"> </w:t>
      </w:r>
      <w:r>
        <w:t>further,</w:t>
      </w:r>
      <w:r>
        <w:rPr>
          <w:spacing w:val="-7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helping</w:t>
      </w:r>
      <w:r>
        <w:rPr>
          <w:spacing w:val="-8"/>
        </w:rPr>
        <w:t xml:space="preserve"> </w:t>
      </w:r>
      <w:r>
        <w:t>clients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investments,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entire Individual Banking. Standardized financial products and services for wide range of con-</w:t>
      </w:r>
      <w:r>
        <w:rPr>
          <w:spacing w:val="-57"/>
        </w:rPr>
        <w:t xml:space="preserve"> </w:t>
      </w:r>
      <w:proofErr w:type="spellStart"/>
      <w:r>
        <w:t>sumers</w:t>
      </w:r>
      <w:proofErr w:type="spellEnd"/>
      <w:r>
        <w:rPr>
          <w:spacing w:val="-12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t>satisfy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modern</w:t>
      </w:r>
      <w:r>
        <w:rPr>
          <w:spacing w:val="-11"/>
        </w:rPr>
        <w:t xml:space="preserve"> </w:t>
      </w:r>
      <w:r>
        <w:t>client.</w:t>
      </w:r>
      <w:r>
        <w:rPr>
          <w:spacing w:val="11"/>
        </w:rPr>
        <w:t xml:space="preserve"> </w:t>
      </w:r>
      <w:r>
        <w:t>Modern</w:t>
      </w:r>
      <w:r>
        <w:rPr>
          <w:spacing w:val="-11"/>
        </w:rPr>
        <w:t xml:space="preserve"> </w:t>
      </w:r>
      <w:r>
        <w:t>clients</w:t>
      </w:r>
      <w:r>
        <w:rPr>
          <w:spacing w:val="-12"/>
        </w:rPr>
        <w:t xml:space="preserve"> </w:t>
      </w:r>
      <w:r>
        <w:t>require</w:t>
      </w:r>
      <w:r>
        <w:rPr>
          <w:spacing w:val="-11"/>
        </w:rPr>
        <w:t xml:space="preserve"> </w:t>
      </w:r>
      <w:r>
        <w:t>personified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accounts, loans and other services. Without individual approach it is impossible to implement,</w:t>
      </w:r>
      <w:r>
        <w:rPr>
          <w:spacing w:val="-57"/>
        </w:rPr>
        <w:t xml:space="preserve"> </w:t>
      </w:r>
      <w:r>
        <w:t>therefore, one would need Artificial Intelligence as well. Nowadays, every financial entity de-</w:t>
      </w:r>
      <w:r>
        <w:rPr>
          <w:spacing w:val="-57"/>
        </w:rPr>
        <w:t xml:space="preserve"> </w:t>
      </w:r>
      <w:proofErr w:type="spellStart"/>
      <w:r>
        <w:t>velops</w:t>
      </w:r>
      <w:proofErr w:type="spellEnd"/>
      <w:r>
        <w:t xml:space="preserve"> and offe</w:t>
      </w:r>
      <w:r>
        <w:t>rs between 10 and 20 financial products. For developing such products banks</w:t>
      </w:r>
      <w:r>
        <w:rPr>
          <w:spacing w:val="1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professionals.</w:t>
      </w:r>
      <w:r>
        <w:rPr>
          <w:spacing w:val="14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hundreds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thousands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personified</w:t>
      </w:r>
      <w:r>
        <w:rPr>
          <w:spacing w:val="-8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every</w:t>
      </w:r>
      <w:r>
        <w:rPr>
          <w:spacing w:val="-58"/>
        </w:rPr>
        <w:t xml:space="preserve"> </w:t>
      </w:r>
      <w:r>
        <w:rPr>
          <w:spacing w:val="-1"/>
        </w:rPr>
        <w:t>bank</w:t>
      </w:r>
      <w:r>
        <w:rPr>
          <w:spacing w:val="-14"/>
        </w:rPr>
        <w:t xml:space="preserve"> </w:t>
      </w:r>
      <w:r>
        <w:rPr>
          <w:spacing w:val="-1"/>
        </w:rPr>
        <w:t>client</w:t>
      </w:r>
      <w:r>
        <w:rPr>
          <w:spacing w:val="-13"/>
        </w:rPr>
        <w:t xml:space="preserve"> </w:t>
      </w:r>
      <w:r>
        <w:rPr>
          <w:spacing w:val="-1"/>
        </w:rPr>
        <w:t>is,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fact,</w:t>
      </w:r>
      <w:r>
        <w:rPr>
          <w:spacing w:val="-12"/>
        </w:rPr>
        <w:t xml:space="preserve"> </w:t>
      </w:r>
      <w:r>
        <w:rPr>
          <w:spacing w:val="-1"/>
        </w:rPr>
        <w:t>impossible</w:t>
      </w:r>
      <w:r>
        <w:rPr>
          <w:spacing w:val="-12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Artificial</w:t>
      </w:r>
      <w:r>
        <w:rPr>
          <w:spacing w:val="-14"/>
        </w:rPr>
        <w:t xml:space="preserve"> </w:t>
      </w:r>
      <w:r>
        <w:t>Intelligence.</w:t>
      </w:r>
      <w:r>
        <w:rPr>
          <w:spacing w:val="12"/>
        </w:rPr>
        <w:t xml:space="preserve"> </w:t>
      </w:r>
      <w:r>
        <w:t>Accordin</w:t>
      </w:r>
      <w:r>
        <w:t>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statistics,</w:t>
      </w:r>
      <w:r>
        <w:rPr>
          <w:spacing w:val="-58"/>
        </w:rPr>
        <w:t xml:space="preserve"> </w:t>
      </w:r>
      <w:r>
        <w:t>nearly every person has between 2 and 5 electronic devices, which can connect to internet, use</w:t>
      </w:r>
      <w:r>
        <w:rPr>
          <w:spacing w:val="-5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messengers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networks.</w:t>
      </w:r>
    </w:p>
    <w:p w14:paraId="63C850A3" w14:textId="77777777" w:rsidR="00DE70B6" w:rsidRDefault="00603B20">
      <w:pPr>
        <w:pStyle w:val="BodyText"/>
        <w:spacing w:before="5" w:line="357" w:lineRule="auto"/>
        <w:ind w:right="114" w:firstLine="566"/>
        <w:jc w:val="both"/>
      </w:pPr>
      <w:r>
        <w:t>Naturally, every internet user leaves enormous volume of data after himself. Analyzing</w:t>
      </w:r>
      <w:r>
        <w:rPr>
          <w:spacing w:val="1"/>
        </w:rPr>
        <w:t xml:space="preserve"> </w:t>
      </w:r>
      <w:r>
        <w:t>that personified data effectively allows creating various unique personified advices and offers.</w:t>
      </w:r>
      <w:r>
        <w:rPr>
          <w:spacing w:val="-57"/>
        </w:rPr>
        <w:t xml:space="preserve"> </w:t>
      </w:r>
      <w:r>
        <w:t>Algorithms of Artificial Intelligence, theoretically, can collect client</w:t>
      </w:r>
      <w:r>
        <w:t xml:space="preserve"> information, analyze and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personified</w:t>
      </w:r>
      <w:r>
        <w:rPr>
          <w:spacing w:val="-1"/>
        </w:rPr>
        <w:t xml:space="preserve"> </w:t>
      </w:r>
      <w:r>
        <w:t>offer.</w:t>
      </w:r>
    </w:p>
    <w:p w14:paraId="16CA70D5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As a result, whole service industry becomes more and more personal.</w:t>
      </w:r>
      <w:r>
        <w:rPr>
          <w:spacing w:val="1"/>
        </w:rPr>
        <w:t xml:space="preserve"> </w:t>
      </w:r>
      <w:r>
        <w:t>Screening social</w:t>
      </w:r>
      <w:r>
        <w:rPr>
          <w:spacing w:val="1"/>
        </w:rPr>
        <w:t xml:space="preserve"> </w:t>
      </w:r>
      <w:r>
        <w:t>networks profiles, collecting GPS or any other position data allows classifying client and to</w:t>
      </w:r>
      <w:r>
        <w:rPr>
          <w:spacing w:val="1"/>
        </w:rPr>
        <w:t xml:space="preserve"> </w:t>
      </w:r>
      <w:r>
        <w:t>create his social portrait. Obviously, from bank’s side, it allows to effectively determine credit</w:t>
      </w:r>
      <w:r>
        <w:rPr>
          <w:spacing w:val="-57"/>
        </w:rPr>
        <w:t xml:space="preserve"> </w:t>
      </w:r>
      <w:r>
        <w:t>rating for every client. At the same time, as an example, if on</w:t>
      </w:r>
      <w:r>
        <w:t>e works in an agricultural field,</w:t>
      </w:r>
      <w:r>
        <w:rPr>
          <w:spacing w:val="1"/>
        </w:rPr>
        <w:t xml:space="preserve"> </w:t>
      </w:r>
      <w:r>
        <w:t>bank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suggest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recommend</w:t>
      </w:r>
      <w:r>
        <w:rPr>
          <w:spacing w:val="11"/>
        </w:rPr>
        <w:t xml:space="preserve"> </w:t>
      </w:r>
      <w:r>
        <w:t>various</w:t>
      </w:r>
      <w:r>
        <w:rPr>
          <w:spacing w:val="12"/>
        </w:rPr>
        <w:t xml:space="preserve"> </w:t>
      </w:r>
      <w:r>
        <w:t>products</w:t>
      </w:r>
      <w:r>
        <w:rPr>
          <w:spacing w:val="12"/>
        </w:rPr>
        <w:t xml:space="preserve"> </w:t>
      </w:r>
      <w:r>
        <w:t>connected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harvest</w:t>
      </w:r>
      <w:r>
        <w:rPr>
          <w:spacing w:val="12"/>
        </w:rPr>
        <w:t xml:space="preserve"> </w:t>
      </w:r>
      <w:r>
        <w:t>insurance.  As</w:t>
      </w:r>
      <w:r>
        <w:rPr>
          <w:spacing w:val="12"/>
        </w:rPr>
        <w:t xml:space="preserve"> </w:t>
      </w:r>
      <w:r>
        <w:t>for</w:t>
      </w:r>
    </w:p>
    <w:p w14:paraId="6F575944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05088742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 xml:space="preserve">small business, analyzing supply chain and </w:t>
      </w:r>
      <w:proofErr w:type="spellStart"/>
      <w:r>
        <w:t>contragents</w:t>
      </w:r>
      <w:proofErr w:type="spellEnd"/>
      <w:r>
        <w:t xml:space="preserve"> of that business, bank can at the same</w:t>
      </w:r>
      <w:r>
        <w:rPr>
          <w:spacing w:val="1"/>
        </w:rPr>
        <w:t xml:space="preserve"> </w:t>
      </w:r>
      <w:r>
        <w:t>time analyze seasona</w:t>
      </w:r>
      <w:r>
        <w:t>lity of payments and more accurately predict time ranges, during which</w:t>
      </w:r>
      <w:r>
        <w:rPr>
          <w:spacing w:val="1"/>
        </w:rPr>
        <w:t xml:space="preserve"> </w:t>
      </w:r>
      <w:r>
        <w:t>client liquidity can drastically decrease, or possible cash gaps. This knowledge allows bank to</w:t>
      </w:r>
      <w:r>
        <w:rPr>
          <w:spacing w:val="1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saves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useless</w:t>
      </w:r>
      <w:r>
        <w:rPr>
          <w:spacing w:val="-1"/>
        </w:rPr>
        <w:t xml:space="preserve"> </w:t>
      </w:r>
      <w:r>
        <w:t>hassle.</w:t>
      </w:r>
    </w:p>
    <w:p w14:paraId="3339A4B4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same</w:t>
      </w:r>
      <w:r>
        <w:rPr>
          <w:spacing w:val="24"/>
        </w:rPr>
        <w:t xml:space="preserve"> </w:t>
      </w:r>
      <w:r>
        <w:t>time,</w:t>
      </w:r>
      <w:r>
        <w:rPr>
          <w:spacing w:val="32"/>
        </w:rPr>
        <w:t xml:space="preserve"> </w:t>
      </w:r>
      <w:r>
        <w:t>case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Conversation</w:t>
      </w:r>
      <w:r>
        <w:rPr>
          <w:spacing w:val="25"/>
        </w:rPr>
        <w:t xml:space="preserve"> </w:t>
      </w:r>
      <w:r>
        <w:t>Banking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extensively</w:t>
      </w:r>
      <w:r>
        <w:rPr>
          <w:spacing w:val="24"/>
        </w:rPr>
        <w:t xml:space="preserve"> </w:t>
      </w:r>
      <w:r>
        <w:t>developing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 precisely analyzed.</w:t>
      </w:r>
      <w:r>
        <w:rPr>
          <w:spacing w:val="1"/>
        </w:rPr>
        <w:t xml:space="preserve"> </w:t>
      </w:r>
      <w:r>
        <w:t>Conversation Banking for the last 3 years became extremely popular.</w:t>
      </w:r>
      <w:r>
        <w:rPr>
          <w:spacing w:val="1"/>
        </w:rPr>
        <w:t xml:space="preserve"> </w:t>
      </w:r>
      <w:r>
        <w:t>Among the largest U.S. and international banks, the greatest focus today is on conversational</w:t>
      </w:r>
      <w:r>
        <w:rPr>
          <w:spacing w:val="1"/>
        </w:rPr>
        <w:t xml:space="preserve"> </w:t>
      </w:r>
      <w:r>
        <w:t>inter</w:t>
      </w:r>
      <w:r>
        <w:t>faces,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chatbots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assistants.</w:t>
      </w:r>
    </w:p>
    <w:p w14:paraId="457049EF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The main purpose of Conversation Banking is a client communication. Nowadays, there</w:t>
      </w:r>
      <w:r>
        <w:rPr>
          <w:spacing w:val="-5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programs,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speak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people.</w:t>
      </w:r>
      <w:r>
        <w:rPr>
          <w:spacing w:val="16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chat-bot</w:t>
      </w:r>
      <w:r>
        <w:rPr>
          <w:spacing w:val="-3"/>
        </w:rPr>
        <w:t xml:space="preserve"> </w:t>
      </w:r>
      <w:r>
        <w:t>call</w:t>
      </w:r>
      <w:r>
        <w:rPr>
          <w:spacing w:val="-4"/>
        </w:rPr>
        <w:t xml:space="preserve"> </w:t>
      </w:r>
      <w:proofErr w:type="spellStart"/>
      <w:r>
        <w:t>assis</w:t>
      </w:r>
      <w:proofErr w:type="spellEnd"/>
      <w:r>
        <w:t>-</w:t>
      </w:r>
      <w:r>
        <w:rPr>
          <w:spacing w:val="-57"/>
        </w:rPr>
        <w:t xml:space="preserve"> </w:t>
      </w:r>
      <w:r>
        <w:t>tant for common problems al</w:t>
      </w:r>
      <w:r>
        <w:t>lows bank to extend it into artificial personal assistant, including</w:t>
      </w:r>
      <w:r>
        <w:rPr>
          <w:spacing w:val="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data.</w:t>
      </w:r>
    </w:p>
    <w:p w14:paraId="7FD126AB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Chatbots are one of the most effective ways to answer questions from employees and</w:t>
      </w:r>
      <w:r>
        <w:rPr>
          <w:spacing w:val="1"/>
        </w:rPr>
        <w:t xml:space="preserve"> </w:t>
      </w:r>
      <w:r>
        <w:t>customers.</w:t>
      </w:r>
      <w:r>
        <w:rPr>
          <w:spacing w:val="1"/>
        </w:rPr>
        <w:t xml:space="preserve"> </w:t>
      </w:r>
      <w:r>
        <w:t>Client can call to a bank and talk about his problem, but due to the fact, that this</w:t>
      </w:r>
      <w:r>
        <w:rPr>
          <w:spacing w:val="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categorized,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talk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bot,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solve</w:t>
      </w:r>
      <w:r>
        <w:rPr>
          <w:spacing w:val="-10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w w:val="95"/>
        </w:rPr>
        <w:t>tell about some problem related services.</w:t>
      </w:r>
      <w:r>
        <w:rPr>
          <w:spacing w:val="1"/>
          <w:w w:val="95"/>
        </w:rPr>
        <w:t xml:space="preserve"> </w:t>
      </w:r>
      <w:r>
        <w:rPr>
          <w:w w:val="95"/>
        </w:rPr>
        <w:t>Moreover, it can analyze client needs and immediately</w:t>
      </w:r>
      <w:r>
        <w:rPr>
          <w:spacing w:val="1"/>
          <w:w w:val="95"/>
        </w:rPr>
        <w:t xml:space="preserve"> </w:t>
      </w:r>
      <w:r>
        <w:t>provide various financial recommendations. Of course, that can be presented with any form of</w:t>
      </w:r>
      <w:r>
        <w:rPr>
          <w:spacing w:val="-57"/>
        </w:rPr>
        <w:t xml:space="preserve"> </w:t>
      </w:r>
      <w:r>
        <w:t>communication,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SMS,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messa</w:t>
      </w:r>
      <w:r>
        <w:t>ges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calls.</w:t>
      </w:r>
    </w:p>
    <w:p w14:paraId="15C56DF4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But there is even more interesting point of view. Based on the various researches, banks</w:t>
      </w:r>
      <w:r>
        <w:rPr>
          <w:spacing w:val="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targeting</w:t>
      </w:r>
      <w:r>
        <w:rPr>
          <w:spacing w:val="-11"/>
        </w:rPr>
        <w:t xml:space="preserve"> </w:t>
      </w:r>
      <w:r>
        <w:t>teens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younger</w:t>
      </w:r>
      <w:r>
        <w:rPr>
          <w:spacing w:val="-11"/>
        </w:rPr>
        <w:t xml:space="preserve"> </w:t>
      </w:r>
      <w:r>
        <w:t>adults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concern,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younger</w:t>
      </w:r>
      <w:r>
        <w:rPr>
          <w:spacing w:val="-11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used to talk over phone, but to contact via messengers. Therefore, banks have to develop text</w:t>
      </w:r>
      <w:r>
        <w:rPr>
          <w:spacing w:val="1"/>
        </w:rPr>
        <w:t xml:space="preserve"> </w:t>
      </w:r>
      <w:r>
        <w:t>chat-bots, and on various platforms, including bank’s website, bank’s mobile application, and</w:t>
      </w:r>
      <w:r>
        <w:rPr>
          <w:spacing w:val="1"/>
        </w:rPr>
        <w:t xml:space="preserve"> </w:t>
      </w:r>
      <w:r>
        <w:t>chat-bots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Fa</w:t>
      </w:r>
      <w:r>
        <w:t>cebook.</w:t>
      </w:r>
    </w:p>
    <w:p w14:paraId="5217D89F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In addition to chat-bots, banks can use voice assistants. According to him, the assistant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solving</w:t>
      </w:r>
      <w:r>
        <w:rPr>
          <w:spacing w:val="-7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everyday</w:t>
      </w:r>
      <w:r>
        <w:rPr>
          <w:spacing w:val="-7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reserving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restaurant.</w:t>
      </w:r>
    </w:p>
    <w:p w14:paraId="77DE2154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For example, Apple Siri, Amazon Alexa and Google Assistant are tightly coupled into</w:t>
      </w:r>
      <w:r>
        <w:rPr>
          <w:spacing w:val="1"/>
        </w:rPr>
        <w:t xml:space="preserve"> </w:t>
      </w:r>
      <w:r>
        <w:t>everyday</w:t>
      </w:r>
      <w:r>
        <w:rPr>
          <w:spacing w:val="-11"/>
        </w:rPr>
        <w:t xml:space="preserve"> </w:t>
      </w:r>
      <w:r>
        <w:t>life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modern</w:t>
      </w:r>
      <w:r>
        <w:rPr>
          <w:spacing w:val="-11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extremely</w:t>
      </w:r>
      <w:r>
        <w:rPr>
          <w:spacing w:val="-11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client,</w:t>
      </w:r>
      <w:r>
        <w:rPr>
          <w:spacing w:val="-2"/>
        </w:rPr>
        <w:t xml:space="preserve"> </w:t>
      </w:r>
      <w:r>
        <w:t>and,</w:t>
      </w:r>
      <w:r>
        <w:rPr>
          <w:spacing w:val="-3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client’s</w:t>
      </w:r>
      <w:r>
        <w:rPr>
          <w:spacing w:val="-3"/>
        </w:rPr>
        <w:t xml:space="preserve"> </w:t>
      </w:r>
      <w:r>
        <w:t>loyalty.</w:t>
      </w:r>
    </w:p>
    <w:p w14:paraId="1FB17DFE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Bank’s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answers</w:t>
      </w:r>
      <w:r>
        <w:rPr>
          <w:spacing w:val="-3"/>
        </w:rPr>
        <w:t xml:space="preserve"> </w:t>
      </w:r>
      <w:proofErr w:type="spellStart"/>
      <w:r>
        <w:t>immedi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ately</w:t>
      </w:r>
      <w:proofErr w:type="spellEnd"/>
      <w:r>
        <w:t>.</w:t>
      </w:r>
      <w:r>
        <w:rPr>
          <w:spacing w:val="1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payments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debit</w:t>
      </w:r>
      <w:r>
        <w:rPr>
          <w:spacing w:val="-3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week,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debt of a credit card and when fixed-term deposit ends. As a result, client doesn’t spend time</w:t>
      </w:r>
      <w:r>
        <w:rPr>
          <w:spacing w:val="1"/>
        </w:rPr>
        <w:t xml:space="preserve"> </w:t>
      </w:r>
      <w:r>
        <w:t>looking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bank’s</w:t>
      </w:r>
      <w:r>
        <w:rPr>
          <w:spacing w:val="-10"/>
        </w:rPr>
        <w:t xml:space="preserve"> </w:t>
      </w:r>
      <w:r>
        <w:t>webpage,</w:t>
      </w:r>
      <w:r>
        <w:rPr>
          <w:spacing w:val="-8"/>
        </w:rPr>
        <w:t xml:space="preserve"> </w:t>
      </w:r>
      <w:r>
        <w:t>sorting</w:t>
      </w:r>
      <w:r>
        <w:rPr>
          <w:spacing w:val="-10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app.</w:t>
      </w:r>
      <w:r>
        <w:rPr>
          <w:spacing w:val="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assistant</w:t>
      </w:r>
      <w:r>
        <w:rPr>
          <w:spacing w:val="-5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well.</w:t>
      </w:r>
      <w:r>
        <w:rPr>
          <w:spacing w:val="1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recognize</w:t>
      </w:r>
    </w:p>
    <w:p w14:paraId="773B3118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34D74BEC" w14:textId="77777777" w:rsidR="00DE70B6" w:rsidRDefault="00603B20">
      <w:pPr>
        <w:pStyle w:val="BodyText"/>
        <w:spacing w:before="74" w:line="357" w:lineRule="auto"/>
        <w:ind w:right="115"/>
        <w:jc w:val="both"/>
      </w:pPr>
      <w:r>
        <w:lastRenderedPageBreak/>
        <w:t>products on store shelves, assistant can display cashback amount, which would be returned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paying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card.</w:t>
      </w:r>
    </w:p>
    <w:p w14:paraId="42886D48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outlive</w:t>
      </w:r>
      <w:r>
        <w:rPr>
          <w:spacing w:val="-5"/>
        </w:rPr>
        <w:t xml:space="preserve"> </w:t>
      </w:r>
      <w:proofErr w:type="spellStart"/>
      <w:r>
        <w:t>vitaly</w:t>
      </w:r>
      <w:proofErr w:type="spellEnd"/>
      <w:r>
        <w:rPr>
          <w:spacing w:val="-6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challenges.</w:t>
      </w:r>
      <w:r>
        <w:rPr>
          <w:spacing w:val="14"/>
        </w:rPr>
        <w:t xml:space="preserve"> </w:t>
      </w:r>
      <w:r>
        <w:t>Firstly,</w:t>
      </w:r>
      <w:r>
        <w:rPr>
          <w:spacing w:val="-58"/>
        </w:rPr>
        <w:t xml:space="preserve"> </w:t>
      </w:r>
      <w:r>
        <w:rPr>
          <w:w w:val="95"/>
        </w:rPr>
        <w:t>there is a growing competition over clients, both in attraction of new and in retention of old ones.</w:t>
      </w:r>
      <w:r>
        <w:rPr>
          <w:spacing w:val="1"/>
          <w:w w:val="95"/>
        </w:rPr>
        <w:t xml:space="preserve"> </w:t>
      </w:r>
      <w:r>
        <w:t>Secondly, ready-made technologies may allow to execute this much more effectively and with</w:t>
      </w:r>
      <w:r>
        <w:rPr>
          <w:spacing w:val="-57"/>
        </w:rPr>
        <w:t xml:space="preserve"> </w:t>
      </w:r>
      <w:r>
        <w:t>lower costs, then an operator.</w:t>
      </w:r>
      <w:r>
        <w:rPr>
          <w:spacing w:val="1"/>
        </w:rPr>
        <w:t xml:space="preserve"> </w:t>
      </w:r>
      <w:r>
        <w:t>Basically, almost all banks replace communication employees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chat-bot.</w:t>
      </w:r>
      <w:r>
        <w:rPr>
          <w:spacing w:val="13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transformation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painlessly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bank,</w:t>
      </w:r>
      <w:r>
        <w:rPr>
          <w:spacing w:val="-58"/>
        </w:rPr>
        <w:t xml:space="preserve"> </w:t>
      </w:r>
      <w:r>
        <w:t>as in most cases a foundation already exists.</w:t>
      </w:r>
      <w:r>
        <w:rPr>
          <w:spacing w:val="1"/>
        </w:rPr>
        <w:t xml:space="preserve"> </w:t>
      </w:r>
      <w:r>
        <w:t>In recent years operators were building client</w:t>
      </w:r>
      <w:r>
        <w:rPr>
          <w:spacing w:val="1"/>
        </w:rPr>
        <w:t xml:space="preserve"> </w:t>
      </w:r>
      <w:r>
        <w:rPr>
          <w:w w:val="95"/>
        </w:rPr>
        <w:t>communi</w:t>
      </w:r>
      <w:r>
        <w:rPr>
          <w:w w:val="95"/>
        </w:rPr>
        <w:t>cation based on a script, scenario of a dialog.</w:t>
      </w:r>
      <w:r>
        <w:rPr>
          <w:spacing w:val="1"/>
          <w:w w:val="95"/>
        </w:rPr>
        <w:t xml:space="preserve"> </w:t>
      </w:r>
      <w:r>
        <w:rPr>
          <w:w w:val="95"/>
        </w:rPr>
        <w:t>In case of more complicated talk, operator</w:t>
      </w:r>
      <w:r>
        <w:rPr>
          <w:spacing w:val="1"/>
          <w:w w:val="95"/>
        </w:rPr>
        <w:t xml:space="preserve"> </w:t>
      </w:r>
      <w:r>
        <w:t>have to transfer a talk to a manager with more responsibilities.</w:t>
      </w:r>
      <w:r>
        <w:rPr>
          <w:spacing w:val="1"/>
        </w:rPr>
        <w:t xml:space="preserve"> </w:t>
      </w:r>
      <w:r>
        <w:t>Based on research, modern</w:t>
      </w:r>
      <w:r>
        <w:rPr>
          <w:spacing w:val="1"/>
        </w:rPr>
        <w:t xml:space="preserve"> </w:t>
      </w:r>
      <w:r>
        <w:t xml:space="preserve">chatting solutions </w:t>
      </w:r>
      <w:proofErr w:type="spellStart"/>
      <w:r>
        <w:t>can not</w:t>
      </w:r>
      <w:proofErr w:type="spellEnd"/>
      <w:r>
        <w:t xml:space="preserve"> be distinguished from an alive person by 60% cl</w:t>
      </w:r>
      <w:r>
        <w:t>ients. Chat-bots are</w:t>
      </w:r>
      <w:r>
        <w:rPr>
          <w:spacing w:val="1"/>
        </w:rPr>
        <w:t xml:space="preserve"> </w:t>
      </w:r>
      <w:r>
        <w:t>attractive for business by providing consistent access to bank information with an immediate</w:t>
      </w:r>
      <w:r>
        <w:rPr>
          <w:spacing w:val="1"/>
        </w:rPr>
        <w:t xml:space="preserve"> </w:t>
      </w:r>
      <w:r>
        <w:t>feedback,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extremely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06D5471D" w14:textId="77777777" w:rsidR="00DE70B6" w:rsidRDefault="00603B20">
      <w:pPr>
        <w:pStyle w:val="BodyText"/>
        <w:spacing w:before="6" w:line="357" w:lineRule="auto"/>
        <w:ind w:right="113" w:firstLine="566"/>
        <w:jc w:val="both"/>
      </w:pPr>
      <w:r>
        <w:t>Response</w:t>
      </w:r>
      <w:r>
        <w:rPr>
          <w:spacing w:val="-8"/>
        </w:rPr>
        <w:t xml:space="preserve"> </w:t>
      </w:r>
      <w:r>
        <w:t>delayed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minutes</w:t>
      </w:r>
      <w:r>
        <w:rPr>
          <w:spacing w:val="-8"/>
        </w:rPr>
        <w:t xml:space="preserve"> </w:t>
      </w:r>
      <w:r>
        <w:t>decreases</w:t>
      </w:r>
      <w:r>
        <w:rPr>
          <w:spacing w:val="-7"/>
        </w:rPr>
        <w:t xml:space="preserve"> </w:t>
      </w:r>
      <w:r>
        <w:t>chances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long-term</w:t>
      </w:r>
      <w:r>
        <w:rPr>
          <w:spacing w:val="-8"/>
        </w:rPr>
        <w:t xml:space="preserve"> </w:t>
      </w:r>
      <w:r>
        <w:t>bonds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client</w:t>
      </w:r>
      <w:r>
        <w:rPr>
          <w:spacing w:val="-5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resulting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bonds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bank,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answered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call,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client</w:t>
      </w:r>
      <w:r>
        <w:rPr>
          <w:spacing w:val="-58"/>
        </w:rPr>
        <w:t xml:space="preserve"> </w:t>
      </w:r>
      <w:r>
        <w:t>feel</w:t>
      </w:r>
      <w:r>
        <w:rPr>
          <w:spacing w:val="-14"/>
        </w:rPr>
        <w:t xml:space="preserve"> </w:t>
      </w:r>
      <w:r>
        <w:t>himself</w:t>
      </w:r>
      <w:r>
        <w:rPr>
          <w:spacing w:val="-14"/>
        </w:rPr>
        <w:t xml:space="preserve"> </w:t>
      </w:r>
      <w:r>
        <w:t>important.</w:t>
      </w:r>
      <w:r>
        <w:rPr>
          <w:spacing w:val="11"/>
        </w:rPr>
        <w:t xml:space="preserve"> </w:t>
      </w:r>
      <w:r>
        <w:t>Nevertheless,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still</w:t>
      </w:r>
      <w:r>
        <w:rPr>
          <w:spacing w:val="-13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possibility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contact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alive</w:t>
      </w:r>
      <w:r>
        <w:rPr>
          <w:spacing w:val="-57"/>
        </w:rPr>
        <w:t xml:space="preserve"> </w:t>
      </w:r>
      <w:r>
        <w:t>employee,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79%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respondents</w:t>
      </w:r>
      <w:r>
        <w:rPr>
          <w:spacing w:val="-9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positively</w:t>
      </w:r>
      <w:r>
        <w:rPr>
          <w:spacing w:val="-9"/>
        </w:rPr>
        <w:t xml:space="preserve"> </w:t>
      </w:r>
      <w:r>
        <w:t>react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conversation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human,</w:t>
      </w:r>
      <w:r>
        <w:rPr>
          <w:spacing w:val="-8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74% negatively react, if they would have a conversation with a machine, without a possibility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contact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human.</w:t>
      </w:r>
      <w:r>
        <w:rPr>
          <w:spacing w:val="13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programs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employee,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possibilities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non-typical</w:t>
      </w:r>
      <w:r>
        <w:rPr>
          <w:spacing w:val="-7"/>
        </w:rPr>
        <w:t xml:space="preserve"> </w:t>
      </w:r>
      <w:r>
        <w:t>talk.</w:t>
      </w:r>
      <w:r>
        <w:rPr>
          <w:spacing w:val="15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 bank in case if he is using bank services on a regular basis, and constant contact is a reason</w:t>
      </w:r>
      <w:r>
        <w:rPr>
          <w:spacing w:val="1"/>
        </w:rPr>
        <w:t xml:space="preserve"> </w:t>
      </w:r>
      <w:r>
        <w:t>of 70% of purchases of banking services.</w:t>
      </w:r>
      <w:r>
        <w:rPr>
          <w:spacing w:val="1"/>
        </w:rPr>
        <w:t xml:space="preserve"> </w:t>
      </w:r>
      <w:r>
        <w:t xml:space="preserve">Chatbot, as a universal worker without </w:t>
      </w:r>
      <w:r>
        <w:t>breaks and</w:t>
      </w:r>
      <w:r>
        <w:rPr>
          <w:spacing w:val="1"/>
        </w:rPr>
        <w:t xml:space="preserve"> </w:t>
      </w:r>
      <w:r>
        <w:t>competitors, especially for big banks with large client base, which bank has to be in a constant</w:t>
      </w:r>
      <w:r>
        <w:rPr>
          <w:spacing w:val="-57"/>
        </w:rPr>
        <w:t xml:space="preserve"> </w:t>
      </w:r>
      <w:r>
        <w:t>contact</w:t>
      </w:r>
      <w:r>
        <w:rPr>
          <w:spacing w:val="-12"/>
        </w:rPr>
        <w:t xml:space="preserve"> </w:t>
      </w:r>
      <w:r>
        <w:t>with.</w:t>
      </w:r>
      <w:r>
        <w:rPr>
          <w:spacing w:val="12"/>
        </w:rPr>
        <w:t xml:space="preserve"> </w:t>
      </w:r>
      <w:r>
        <w:t>Nowadays,</w:t>
      </w:r>
      <w:r>
        <w:rPr>
          <w:spacing w:val="-9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robots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extent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replacing</w:t>
      </w:r>
      <w:r>
        <w:rPr>
          <w:spacing w:val="-10"/>
        </w:rPr>
        <w:t xml:space="preserve"> </w:t>
      </w:r>
      <w:r>
        <w:t>call</w:t>
      </w:r>
      <w:r>
        <w:rPr>
          <w:spacing w:val="-11"/>
        </w:rPr>
        <w:t xml:space="preserve"> </w:t>
      </w:r>
      <w:r>
        <w:t>centers,</w:t>
      </w:r>
      <w:r>
        <w:rPr>
          <w:spacing w:val="-9"/>
        </w:rPr>
        <w:t xml:space="preserve"> </w:t>
      </w:r>
      <w:r>
        <w:t>mailing</w:t>
      </w:r>
      <w:r>
        <w:rPr>
          <w:spacing w:val="-11"/>
        </w:rPr>
        <w:t xml:space="preserve"> </w:t>
      </w:r>
      <w:r>
        <w:t>centers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divisions.</w:t>
      </w:r>
    </w:p>
    <w:p w14:paraId="3F15E2DA" w14:textId="77777777" w:rsidR="00DE70B6" w:rsidRDefault="00603B20">
      <w:pPr>
        <w:pStyle w:val="BodyText"/>
        <w:spacing w:before="6" w:line="357" w:lineRule="auto"/>
        <w:ind w:right="114" w:firstLine="566"/>
        <w:jc w:val="both"/>
      </w:pPr>
      <w:r>
        <w:t>Swiss</w:t>
      </w:r>
      <w:r>
        <w:rPr>
          <w:spacing w:val="-11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UBS,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50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assets,</w:t>
      </w:r>
      <w:r>
        <w:rPr>
          <w:spacing w:val="-10"/>
        </w:rPr>
        <w:t xml:space="preserve"> </w:t>
      </w:r>
      <w:r>
        <w:t>developed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Ask</w:t>
      </w:r>
      <w:r>
        <w:rPr>
          <w:spacing w:val="-10"/>
        </w:rPr>
        <w:t xml:space="preserve"> </w:t>
      </w:r>
      <w:r>
        <w:t>UBS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serve</w:t>
      </w:r>
      <w:r>
        <w:rPr>
          <w:spacing w:val="-10"/>
        </w:rPr>
        <w:t xml:space="preserve"> </w:t>
      </w:r>
      <w:r>
        <w:t>com-</w:t>
      </w:r>
      <w:r>
        <w:rPr>
          <w:spacing w:val="-58"/>
        </w:rPr>
        <w:t xml:space="preserve"> </w:t>
      </w:r>
      <w:proofErr w:type="spellStart"/>
      <w:r>
        <w:t>panies</w:t>
      </w:r>
      <w:proofErr w:type="spellEnd"/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specialize</w:t>
      </w:r>
      <w:r>
        <w:rPr>
          <w:spacing w:val="-11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managing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finance.</w:t>
      </w:r>
      <w:r>
        <w:rPr>
          <w:spacing w:val="11"/>
        </w:rPr>
        <w:t xml:space="preserve"> </w:t>
      </w:r>
      <w:r>
        <w:t>Offered</w:t>
      </w:r>
      <w:r>
        <w:rPr>
          <w:spacing w:val="-11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receiving</w:t>
      </w:r>
      <w:r>
        <w:rPr>
          <w:spacing w:val="-11"/>
        </w:rPr>
        <w:t xml:space="preserve"> </w:t>
      </w:r>
      <w:r>
        <w:t>advices</w:t>
      </w:r>
      <w:r>
        <w:rPr>
          <w:spacing w:val="-5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wide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questions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financial</w:t>
      </w:r>
      <w:r>
        <w:rPr>
          <w:spacing w:val="-10"/>
        </w:rPr>
        <w:t xml:space="preserve"> </w:t>
      </w:r>
      <w:r>
        <w:t>markets</w:t>
      </w:r>
      <w:r>
        <w:rPr>
          <w:spacing w:val="-10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Moreover,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service,</w:t>
      </w:r>
      <w:r>
        <w:rPr>
          <w:spacing w:val="-10"/>
        </w:rPr>
        <w:t xml:space="preserve"> </w:t>
      </w:r>
      <w:r>
        <w:t>clarifying</w:t>
      </w:r>
      <w:r>
        <w:rPr>
          <w:spacing w:val="-10"/>
        </w:rPr>
        <w:t xml:space="preserve"> </w:t>
      </w:r>
      <w:r>
        <w:t>definitions,</w:t>
      </w:r>
      <w:r>
        <w:rPr>
          <w:spacing w:val="-9"/>
        </w:rPr>
        <w:t xml:space="preserve"> </w:t>
      </w:r>
      <w:r>
        <w:t>giving</w:t>
      </w:r>
      <w:r>
        <w:rPr>
          <w:spacing w:val="-10"/>
        </w:rPr>
        <w:t xml:space="preserve"> </w:t>
      </w:r>
      <w:r>
        <w:t>definitions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acronyms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translating</w:t>
      </w:r>
      <w:r>
        <w:rPr>
          <w:spacing w:val="-10"/>
        </w:rPr>
        <w:t xml:space="preserve"> </w:t>
      </w:r>
      <w:r>
        <w:t>professional</w:t>
      </w:r>
      <w:r>
        <w:rPr>
          <w:spacing w:val="-11"/>
        </w:rPr>
        <w:t xml:space="preserve"> </w:t>
      </w:r>
      <w:r>
        <w:t>slang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financial</w:t>
      </w:r>
      <w:r>
        <w:rPr>
          <w:spacing w:val="-5"/>
        </w:rPr>
        <w:t xml:space="preserve"> </w:t>
      </w:r>
      <w:r>
        <w:t>market.</w:t>
      </w:r>
      <w:r>
        <w:rPr>
          <w:spacing w:val="15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UBS</w:t>
      </w:r>
      <w:r>
        <w:rPr>
          <w:spacing w:val="-5"/>
        </w:rPr>
        <w:t xml:space="preserve"> </w:t>
      </w:r>
      <w:r>
        <w:t>representative,</w:t>
      </w:r>
      <w:r>
        <w:rPr>
          <w:spacing w:val="-4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t>intends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UBS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instrument,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“secure,</w:t>
      </w:r>
      <w:r>
        <w:rPr>
          <w:spacing w:val="-2"/>
        </w:rPr>
        <w:t xml:space="preserve"> </w:t>
      </w:r>
      <w:r>
        <w:t>compliant,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trustable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clients.</w:t>
      </w:r>
    </w:p>
    <w:p w14:paraId="45AC8B54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Correctly developed program may not just execute multiple routine functions, but have</w:t>
      </w:r>
      <w:r>
        <w:rPr>
          <w:spacing w:val="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self-education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self-correction.</w:t>
      </w:r>
      <w:r>
        <w:rPr>
          <w:spacing w:val="11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specialists</w:t>
      </w:r>
      <w:r>
        <w:rPr>
          <w:spacing w:val="-10"/>
        </w:rPr>
        <w:t xml:space="preserve"> </w:t>
      </w:r>
      <w:r>
        <w:t>assume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burdensome</w:t>
      </w:r>
      <w:r>
        <w:rPr>
          <w:spacing w:val="-11"/>
        </w:rPr>
        <w:t xml:space="preserve"> </w:t>
      </w:r>
      <w:r>
        <w:t>development,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developers</w:t>
      </w:r>
      <w:r>
        <w:rPr>
          <w:spacing w:val="-10"/>
        </w:rPr>
        <w:t xml:space="preserve"> </w:t>
      </w:r>
      <w:r>
        <w:t>didn’t</w:t>
      </w:r>
      <w:r>
        <w:rPr>
          <w:spacing w:val="-10"/>
        </w:rPr>
        <w:t xml:space="preserve"> </w:t>
      </w:r>
      <w:r>
        <w:t>receive</w:t>
      </w:r>
      <w:r>
        <w:rPr>
          <w:spacing w:val="-11"/>
        </w:rPr>
        <w:t xml:space="preserve"> </w:t>
      </w:r>
      <w:r>
        <w:t>overcomplicated</w:t>
      </w:r>
      <w:r>
        <w:rPr>
          <w:spacing w:val="-10"/>
        </w:rPr>
        <w:t xml:space="preserve"> </w:t>
      </w:r>
      <w:r>
        <w:t>requirements.</w:t>
      </w:r>
    </w:p>
    <w:p w14:paraId="0769EFF5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062746B3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rPr>
          <w:spacing w:val="-1"/>
        </w:rPr>
        <w:lastRenderedPageBreak/>
        <w:t>However,</w:t>
      </w:r>
      <w:r>
        <w:rPr>
          <w:spacing w:val="-12"/>
        </w:rPr>
        <w:t xml:space="preserve"> </w:t>
      </w:r>
      <w:r>
        <w:rPr>
          <w:spacing w:val="-1"/>
        </w:rPr>
        <w:t>extremely</w:t>
      </w:r>
      <w:r>
        <w:rPr>
          <w:spacing w:val="-13"/>
        </w:rPr>
        <w:t xml:space="preserve"> </w:t>
      </w:r>
      <w:r>
        <w:rPr>
          <w:spacing w:val="-1"/>
        </w:rPr>
        <w:t>complicated</w:t>
      </w:r>
      <w:r>
        <w:rPr>
          <w:spacing w:val="-13"/>
        </w:rPr>
        <w:t xml:space="preserve"> </w:t>
      </w:r>
      <w:r>
        <w:rPr>
          <w:spacing w:val="-1"/>
        </w:rPr>
        <w:t>solutions</w:t>
      </w:r>
      <w:r>
        <w:rPr>
          <w:spacing w:val="-13"/>
        </w:rPr>
        <w:t xml:space="preserve"> </w:t>
      </w:r>
      <w:r>
        <w:rPr>
          <w:spacing w:val="-1"/>
        </w:rPr>
        <w:t>supporting</w:t>
      </w:r>
      <w:r>
        <w:rPr>
          <w:spacing w:val="-13"/>
        </w:rPr>
        <w:t xml:space="preserve"> </w:t>
      </w:r>
      <w:r>
        <w:t>multiple</w:t>
      </w:r>
      <w:r>
        <w:rPr>
          <w:spacing w:val="-13"/>
        </w:rPr>
        <w:t xml:space="preserve"> </w:t>
      </w:r>
      <w:r>
        <w:t>platforms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self-learning</w:t>
      </w:r>
      <w:r>
        <w:rPr>
          <w:spacing w:val="-13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be pretty expensive. Therefore, most banks start exploring the digital world of chat solutions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agents,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scripting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scenarios.</w:t>
      </w:r>
    </w:p>
    <w:p w14:paraId="2BCFF973" w14:textId="77777777" w:rsidR="00DE70B6" w:rsidRDefault="00603B20">
      <w:pPr>
        <w:pStyle w:val="BodyText"/>
        <w:spacing w:before="2" w:line="357" w:lineRule="auto"/>
        <w:ind w:right="112" w:firstLine="566"/>
        <w:jc w:val="both"/>
      </w:pPr>
      <w:r>
        <w:t>Another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improvement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personalizat</w:t>
      </w:r>
      <w:r>
        <w:t>ion</w:t>
      </w:r>
      <w:r>
        <w:rPr>
          <w:spacing w:val="-57"/>
        </w:rPr>
        <w:t xml:space="preserve"> </w:t>
      </w:r>
      <w:r>
        <w:t>of products and services.</w:t>
      </w:r>
      <w:r>
        <w:rPr>
          <w:spacing w:val="1"/>
        </w:rPr>
        <w:t xml:space="preserve"> </w:t>
      </w:r>
      <w:r>
        <w:t>Personalization is one of the main, if not the main, instruments for</w:t>
      </w:r>
      <w:r>
        <w:rPr>
          <w:spacing w:val="1"/>
        </w:rPr>
        <w:t xml:space="preserve"> </w:t>
      </w:r>
      <w:r>
        <w:t>competition in banking sector. Previous criteria of competitiveness, as price of banking prod-</w:t>
      </w:r>
      <w:r>
        <w:rPr>
          <w:spacing w:val="1"/>
        </w:rPr>
        <w:t xml:space="preserve"> </w:t>
      </w:r>
      <w:proofErr w:type="spellStart"/>
      <w:r>
        <w:t>ucts</w:t>
      </w:r>
      <w:proofErr w:type="spellEnd"/>
      <w:r>
        <w:t xml:space="preserve">, service delivery rate and accessibility, are fading out </w:t>
      </w:r>
      <w:r>
        <w:t>in significant extent, especially due</w:t>
      </w:r>
      <w:r>
        <w:rPr>
          <w:spacing w:val="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equalizing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competitors</w:t>
      </w:r>
      <w:r>
        <w:rPr>
          <w:spacing w:val="-15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equivalent</w:t>
      </w:r>
      <w:r>
        <w:rPr>
          <w:spacing w:val="-14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modern</w:t>
      </w:r>
      <w:r>
        <w:rPr>
          <w:spacing w:val="-15"/>
        </w:rPr>
        <w:t xml:space="preserve"> </w:t>
      </w:r>
      <w:r>
        <w:t>technologies,</w:t>
      </w:r>
      <w:r>
        <w:rPr>
          <w:spacing w:val="-11"/>
        </w:rPr>
        <w:t xml:space="preserve"> </w:t>
      </w:r>
      <w:r>
        <w:t>leaving</w:t>
      </w:r>
      <w:r>
        <w:rPr>
          <w:spacing w:val="-58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tangible</w:t>
      </w:r>
      <w:r>
        <w:rPr>
          <w:spacing w:val="-1"/>
        </w:rPr>
        <w:t xml:space="preserve"> </w:t>
      </w:r>
      <w:r>
        <w:t>superiority.</w:t>
      </w:r>
    </w:p>
    <w:p w14:paraId="64A181FF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Competition</w:t>
      </w:r>
      <w:r>
        <w:rPr>
          <w:spacing w:val="-10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bank</w:t>
      </w:r>
      <w:r>
        <w:rPr>
          <w:spacing w:val="-9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moves</w:t>
      </w:r>
      <w:r>
        <w:rPr>
          <w:spacing w:val="-10"/>
        </w:rPr>
        <w:t xml:space="preserve"> </w:t>
      </w:r>
      <w:r>
        <w:t>towards</w:t>
      </w:r>
      <w:r>
        <w:rPr>
          <w:spacing w:val="-9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priority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develop</w:t>
      </w:r>
      <w:r>
        <w:rPr>
          <w:spacing w:val="-58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adapted,</w:t>
      </w:r>
      <w:r>
        <w:rPr>
          <w:spacing w:val="-10"/>
        </w:rPr>
        <w:t xml:space="preserve"> </w:t>
      </w:r>
      <w:r>
        <w:t>demand-based</w:t>
      </w:r>
      <w:r>
        <w:rPr>
          <w:spacing w:val="-11"/>
        </w:rPr>
        <w:t xml:space="preserve"> </w:t>
      </w:r>
      <w:r>
        <w:t>product,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convincing</w:t>
      </w:r>
      <w:r>
        <w:rPr>
          <w:spacing w:val="-11"/>
        </w:rPr>
        <w:t xml:space="preserve"> </w:t>
      </w:r>
      <w:r>
        <w:t>recommendations,</w:t>
      </w:r>
      <w:r>
        <w:rPr>
          <w:spacing w:val="-10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ready-made</w:t>
      </w:r>
      <w:r>
        <w:rPr>
          <w:spacing w:val="-57"/>
        </w:rPr>
        <w:t xml:space="preserve"> </w:t>
      </w:r>
      <w:r>
        <w:t>solutions, based on client needs, thoughts and expectations.</w:t>
      </w:r>
      <w:r>
        <w:rPr>
          <w:spacing w:val="1"/>
        </w:rPr>
        <w:t xml:space="preserve"> </w:t>
      </w:r>
      <w:r>
        <w:t>Banks obtain possibility to in-</w:t>
      </w:r>
      <w:r>
        <w:rPr>
          <w:spacing w:val="1"/>
        </w:rPr>
        <w:t xml:space="preserve"> </w:t>
      </w:r>
      <w:r>
        <w:t>fluence actively on client behavior by using large a</w:t>
      </w:r>
      <w:r>
        <w:t>mounts of data.</w:t>
      </w:r>
      <w:r>
        <w:rPr>
          <w:spacing w:val="1"/>
        </w:rPr>
        <w:t xml:space="preserve"> </w:t>
      </w:r>
      <w:r>
        <w:t>By processing that data,</w:t>
      </w:r>
      <w:r>
        <w:rPr>
          <w:spacing w:val="1"/>
        </w:rPr>
        <w:t xml:space="preserve"> </w:t>
      </w:r>
      <w:r>
        <w:t>artificial intelligence receive an option to offer client personified product on best suitable user</w:t>
      </w:r>
      <w:r>
        <w:rPr>
          <w:spacing w:val="1"/>
        </w:rPr>
        <w:t xml:space="preserve"> </w:t>
      </w:r>
      <w:r>
        <w:t>conditions, as it, obviously, considers client’s targets and financial possibilities. It is common</w:t>
      </w:r>
      <w:r>
        <w:rPr>
          <w:spacing w:val="1"/>
        </w:rPr>
        <w:t xml:space="preserve"> </w:t>
      </w:r>
      <w:r>
        <w:t>for such product</w:t>
      </w:r>
      <w:r>
        <w:t>s to get ahead of client wishes, resulting in forming request by consulting and</w:t>
      </w:r>
      <w:r>
        <w:rPr>
          <w:spacing w:val="1"/>
        </w:rPr>
        <w:t xml:space="preserve"> </w:t>
      </w:r>
      <w:r>
        <w:t>clarification.</w:t>
      </w:r>
    </w:p>
    <w:p w14:paraId="23050FF2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Santander bank even instituted an award for developing a program, which would allow</w:t>
      </w:r>
      <w:r>
        <w:rPr>
          <w:spacing w:val="1"/>
        </w:rPr>
        <w:t xml:space="preserve"> </w:t>
      </w:r>
      <w:r>
        <w:rPr>
          <w:w w:val="95"/>
        </w:rPr>
        <w:t>joining banking products with client needs.</w:t>
      </w:r>
      <w:r>
        <w:rPr>
          <w:spacing w:val="1"/>
          <w:w w:val="95"/>
        </w:rPr>
        <w:t xml:space="preserve"> </w:t>
      </w:r>
      <w:r>
        <w:rPr>
          <w:w w:val="95"/>
        </w:rPr>
        <w:t>In this part of banking the importance of consultants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intermediaries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banks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increasing.</w:t>
      </w:r>
    </w:p>
    <w:p w14:paraId="14417781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Naturally, conditions of digital economics allow for a robot to be the consultant, which</w:t>
      </w:r>
      <w:r>
        <w:rPr>
          <w:spacing w:val="1"/>
        </w:rPr>
        <w:t xml:space="preserve"> </w:t>
      </w:r>
      <w:r>
        <w:t>would make recommendations about bet</w:t>
      </w:r>
      <w:r>
        <w:t xml:space="preserve">ter products, institutions and services oriented on </w:t>
      </w:r>
      <w:proofErr w:type="spellStart"/>
      <w:r>
        <w:t>spe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cific</w:t>
      </w:r>
      <w:proofErr w:type="spellEnd"/>
      <w:r>
        <w:rPr>
          <w:spacing w:val="-8"/>
        </w:rPr>
        <w:t xml:space="preserve"> </w:t>
      </w:r>
      <w:r>
        <w:t>client.</w:t>
      </w:r>
      <w:r>
        <w:rPr>
          <w:spacing w:val="1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trend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separating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binding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company.</w:t>
      </w:r>
    </w:p>
    <w:p w14:paraId="2E92595F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rPr>
          <w:w w:val="95"/>
        </w:rPr>
        <w:t>Possible options of activity for general purpose solutions are much w</w:t>
      </w:r>
      <w:r>
        <w:rPr>
          <w:w w:val="95"/>
        </w:rPr>
        <w:t>ider, as such solutions</w:t>
      </w:r>
      <w:r>
        <w:rPr>
          <w:spacing w:val="1"/>
          <w:w w:val="95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rPr>
          <w:spacing w:val="-1"/>
        </w:rPr>
        <w:t>only</w:t>
      </w:r>
      <w:r>
        <w:rPr>
          <w:spacing w:val="-14"/>
        </w:rPr>
        <w:t xml:space="preserve"> </w:t>
      </w:r>
      <w:r>
        <w:rPr>
          <w:spacing w:val="-1"/>
        </w:rPr>
        <w:t>based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t>bank</w:t>
      </w:r>
      <w:r>
        <w:rPr>
          <w:spacing w:val="-14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services,</w:t>
      </w:r>
      <w:r>
        <w:rPr>
          <w:spacing w:val="-12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offer</w:t>
      </w:r>
      <w:r>
        <w:rPr>
          <w:spacing w:val="-14"/>
        </w:rPr>
        <w:t xml:space="preserve"> </w:t>
      </w:r>
      <w:r>
        <w:t>interaction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companies</w:t>
      </w:r>
      <w:r>
        <w:rPr>
          <w:spacing w:val="-57"/>
        </w:rPr>
        <w:t xml:space="preserve"> </w:t>
      </w:r>
      <w:r>
        <w:t>with more favorable conditions. High level of personification of service and demand for inter-</w:t>
      </w:r>
      <w:r>
        <w:rPr>
          <w:spacing w:val="-57"/>
        </w:rPr>
        <w:t xml:space="preserve"> </w:t>
      </w:r>
      <w:r>
        <w:rPr>
          <w:w w:val="95"/>
        </w:rPr>
        <w:t xml:space="preserve">mediate service providers may even lead to the </w:t>
      </w:r>
      <w:proofErr w:type="spellStart"/>
      <w:r>
        <w:rPr>
          <w:w w:val="95"/>
        </w:rPr>
        <w:t>extintion</w:t>
      </w:r>
      <w:proofErr w:type="spellEnd"/>
      <w:r>
        <w:rPr>
          <w:w w:val="95"/>
        </w:rPr>
        <w:t xml:space="preserve"> of traditional forms of product offering,</w:t>
      </w:r>
      <w:r>
        <w:rPr>
          <w:spacing w:val="1"/>
          <w:w w:val="9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currently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product</w:t>
      </w:r>
      <w:r>
        <w:rPr>
          <w:spacing w:val="-15"/>
        </w:rPr>
        <w:t xml:space="preserve"> </w:t>
      </w:r>
      <w:r>
        <w:t>separately,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examp</w:t>
      </w:r>
      <w:r>
        <w:t>le,</w:t>
      </w:r>
      <w:r>
        <w:rPr>
          <w:spacing w:val="-13"/>
        </w:rPr>
        <w:t xml:space="preserve"> </w:t>
      </w:r>
      <w:r>
        <w:t>debit</w:t>
      </w:r>
      <w:r>
        <w:rPr>
          <w:spacing w:val="-15"/>
        </w:rPr>
        <w:t xml:space="preserve"> </w:t>
      </w:r>
      <w:r>
        <w:t>cards,</w:t>
      </w:r>
      <w:r>
        <w:rPr>
          <w:spacing w:val="-13"/>
        </w:rPr>
        <w:t xml:space="preserve"> </w:t>
      </w:r>
      <w:r>
        <w:t>payment</w:t>
      </w:r>
      <w:r>
        <w:rPr>
          <w:spacing w:val="-15"/>
        </w:rPr>
        <w:t xml:space="preserve"> </w:t>
      </w:r>
      <w:r>
        <w:t>systems,</w:t>
      </w:r>
      <w:r>
        <w:rPr>
          <w:spacing w:val="-57"/>
        </w:rPr>
        <w:t xml:space="preserve"> </w:t>
      </w:r>
      <w:r>
        <w:t>loans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saving</w:t>
      </w:r>
      <w:r>
        <w:rPr>
          <w:spacing w:val="-11"/>
        </w:rPr>
        <w:t xml:space="preserve"> </w:t>
      </w:r>
      <w:r>
        <w:t>accounts.</w:t>
      </w:r>
      <w:r>
        <w:rPr>
          <w:spacing w:val="12"/>
        </w:rPr>
        <w:t xml:space="preserve"> </w:t>
      </w:r>
      <w:r>
        <w:t>Instead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traditional</w:t>
      </w:r>
      <w:r>
        <w:rPr>
          <w:spacing w:val="-12"/>
        </w:rPr>
        <w:t xml:space="preserve"> </w:t>
      </w:r>
      <w:r>
        <w:t>offering,</w:t>
      </w:r>
      <w:r>
        <w:rPr>
          <w:spacing w:val="-10"/>
        </w:rPr>
        <w:t xml:space="preserve"> </w:t>
      </w:r>
      <w:r>
        <w:t>digitalization</w:t>
      </w:r>
      <w:r>
        <w:rPr>
          <w:spacing w:val="-12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universal</w:t>
      </w:r>
      <w:r>
        <w:rPr>
          <w:spacing w:val="-10"/>
        </w:rPr>
        <w:t xml:space="preserve"> </w:t>
      </w:r>
      <w:r>
        <w:t>financial</w:t>
      </w:r>
      <w:r>
        <w:rPr>
          <w:spacing w:val="-10"/>
        </w:rPr>
        <w:t xml:space="preserve"> </w:t>
      </w:r>
      <w:r>
        <w:t>service,</w:t>
      </w:r>
      <w:r>
        <w:rPr>
          <w:spacing w:val="-8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financial</w:t>
      </w:r>
      <w:r>
        <w:rPr>
          <w:spacing w:val="-10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sin-</w:t>
      </w:r>
      <w:r>
        <w:rPr>
          <w:spacing w:val="-58"/>
        </w:rPr>
        <w:t xml:space="preserve"> </w:t>
      </w:r>
      <w:proofErr w:type="spellStart"/>
      <w:r>
        <w:rPr>
          <w:w w:val="95"/>
        </w:rPr>
        <w:t>gle</w:t>
      </w:r>
      <w:proofErr w:type="spellEnd"/>
      <w:r>
        <w:rPr>
          <w:w w:val="95"/>
        </w:rPr>
        <w:t xml:space="preserve"> integrated service, and what is more important, in way which would fit client needs the most.</w:t>
      </w:r>
      <w:r>
        <w:rPr>
          <w:spacing w:val="1"/>
          <w:w w:val="95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towards</w:t>
      </w:r>
      <w:r>
        <w:rPr>
          <w:spacing w:val="-13"/>
        </w:rPr>
        <w:t xml:space="preserve"> </w:t>
      </w:r>
      <w:r>
        <w:t>banking</w:t>
      </w:r>
      <w:r>
        <w:rPr>
          <w:spacing w:val="-13"/>
        </w:rPr>
        <w:t xml:space="preserve"> </w:t>
      </w:r>
      <w:r>
        <w:t>automatization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remote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certain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operations.</w:t>
      </w:r>
      <w:r>
        <w:rPr>
          <w:spacing w:val="1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possibility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offered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solution,</w:t>
      </w:r>
      <w:r>
        <w:rPr>
          <w:spacing w:val="-4"/>
        </w:rPr>
        <w:t xml:space="preserve"> </w:t>
      </w:r>
      <w:r>
        <w:t>iden</w:t>
      </w:r>
      <w:r>
        <w:t>tifying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features</w:t>
      </w:r>
    </w:p>
    <w:p w14:paraId="3F7B4C42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1"/>
        <w:gridCol w:w="2516"/>
        <w:gridCol w:w="2523"/>
        <w:gridCol w:w="2131"/>
      </w:tblGrid>
      <w:tr w:rsidR="00DE70B6" w14:paraId="1566CCF0" w14:textId="77777777">
        <w:trPr>
          <w:trHeight w:val="286"/>
        </w:trPr>
        <w:tc>
          <w:tcPr>
            <w:tcW w:w="1591" w:type="dxa"/>
          </w:tcPr>
          <w:p w14:paraId="78294309" w14:textId="77777777" w:rsidR="00DE70B6" w:rsidRDefault="00603B20">
            <w:pPr>
              <w:pStyle w:val="TableParagraph"/>
              <w:ind w:left="329"/>
              <w:jc w:val="left"/>
              <w:rPr>
                <w:b/>
                <w:sz w:val="24"/>
              </w:rPr>
            </w:pPr>
            <w:bookmarkStart w:id="563" w:name="_bookmark22"/>
            <w:bookmarkEnd w:id="563"/>
            <w:r>
              <w:rPr>
                <w:b/>
                <w:sz w:val="24"/>
              </w:rPr>
              <w:lastRenderedPageBreak/>
              <w:t>Divisions</w:t>
            </w:r>
          </w:p>
        </w:tc>
        <w:tc>
          <w:tcPr>
            <w:tcW w:w="2516" w:type="dxa"/>
          </w:tcPr>
          <w:p w14:paraId="61FD9FE9" w14:textId="77777777" w:rsidR="00DE70B6" w:rsidRDefault="00603B20">
            <w:pPr>
              <w:pStyle w:val="TableParagraph"/>
              <w:ind w:left="96" w:right="8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  <w:tc>
          <w:tcPr>
            <w:tcW w:w="2523" w:type="dxa"/>
          </w:tcPr>
          <w:p w14:paraId="59ECA05C" w14:textId="77777777" w:rsidR="00DE70B6" w:rsidRDefault="00603B20">
            <w:pPr>
              <w:pStyle w:val="TableParagraph"/>
              <w:ind w:left="103" w:right="93"/>
              <w:rPr>
                <w:sz w:val="24"/>
              </w:rPr>
            </w:pPr>
            <w:r>
              <w:rPr>
                <w:sz w:val="24"/>
              </w:rPr>
              <w:t>Middle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  <w:tc>
          <w:tcPr>
            <w:tcW w:w="2131" w:type="dxa"/>
          </w:tcPr>
          <w:p w14:paraId="65D0C6C8" w14:textId="77777777" w:rsidR="00DE70B6" w:rsidRDefault="00603B20">
            <w:pPr>
              <w:pStyle w:val="TableParagraph"/>
              <w:ind w:left="98" w:right="87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</w:tr>
      <w:tr w:rsidR="00DE70B6" w14:paraId="2A7AD10D" w14:textId="77777777">
        <w:trPr>
          <w:trHeight w:val="286"/>
        </w:trPr>
        <w:tc>
          <w:tcPr>
            <w:tcW w:w="1591" w:type="dxa"/>
          </w:tcPr>
          <w:p w14:paraId="23D0C458" w14:textId="77777777" w:rsidR="00DE70B6" w:rsidRDefault="00603B20">
            <w:pPr>
              <w:pStyle w:val="TableParagraph"/>
              <w:ind w:left="11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More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mature</w:t>
            </w:r>
          </w:p>
        </w:tc>
        <w:tc>
          <w:tcPr>
            <w:tcW w:w="2516" w:type="dxa"/>
          </w:tcPr>
          <w:p w14:paraId="1B091D71" w14:textId="77777777" w:rsidR="00DE70B6" w:rsidRDefault="00603B20">
            <w:pPr>
              <w:pStyle w:val="TableParagraph"/>
              <w:ind w:left="96" w:right="87"/>
              <w:rPr>
                <w:sz w:val="24"/>
              </w:rPr>
            </w:pPr>
            <w:r>
              <w:rPr>
                <w:sz w:val="24"/>
              </w:rPr>
              <w:t>Conversational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</w:p>
        </w:tc>
        <w:tc>
          <w:tcPr>
            <w:tcW w:w="2523" w:type="dxa"/>
          </w:tcPr>
          <w:p w14:paraId="47BB37BD" w14:textId="77777777" w:rsidR="00DE70B6" w:rsidRDefault="00603B20">
            <w:pPr>
              <w:pStyle w:val="TableParagraph"/>
              <w:ind w:left="103" w:right="94"/>
              <w:rPr>
                <w:sz w:val="24"/>
              </w:rPr>
            </w:pPr>
            <w:r>
              <w:rPr>
                <w:sz w:val="24"/>
              </w:rPr>
              <w:t>Anti-fraud,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KYC,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AML</w:t>
            </w:r>
          </w:p>
        </w:tc>
        <w:tc>
          <w:tcPr>
            <w:tcW w:w="2131" w:type="dxa"/>
          </w:tcPr>
          <w:p w14:paraId="745636A2" w14:textId="77777777" w:rsidR="00DE70B6" w:rsidRDefault="00603B20">
            <w:pPr>
              <w:pStyle w:val="TableParagraph"/>
              <w:ind w:left="98" w:right="87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underwriting</w:t>
            </w:r>
          </w:p>
        </w:tc>
      </w:tr>
      <w:tr w:rsidR="00DE70B6" w14:paraId="2C3482F3" w14:textId="77777777">
        <w:trPr>
          <w:trHeight w:val="286"/>
        </w:trPr>
        <w:tc>
          <w:tcPr>
            <w:tcW w:w="1591" w:type="dxa"/>
          </w:tcPr>
          <w:p w14:paraId="44B29E4A" w14:textId="77777777" w:rsidR="00DE70B6" w:rsidRDefault="00603B20">
            <w:pPr>
              <w:pStyle w:val="TableParagraph"/>
              <w:ind w:left="1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Less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mature</w:t>
            </w:r>
          </w:p>
        </w:tc>
        <w:tc>
          <w:tcPr>
            <w:tcW w:w="2516" w:type="dxa"/>
          </w:tcPr>
          <w:p w14:paraId="136F4A10" w14:textId="77777777" w:rsidR="00DE70B6" w:rsidRDefault="00603B20">
            <w:pPr>
              <w:pStyle w:val="TableParagraph"/>
              <w:ind w:left="96" w:right="87"/>
              <w:rPr>
                <w:sz w:val="24"/>
              </w:rPr>
            </w:pPr>
            <w:r>
              <w:rPr>
                <w:sz w:val="24"/>
              </w:rPr>
              <w:t>Biometrics</w:t>
            </w:r>
          </w:p>
        </w:tc>
        <w:tc>
          <w:tcPr>
            <w:tcW w:w="2523" w:type="dxa"/>
          </w:tcPr>
          <w:p w14:paraId="2F78FEBC" w14:textId="77777777" w:rsidR="00DE70B6" w:rsidRDefault="00603B20">
            <w:pPr>
              <w:pStyle w:val="TableParagraph"/>
              <w:ind w:left="103" w:right="93"/>
              <w:rPr>
                <w:sz w:val="24"/>
              </w:rPr>
            </w:pPr>
            <w:r>
              <w:rPr>
                <w:sz w:val="24"/>
              </w:rPr>
              <w:t>Legal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</w:p>
        </w:tc>
        <w:tc>
          <w:tcPr>
            <w:tcW w:w="2131" w:type="dxa"/>
          </w:tcPr>
          <w:p w14:paraId="4FD1519B" w14:textId="77777777" w:rsidR="00DE70B6" w:rsidRDefault="00603B20">
            <w:pPr>
              <w:pStyle w:val="TableParagraph"/>
              <w:ind w:left="98" w:right="87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contracts</w:t>
            </w:r>
          </w:p>
        </w:tc>
      </w:tr>
      <w:tr w:rsidR="00DE70B6" w14:paraId="7E801CD3" w14:textId="77777777">
        <w:trPr>
          <w:trHeight w:val="286"/>
        </w:trPr>
        <w:tc>
          <w:tcPr>
            <w:tcW w:w="1591" w:type="dxa"/>
          </w:tcPr>
          <w:p w14:paraId="75905D5F" w14:textId="77777777" w:rsidR="00DE70B6" w:rsidRDefault="00603B20">
            <w:pPr>
              <w:pStyle w:val="TableParagraph"/>
              <w:ind w:left="40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Savings</w:t>
            </w:r>
          </w:p>
        </w:tc>
        <w:tc>
          <w:tcPr>
            <w:tcW w:w="2516" w:type="dxa"/>
          </w:tcPr>
          <w:p w14:paraId="3E5AEF16" w14:textId="77777777" w:rsidR="00DE70B6" w:rsidRDefault="00603B20">
            <w:pPr>
              <w:pStyle w:val="TableParagraph"/>
              <w:ind w:left="96" w:right="87"/>
              <w:rPr>
                <w:sz w:val="24"/>
              </w:rPr>
            </w:pPr>
            <w:r>
              <w:rPr>
                <w:sz w:val="24"/>
              </w:rPr>
              <w:t>$199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</w:p>
        </w:tc>
        <w:tc>
          <w:tcPr>
            <w:tcW w:w="2523" w:type="dxa"/>
          </w:tcPr>
          <w:p w14:paraId="4192F649" w14:textId="77777777" w:rsidR="00DE70B6" w:rsidRDefault="00603B20">
            <w:pPr>
              <w:pStyle w:val="TableParagraph"/>
              <w:ind w:left="103" w:right="93"/>
              <w:rPr>
                <w:sz w:val="24"/>
              </w:rPr>
            </w:pPr>
            <w:r>
              <w:rPr>
                <w:sz w:val="24"/>
              </w:rPr>
              <w:t>$217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</w:p>
        </w:tc>
        <w:tc>
          <w:tcPr>
            <w:tcW w:w="2131" w:type="dxa"/>
          </w:tcPr>
          <w:p w14:paraId="3DFF1973" w14:textId="77777777" w:rsidR="00DE70B6" w:rsidRDefault="00603B20">
            <w:pPr>
              <w:pStyle w:val="TableParagraph"/>
              <w:ind w:left="98" w:right="87"/>
              <w:rPr>
                <w:sz w:val="24"/>
              </w:rPr>
            </w:pPr>
            <w:r>
              <w:rPr>
                <w:sz w:val="24"/>
              </w:rPr>
              <w:t>$32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billion</w:t>
            </w:r>
          </w:p>
        </w:tc>
      </w:tr>
    </w:tbl>
    <w:p w14:paraId="13DED8DF" w14:textId="77777777" w:rsidR="00DE70B6" w:rsidRDefault="00DE70B6">
      <w:pPr>
        <w:pStyle w:val="BodyText"/>
        <w:spacing w:before="8"/>
        <w:ind w:left="0"/>
        <w:rPr>
          <w:sz w:val="7"/>
        </w:rPr>
      </w:pPr>
    </w:p>
    <w:p w14:paraId="67328D32" w14:textId="77777777" w:rsidR="00DE70B6" w:rsidRDefault="00603B20">
      <w:pPr>
        <w:pStyle w:val="BodyText"/>
        <w:spacing w:before="90"/>
        <w:ind w:left="168" w:right="168"/>
        <w:jc w:val="center"/>
      </w:pPr>
      <w:r>
        <w:t>Table</w:t>
      </w:r>
      <w:r>
        <w:rPr>
          <w:spacing w:val="-9"/>
        </w:rPr>
        <w:t xml:space="preserve"> </w:t>
      </w:r>
      <w:r>
        <w:t>1.</w:t>
      </w:r>
      <w:r>
        <w:rPr>
          <w:spacing w:val="9"/>
        </w:rPr>
        <w:t xml:space="preserve"> </w:t>
      </w:r>
      <w:r>
        <w:t>Fintech</w:t>
      </w:r>
      <w:r>
        <w:rPr>
          <w:spacing w:val="-9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Use-cases</w:t>
      </w:r>
    </w:p>
    <w:p w14:paraId="195F9B1F" w14:textId="77777777" w:rsidR="00DE70B6" w:rsidRDefault="00603B20">
      <w:pPr>
        <w:spacing w:before="120" w:line="249" w:lineRule="auto"/>
        <w:ind w:left="169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7"/>
          <w:sz w:val="20"/>
        </w:rPr>
        <w:t xml:space="preserve"> </w:t>
      </w:r>
      <w:r>
        <w:rPr>
          <w:sz w:val="20"/>
        </w:rPr>
        <w:t>Own</w:t>
      </w:r>
      <w:r>
        <w:rPr>
          <w:spacing w:val="-8"/>
          <w:sz w:val="20"/>
        </w:rPr>
        <w:t xml:space="preserve"> </w:t>
      </w:r>
      <w:r>
        <w:rPr>
          <w:sz w:val="20"/>
        </w:rPr>
        <w:t>study,</w:t>
      </w:r>
      <w:r>
        <w:rPr>
          <w:spacing w:val="-7"/>
          <w:sz w:val="20"/>
        </w:rPr>
        <w:t xml:space="preserve"> </w:t>
      </w:r>
      <w:r>
        <w:rPr>
          <w:sz w:val="20"/>
        </w:rPr>
        <w:t>based</w:t>
      </w:r>
      <w:r>
        <w:rPr>
          <w:spacing w:val="-8"/>
          <w:sz w:val="20"/>
        </w:rPr>
        <w:t xml:space="preserve"> </w:t>
      </w:r>
      <w:r>
        <w:rPr>
          <w:sz w:val="20"/>
        </w:rPr>
        <w:t>on:</w:t>
      </w:r>
      <w:r>
        <w:rPr>
          <w:spacing w:val="7"/>
          <w:sz w:val="20"/>
        </w:rPr>
        <w:t xml:space="preserve"> </w:t>
      </w:r>
      <w:r>
        <w:rPr>
          <w:sz w:val="20"/>
        </w:rPr>
        <w:t>Lex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Sokolin</w:t>
      </w:r>
      <w:proofErr w:type="spell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Matt</w:t>
      </w:r>
      <w:r>
        <w:rPr>
          <w:spacing w:val="-7"/>
          <w:sz w:val="20"/>
        </w:rPr>
        <w:t xml:space="preserve"> </w:t>
      </w:r>
      <w:r>
        <w:rPr>
          <w:sz w:val="20"/>
        </w:rPr>
        <w:t>Low,</w:t>
      </w:r>
      <w:r>
        <w:rPr>
          <w:spacing w:val="-8"/>
          <w:sz w:val="20"/>
        </w:rPr>
        <w:t xml:space="preserve"> </w:t>
      </w:r>
      <w:r>
        <w:rPr>
          <w:sz w:val="20"/>
        </w:rPr>
        <w:t>”#Machine</w:t>
      </w:r>
      <w:r>
        <w:rPr>
          <w:spacing w:val="-7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z w:val="20"/>
        </w:rPr>
        <w:t>Augmented</w:t>
      </w:r>
      <w:r>
        <w:rPr>
          <w:spacing w:val="-8"/>
          <w:sz w:val="20"/>
        </w:rPr>
        <w:t xml:space="preserve"> </w:t>
      </w:r>
      <w:r>
        <w:rPr>
          <w:sz w:val="20"/>
        </w:rPr>
        <w:t>Finance”,</w:t>
      </w:r>
      <w:r>
        <w:rPr>
          <w:spacing w:val="-47"/>
          <w:sz w:val="20"/>
        </w:rPr>
        <w:t xml:space="preserve"> </w:t>
      </w:r>
      <w:r>
        <w:rPr>
          <w:sz w:val="20"/>
        </w:rPr>
        <w:t>Autonomous</w:t>
      </w:r>
      <w:r>
        <w:rPr>
          <w:spacing w:val="-2"/>
          <w:sz w:val="20"/>
        </w:rPr>
        <w:t xml:space="preserve"> </w:t>
      </w:r>
      <w:r>
        <w:rPr>
          <w:sz w:val="20"/>
        </w:rPr>
        <w:t>Research,</w:t>
      </w:r>
      <w:r>
        <w:rPr>
          <w:spacing w:val="-1"/>
          <w:sz w:val="20"/>
        </w:rPr>
        <w:t xml:space="preserve"> </w:t>
      </w:r>
      <w:r>
        <w:rPr>
          <w:sz w:val="20"/>
        </w:rPr>
        <w:t>p.</w:t>
      </w:r>
      <w:r>
        <w:rPr>
          <w:spacing w:val="16"/>
          <w:sz w:val="20"/>
        </w:rPr>
        <w:t xml:space="preserve"> </w:t>
      </w:r>
      <w:r>
        <w:rPr>
          <w:sz w:val="20"/>
        </w:rPr>
        <w:t>29.</w:t>
      </w:r>
    </w:p>
    <w:p w14:paraId="03CEB395" w14:textId="77777777" w:rsidR="00DE70B6" w:rsidRDefault="00DE70B6">
      <w:pPr>
        <w:pStyle w:val="BodyText"/>
        <w:ind w:left="0"/>
        <w:rPr>
          <w:sz w:val="22"/>
        </w:rPr>
      </w:pPr>
    </w:p>
    <w:p w14:paraId="2BCBFAE6" w14:textId="77777777" w:rsidR="00DE70B6" w:rsidRDefault="00603B20">
      <w:pPr>
        <w:pStyle w:val="BodyText"/>
        <w:spacing w:before="150"/>
        <w:jc w:val="both"/>
      </w:pPr>
      <w:r>
        <w:t>—</w:t>
      </w:r>
      <w:r>
        <w:rPr>
          <w:spacing w:val="-4"/>
        </w:rPr>
        <w:t xml:space="preserve"> </w:t>
      </w:r>
      <w:r>
        <w:t>facial</w:t>
      </w:r>
      <w:r>
        <w:rPr>
          <w:spacing w:val="-3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finger</w:t>
      </w:r>
      <w:r>
        <w:rPr>
          <w:spacing w:val="-3"/>
        </w:rPr>
        <w:t xml:space="preserve"> </w:t>
      </w:r>
      <w:r>
        <w:t>capillary</w:t>
      </w:r>
      <w:r>
        <w:rPr>
          <w:spacing w:val="-3"/>
        </w:rPr>
        <w:t xml:space="preserve"> </w:t>
      </w:r>
      <w:r>
        <w:t>network.</w:t>
      </w:r>
    </w:p>
    <w:p w14:paraId="4B6523FE" w14:textId="77777777" w:rsidR="00DE70B6" w:rsidRDefault="00603B20">
      <w:pPr>
        <w:pStyle w:val="BodyText"/>
        <w:spacing w:before="136" w:line="357" w:lineRule="auto"/>
        <w:ind w:right="115" w:firstLine="566"/>
        <w:jc w:val="both"/>
      </w:pPr>
      <w:r>
        <w:t>There are even more exotic options. For example, one Japanese researcher suggest using</w:t>
      </w:r>
      <w:r>
        <w:rPr>
          <w:spacing w:val="-57"/>
        </w:rPr>
        <w:t xml:space="preserve"> </w:t>
      </w:r>
      <w:r>
        <w:t>individual person’s blinking behavior. British bank Halifax conducts test of a special bracelet,</w:t>
      </w:r>
      <w:r>
        <w:rPr>
          <w:spacing w:val="-5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heartbeat</w:t>
      </w:r>
      <w:r>
        <w:rPr>
          <w:spacing w:val="-1"/>
        </w:rPr>
        <w:t xml:space="preserve"> </w:t>
      </w:r>
      <w:r>
        <w:t>features.</w:t>
      </w:r>
    </w:p>
    <w:p w14:paraId="0222AA55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Some of those technologies have already been tested in production for financial operation.</w:t>
      </w:r>
      <w:r>
        <w:rPr>
          <w:spacing w:val="1"/>
          <w:w w:val="95"/>
        </w:rPr>
        <w:t xml:space="preserve"> </w:t>
      </w:r>
      <w:r>
        <w:t>Most known example is the Apple Pay on iPhones, which uses facial recognition not only for</w:t>
      </w:r>
      <w:r>
        <w:rPr>
          <w:spacing w:val="1"/>
        </w:rPr>
        <w:t xml:space="preserve"> </w:t>
      </w:r>
      <w:r>
        <w:t>phone unlocking, but also for executing operations via Apple Pay</w:t>
      </w:r>
      <w:r>
        <w:t xml:space="preserve"> and other digital wallets.</w:t>
      </w:r>
      <w:r>
        <w:rPr>
          <w:spacing w:val="1"/>
        </w:rPr>
        <w:t xml:space="preserve"> </w:t>
      </w:r>
      <w:r>
        <w:t>Specialists claim that ways of person identification are becoming more complicated.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other hand, those technologies at the same time become much more reliable and stop being</w:t>
      </w:r>
      <w:r>
        <w:rPr>
          <w:spacing w:val="1"/>
        </w:rPr>
        <w:t xml:space="preserve"> </w:t>
      </w:r>
      <w:r>
        <w:t>exotic.</w:t>
      </w:r>
    </w:p>
    <w:p w14:paraId="06ED374E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Google</w:t>
      </w:r>
      <w:r>
        <w:rPr>
          <w:spacing w:val="-3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predicts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202</w:t>
      </w:r>
      <w:r>
        <w:t>1</w:t>
      </w:r>
      <w:r>
        <w:rPr>
          <w:spacing w:val="-1"/>
        </w:rPr>
        <w:t xml:space="preserve"> </w:t>
      </w:r>
      <w:r>
        <w:t>1.9</w:t>
      </w:r>
      <w:r>
        <w:rPr>
          <w:spacing w:val="-3"/>
        </w:rPr>
        <w:t xml:space="preserve"> </w:t>
      </w:r>
      <w:r>
        <w:t>billion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biometric</w:t>
      </w:r>
      <w:r>
        <w:rPr>
          <w:spacing w:val="-58"/>
        </w:rPr>
        <w:t xml:space="preserve"> </w:t>
      </w:r>
      <w:r>
        <w:t>data for remote services.</w:t>
      </w:r>
      <w:r>
        <w:rPr>
          <w:spacing w:val="1"/>
        </w:rPr>
        <w:t xml:space="preserve"> </w:t>
      </w:r>
      <w:r>
        <w:t>However, there is still no large demand by banks for such remote</w:t>
      </w:r>
      <w:r>
        <w:rPr>
          <w:spacing w:val="1"/>
        </w:rPr>
        <w:t xml:space="preserve"> </w:t>
      </w:r>
      <w:r>
        <w:t>forms of service, even though those technologies of identification have been developed long</w:t>
      </w:r>
      <w:r>
        <w:rPr>
          <w:spacing w:val="1"/>
        </w:rPr>
        <w:t xml:space="preserve"> </w:t>
      </w:r>
      <w:r>
        <w:t>time ago and even teste</w:t>
      </w:r>
      <w:r>
        <w:t>d by bank security services. This is mainly due to lack of guarantee for</w:t>
      </w:r>
      <w:r>
        <w:rPr>
          <w:spacing w:val="-57"/>
        </w:rPr>
        <w:t xml:space="preserve"> </w:t>
      </w:r>
      <w:r>
        <w:t>operation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voluntary,</w:t>
      </w:r>
      <w:r>
        <w:rPr>
          <w:spacing w:val="-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unlawful</w:t>
      </w:r>
      <w:r>
        <w:rPr>
          <w:spacing w:val="-9"/>
        </w:rPr>
        <w:t xml:space="preserve"> </w:t>
      </w:r>
      <w:r>
        <w:t>influence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satisfying</w:t>
      </w:r>
      <w:r>
        <w:rPr>
          <w:spacing w:val="-10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yet.</w:t>
      </w:r>
    </w:p>
    <w:p w14:paraId="556F5632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Artificial</w:t>
      </w:r>
      <w:r>
        <w:rPr>
          <w:spacing w:val="25"/>
        </w:rPr>
        <w:t xml:space="preserve"> </w:t>
      </w:r>
      <w:r>
        <w:t>Intelligence</w:t>
      </w:r>
      <w:r>
        <w:rPr>
          <w:spacing w:val="25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already</w:t>
      </w:r>
      <w:r>
        <w:rPr>
          <w:spacing w:val="25"/>
        </w:rPr>
        <w:t xml:space="preserve"> </w:t>
      </w:r>
      <w:r>
        <w:t>become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leading</w:t>
      </w:r>
      <w:r>
        <w:rPr>
          <w:spacing w:val="25"/>
        </w:rPr>
        <w:t xml:space="preserve"> </w:t>
      </w:r>
      <w:r>
        <w:t>driver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technology</w:t>
      </w:r>
      <w:r>
        <w:rPr>
          <w:spacing w:val="25"/>
        </w:rPr>
        <w:t xml:space="preserve"> </w:t>
      </w:r>
      <w:r>
        <w:t>innovations</w:t>
      </w:r>
      <w:r>
        <w:rPr>
          <w:spacing w:val="-58"/>
        </w:rPr>
        <w:t xml:space="preserve"> </w:t>
      </w:r>
      <w:r>
        <w:t>in banking sector. It has already been developed enough and definitely reliable in everything</w:t>
      </w:r>
      <w:r>
        <w:rPr>
          <w:spacing w:val="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risks,</w:t>
      </w:r>
      <w:r>
        <w:rPr>
          <w:spacing w:val="-2"/>
        </w:rPr>
        <w:t xml:space="preserve"> </w:t>
      </w:r>
      <w:r>
        <w:t>confidentiality,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marketing</w:t>
      </w:r>
      <w:r>
        <w:rPr>
          <w:spacing w:val="-2"/>
        </w:rPr>
        <w:t xml:space="preserve"> </w:t>
      </w:r>
      <w:r>
        <w:t>strategies.</w:t>
      </w:r>
    </w:p>
    <w:p w14:paraId="2B4AA91A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Nevertheless, AI has already changed financial business and will c</w:t>
      </w:r>
      <w:r>
        <w:t>hange it even more in</w:t>
      </w:r>
      <w:r>
        <w:rPr>
          <w:spacing w:val="-57"/>
        </w:rPr>
        <w:t xml:space="preserve"> </w:t>
      </w:r>
      <w:r>
        <w:t>near</w:t>
      </w:r>
      <w:r>
        <w:rPr>
          <w:spacing w:val="-6"/>
        </w:rPr>
        <w:t xml:space="preserve"> </w:t>
      </w:r>
      <w:r>
        <w:t>future.</w:t>
      </w:r>
      <w:r>
        <w:rPr>
          <w:spacing w:val="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vast</w:t>
      </w:r>
      <w:r>
        <w:rPr>
          <w:spacing w:val="-6"/>
        </w:rPr>
        <w:t xml:space="preserve"> </w:t>
      </w:r>
      <w:r>
        <w:t>majority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actions,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back-office,</w:t>
      </w:r>
      <w:r>
        <w:rPr>
          <w:spacing w:val="-5"/>
        </w:rPr>
        <w:t xml:space="preserve"> </w:t>
      </w:r>
      <w:r>
        <w:t>middle-office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front-office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automized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algorithmized.</w:t>
      </w:r>
    </w:p>
    <w:p w14:paraId="6A46190B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The main interest for banks is in application of AI in front-office and middle-office, as it</w:t>
      </w:r>
      <w:r>
        <w:rPr>
          <w:spacing w:val="-57"/>
        </w:rPr>
        <w:t xml:space="preserve"> </w:t>
      </w:r>
      <w:r>
        <w:t>will lead to significant cost reduction, up to $400 billion in 2025. Banks use AI in front-office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clients,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imi</w:t>
      </w:r>
      <w:r>
        <w:t>tiate</w:t>
      </w:r>
      <w:proofErr w:type="spellEnd"/>
      <w:r>
        <w:rPr>
          <w:spacing w:val="-2"/>
        </w:rPr>
        <w:t xml:space="preserve"> </w:t>
      </w:r>
      <w:r>
        <w:t>alive</w:t>
      </w:r>
      <w:r>
        <w:rPr>
          <w:spacing w:val="-3"/>
        </w:rPr>
        <w:t xml:space="preserve"> </w:t>
      </w:r>
      <w:r>
        <w:t>workers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chat-bots</w:t>
      </w:r>
      <w:r>
        <w:rPr>
          <w:spacing w:val="-58"/>
        </w:rPr>
        <w:t xml:space="preserve"> </w:t>
      </w:r>
      <w:r>
        <w:t>and voice assistants, to deepen relationships with customer, increase engagement, and to offer</w:t>
      </w:r>
      <w:r>
        <w:rPr>
          <w:spacing w:val="1"/>
        </w:rPr>
        <w:t xml:space="preserve"> </w:t>
      </w:r>
      <w:r>
        <w:t>personalized ideas and recommendations.</w:t>
      </w:r>
      <w:r>
        <w:rPr>
          <w:spacing w:val="1"/>
        </w:rPr>
        <w:t xml:space="preserve"> </w:t>
      </w:r>
      <w:r>
        <w:t>Additionally, AI is being used in middle-office.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detecting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preventing</w:t>
      </w:r>
      <w:r>
        <w:rPr>
          <w:spacing w:val="2"/>
        </w:rPr>
        <w:t xml:space="preserve"> </w:t>
      </w:r>
      <w:r>
        <w:t>fr</w:t>
      </w:r>
      <w:r>
        <w:t>auds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payments,</w:t>
      </w:r>
      <w:r>
        <w:rPr>
          <w:spacing w:val="4"/>
        </w:rPr>
        <w:t xml:space="preserve"> </w:t>
      </w:r>
      <w:r>
        <w:t>upgrading</w:t>
      </w:r>
      <w:r>
        <w:rPr>
          <w:spacing w:val="2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anti-</w:t>
      </w:r>
    </w:p>
    <w:p w14:paraId="1E3BA998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71E5E397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money laundering processes and detection for know your customer control systems.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income,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transformed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AI,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spacing w:val="-1"/>
        </w:rPr>
        <w:t>possibility.</w:t>
      </w:r>
      <w:r>
        <w:rPr>
          <w:spacing w:val="11"/>
        </w:rPr>
        <w:t xml:space="preserve"> </w:t>
      </w:r>
      <w:r>
        <w:rPr>
          <w:spacing w:val="-1"/>
        </w:rPr>
        <w:t>Nevertheless,</w:t>
      </w:r>
      <w:r>
        <w:rPr>
          <w:spacing w:val="-12"/>
        </w:rPr>
        <w:t xml:space="preserve"> </w:t>
      </w:r>
      <w:r>
        <w:rPr>
          <w:spacing w:val="-1"/>
        </w:rPr>
        <w:t>those</w:t>
      </w:r>
      <w:r>
        <w:rPr>
          <w:spacing w:val="-14"/>
        </w:rPr>
        <w:t xml:space="preserve"> </w:t>
      </w:r>
      <w:r>
        <w:rPr>
          <w:spacing w:val="-1"/>
        </w:rPr>
        <w:t>strategies</w:t>
      </w:r>
      <w:r>
        <w:rPr>
          <w:spacing w:val="-14"/>
        </w:rPr>
        <w:t xml:space="preserve"> </w:t>
      </w:r>
      <w:r>
        <w:rPr>
          <w:spacing w:val="-1"/>
        </w:rPr>
        <w:t>show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banks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create</w:t>
      </w:r>
      <w:r>
        <w:rPr>
          <w:spacing w:val="-14"/>
        </w:rPr>
        <w:t xml:space="preserve"> </w:t>
      </w:r>
      <w:r>
        <w:rPr>
          <w:spacing w:val="-1"/>
        </w:rPr>
        <w:t>holistic</w:t>
      </w:r>
      <w:r>
        <w:rPr>
          <w:spacing w:val="-14"/>
        </w:rPr>
        <w:t xml:space="preserve"> </w:t>
      </w:r>
      <w:r>
        <w:t>strategy,</w:t>
      </w:r>
      <w:r>
        <w:rPr>
          <w:spacing w:val="-12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would connect and cover multiple scopes of banking, sources of useful data, third-parties and</w:t>
      </w:r>
      <w:r>
        <w:rPr>
          <w:spacing w:val="1"/>
        </w:rPr>
        <w:t xml:space="preserve"> </w:t>
      </w:r>
      <w:r>
        <w:t>employees.</w:t>
      </w:r>
    </w:p>
    <w:p w14:paraId="1B58FA9D" w14:textId="77777777" w:rsidR="00DE70B6" w:rsidRDefault="00603B20">
      <w:pPr>
        <w:pStyle w:val="BodyText"/>
        <w:spacing w:before="3" w:line="357" w:lineRule="auto"/>
        <w:ind w:right="115" w:firstLine="566"/>
        <w:jc w:val="both"/>
      </w:pPr>
      <w:r>
        <w:t>However,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advantages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software,</w:t>
      </w:r>
      <w:r>
        <w:rPr>
          <w:spacing w:val="-6"/>
        </w:rPr>
        <w:t xml:space="preserve"> </w:t>
      </w:r>
      <w:r>
        <w:t>forecasts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robotization</w:t>
      </w:r>
      <w:r>
        <w:rPr>
          <w:spacing w:val="-7"/>
        </w:rPr>
        <w:t xml:space="preserve"> </w:t>
      </w:r>
      <w:r>
        <w:t>prob-</w:t>
      </w:r>
      <w:r>
        <w:rPr>
          <w:spacing w:val="-58"/>
        </w:rPr>
        <w:t xml:space="preserve"> </w:t>
      </w:r>
      <w:r>
        <w:t>ably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realized,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unlikely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person.</w:t>
      </w:r>
    </w:p>
    <w:p w14:paraId="3F931C19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In</w:t>
      </w:r>
      <w:r>
        <w:rPr>
          <w:spacing w:val="-13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integrate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foregoing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banking</w:t>
      </w:r>
      <w:r>
        <w:rPr>
          <w:spacing w:val="-12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banking</w:t>
      </w:r>
      <w:r>
        <w:rPr>
          <w:spacing w:val="-58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it.</w:t>
      </w:r>
      <w:r>
        <w:rPr>
          <w:spacing w:val="10"/>
        </w:rPr>
        <w:t xml:space="preserve"> </w:t>
      </w:r>
      <w:r>
        <w:t>Obviously,</w:t>
      </w:r>
      <w:r>
        <w:rPr>
          <w:spacing w:val="-13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platforms,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banking</w:t>
      </w:r>
      <w:r>
        <w:rPr>
          <w:spacing w:val="-14"/>
        </w:rPr>
        <w:t xml:space="preserve"> </w:t>
      </w:r>
      <w:r>
        <w:t>stands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were</w:t>
      </w:r>
      <w:r>
        <w:rPr>
          <w:spacing w:val="-14"/>
        </w:rPr>
        <w:t xml:space="preserve"> </w:t>
      </w:r>
      <w:proofErr w:type="spellStart"/>
      <w:r>
        <w:t>devel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oped</w:t>
      </w:r>
      <w:proofErr w:type="spellEnd"/>
      <w:r>
        <w:t xml:space="preserve"> around 15-30 years ago, or even more, and this makes integration of modern algorithms</w:t>
      </w:r>
      <w:r>
        <w:rPr>
          <w:spacing w:val="1"/>
        </w:rPr>
        <w:t xml:space="preserve"> </w:t>
      </w:r>
      <w:r>
        <w:rPr>
          <w:w w:val="95"/>
        </w:rPr>
        <w:t>almost impossible.</w:t>
      </w:r>
      <w:r>
        <w:rPr>
          <w:spacing w:val="1"/>
          <w:w w:val="95"/>
        </w:rPr>
        <w:t xml:space="preserve"> </w:t>
      </w:r>
      <w:r>
        <w:rPr>
          <w:w w:val="95"/>
        </w:rPr>
        <w:t>This is why modern banks are now puzzled if it is possible to reengineer their</w:t>
      </w:r>
      <w:r>
        <w:rPr>
          <w:spacing w:val="1"/>
          <w:w w:val="95"/>
        </w:rPr>
        <w:t xml:space="preserve"> </w:t>
      </w:r>
      <w:r>
        <w:t>software in order to have an effective possibility to embed Artificial Intelligence and Machine</w:t>
      </w:r>
      <w:r>
        <w:rPr>
          <w:spacing w:val="-5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platform.</w:t>
      </w:r>
    </w:p>
    <w:p w14:paraId="09A9B45E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Nevertheless,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extremely</w:t>
      </w:r>
      <w:r>
        <w:rPr>
          <w:spacing w:val="-6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reme</w:t>
      </w:r>
      <w:r>
        <w:t>mber,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automating</w:t>
      </w:r>
      <w:r>
        <w:rPr>
          <w:spacing w:val="-6"/>
        </w:rPr>
        <w:t xml:space="preserve"> </w:t>
      </w:r>
      <w:r>
        <w:t>workplaces</w:t>
      </w:r>
      <w:r>
        <w:rPr>
          <w:spacing w:val="-7"/>
        </w:rPr>
        <w:t xml:space="preserve"> </w:t>
      </w:r>
      <w:r>
        <w:t>doesn’t</w:t>
      </w:r>
      <w:r>
        <w:rPr>
          <w:spacing w:val="-57"/>
        </w:rPr>
        <w:t xml:space="preserve"> </w:t>
      </w:r>
      <w:r>
        <w:t>always lead to dismissal of workers. It is important to create retraining programs, that would</w:t>
      </w:r>
      <w:r>
        <w:rPr>
          <w:spacing w:val="1"/>
        </w:rPr>
        <w:t xml:space="preserve"> </w:t>
      </w:r>
      <w:r>
        <w:t>allow existing employees to obtain new skills in fields, that are out of risk of automation, 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decrease</w:t>
      </w:r>
      <w:r>
        <w:rPr>
          <w:spacing w:val="-1"/>
        </w:rPr>
        <w:t xml:space="preserve"> </w:t>
      </w:r>
      <w:r>
        <w:t>automa</w:t>
      </w:r>
      <w:r>
        <w:t>tion’s</w:t>
      </w:r>
      <w:r>
        <w:rPr>
          <w:spacing w:val="-2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labour</w:t>
      </w:r>
      <w:proofErr w:type="spellEnd"/>
      <w:r>
        <w:rPr>
          <w:spacing w:val="-1"/>
        </w:rPr>
        <w:t xml:space="preserve"> </w:t>
      </w:r>
      <w:r>
        <w:t>market.</w:t>
      </w:r>
    </w:p>
    <w:p w14:paraId="4E791FFD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Increasing number of internet users, availability of smartphones and other handheld de-</w:t>
      </w:r>
      <w:r>
        <w:rPr>
          <w:spacing w:val="1"/>
        </w:rPr>
        <w:t xml:space="preserve"> </w:t>
      </w:r>
      <w:r>
        <w:t>vices, and rapid development of mobile internet forms new users’ habits and behaviors. Social</w:t>
      </w:r>
      <w:r>
        <w:rPr>
          <w:spacing w:val="-57"/>
        </w:rPr>
        <w:t xml:space="preserve"> </w:t>
      </w:r>
      <w:r>
        <w:t xml:space="preserve">network users and mobile app users are </w:t>
      </w:r>
      <w:r>
        <w:t>more and more focused on getting instant results and</w:t>
      </w:r>
      <w:r>
        <w:rPr>
          <w:spacing w:val="1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possible.</w:t>
      </w:r>
    </w:p>
    <w:p w14:paraId="17CCFC56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However,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receiving</w:t>
      </w:r>
      <w:r>
        <w:rPr>
          <w:spacing w:val="-10"/>
        </w:rPr>
        <w:t xml:space="preserve"> </w:t>
      </w:r>
      <w:r>
        <w:t>high-quality</w:t>
      </w:r>
      <w:r>
        <w:rPr>
          <w:spacing w:val="-10"/>
        </w:rPr>
        <w:t xml:space="preserve"> </w:t>
      </w:r>
      <w:r>
        <w:t>financial</w:t>
      </w:r>
      <w:r>
        <w:rPr>
          <w:spacing w:val="-10"/>
        </w:rPr>
        <w:t xml:space="preserve"> </w:t>
      </w:r>
      <w:r>
        <w:t>services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personal</w:t>
      </w:r>
      <w:r>
        <w:rPr>
          <w:spacing w:val="-10"/>
        </w:rPr>
        <w:t xml:space="preserve"> </w:t>
      </w:r>
      <w:r>
        <w:t>consultations</w:t>
      </w:r>
      <w:r>
        <w:rPr>
          <w:spacing w:val="-58"/>
        </w:rPr>
        <w:t xml:space="preserve"> </w:t>
      </w:r>
      <w:r>
        <w:t>hasn’t</w:t>
      </w:r>
      <w:r>
        <w:rPr>
          <w:spacing w:val="-7"/>
        </w:rPr>
        <w:t xml:space="preserve"> </w:t>
      </w:r>
      <w:r>
        <w:t>disappeared:</w:t>
      </w:r>
      <w:r>
        <w:rPr>
          <w:spacing w:val="13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calling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call-centers.</w:t>
      </w:r>
      <w:r>
        <w:rPr>
          <w:spacing w:val="13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though</w:t>
      </w:r>
      <w:r>
        <w:rPr>
          <w:spacing w:val="-7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service</w:t>
      </w:r>
      <w:r>
        <w:rPr>
          <w:spacing w:val="-58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rapidly</w:t>
      </w:r>
      <w:r>
        <w:rPr>
          <w:spacing w:val="-3"/>
        </w:rPr>
        <w:t xml:space="preserve"> </w:t>
      </w:r>
      <w:r>
        <w:t>developing,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increased.</w:t>
      </w:r>
    </w:p>
    <w:p w14:paraId="2DF93766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Nevertheless,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embark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journey.</w:t>
      </w:r>
      <w:r>
        <w:rPr>
          <w:spacing w:val="-58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progress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does</w:t>
      </w:r>
      <w:r>
        <w:rPr>
          <w:spacing w:val="-14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unbearable</w:t>
      </w:r>
      <w:r>
        <w:rPr>
          <w:spacing w:val="-14"/>
        </w:rPr>
        <w:t xml:space="preserve"> </w:t>
      </w:r>
      <w:r>
        <w:t>effort.</w:t>
      </w:r>
      <w:r>
        <w:rPr>
          <w:spacing w:val="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typically</w:t>
      </w:r>
      <w:r>
        <w:rPr>
          <w:spacing w:val="-14"/>
        </w:rPr>
        <w:t xml:space="preserve"> </w:t>
      </w:r>
      <w:r>
        <w:t>begins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identifying</w:t>
      </w:r>
      <w:r>
        <w:rPr>
          <w:spacing w:val="-58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organizational</w:t>
      </w:r>
      <w:r>
        <w:rPr>
          <w:spacing w:val="-5"/>
        </w:rPr>
        <w:t xml:space="preserve"> </w:t>
      </w:r>
      <w:r>
        <w:t>goals,</w:t>
      </w:r>
      <w:r>
        <w:rPr>
          <w:spacing w:val="-4"/>
        </w:rPr>
        <w:t xml:space="preserve"> </w:t>
      </w:r>
      <w:r>
        <w:t>readying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partners.</w:t>
      </w:r>
      <w:r>
        <w:rPr>
          <w:spacing w:val="15"/>
        </w:rPr>
        <w:t xml:space="preserve"> </w:t>
      </w:r>
      <w:r>
        <w:t>Nonetheless,</w:t>
      </w:r>
      <w:r>
        <w:rPr>
          <w:spacing w:val="-3"/>
        </w:rPr>
        <w:t xml:space="preserve"> </w:t>
      </w:r>
      <w:r>
        <w:t>even</w:t>
      </w:r>
      <w:r>
        <w:rPr>
          <w:spacing w:val="-58"/>
        </w:rPr>
        <w:t xml:space="preserve"> </w:t>
      </w:r>
      <w:r>
        <w:t>medium-sized and small banks have to investigate this topic by now, a</w:t>
      </w:r>
      <w:r>
        <w:t>s in future, gap between</w:t>
      </w:r>
      <w:r>
        <w:rPr>
          <w:spacing w:val="-57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nonuser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widen.</w:t>
      </w:r>
    </w:p>
    <w:p w14:paraId="4CCF1AD2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4044D12A" w14:textId="77777777" w:rsidR="00DE70B6" w:rsidRDefault="00603B20">
      <w:pPr>
        <w:pStyle w:val="Heading1"/>
        <w:spacing w:before="67"/>
        <w:ind w:left="168" w:right="168"/>
        <w:jc w:val="center"/>
      </w:pPr>
      <w:bookmarkStart w:id="564" w:name="Conversational_Banking_and_Chat-bots"/>
      <w:bookmarkStart w:id="565" w:name="_bookmark23"/>
      <w:bookmarkEnd w:id="564"/>
      <w:bookmarkEnd w:id="565"/>
      <w:r>
        <w:rPr>
          <w:spacing w:val="-1"/>
        </w:rPr>
        <w:lastRenderedPageBreak/>
        <w:t>CHAPTER</w:t>
      </w:r>
      <w:r>
        <w:rPr>
          <w:spacing w:val="-9"/>
        </w:rPr>
        <w:t xml:space="preserve"> </w:t>
      </w:r>
      <w:r>
        <w:t>III</w:t>
      </w:r>
    </w:p>
    <w:p w14:paraId="2B192129" w14:textId="77777777" w:rsidR="00DE70B6" w:rsidRDefault="00DE70B6">
      <w:pPr>
        <w:pStyle w:val="BodyText"/>
        <w:ind w:left="0"/>
        <w:rPr>
          <w:b/>
          <w:sz w:val="25"/>
        </w:rPr>
      </w:pPr>
    </w:p>
    <w:p w14:paraId="7E19E0C2" w14:textId="77777777" w:rsidR="00DE70B6" w:rsidRDefault="00603B20">
      <w:pPr>
        <w:pStyle w:val="Heading2"/>
        <w:ind w:left="167" w:right="168" w:firstLine="0"/>
        <w:jc w:val="center"/>
      </w:pPr>
      <w:r>
        <w:t>Conversational</w:t>
      </w:r>
      <w:r>
        <w:rPr>
          <w:spacing w:val="-10"/>
        </w:rPr>
        <w:t xml:space="preserve"> </w:t>
      </w:r>
      <w:r>
        <w:t>Banking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Chat-bots</w:t>
      </w:r>
    </w:p>
    <w:p w14:paraId="41D05B87" w14:textId="77777777" w:rsidR="00DE70B6" w:rsidRDefault="00DE70B6">
      <w:pPr>
        <w:pStyle w:val="BodyText"/>
        <w:ind w:left="0"/>
        <w:rPr>
          <w:b/>
          <w:sz w:val="26"/>
        </w:rPr>
      </w:pPr>
    </w:p>
    <w:p w14:paraId="715416FE" w14:textId="77777777" w:rsidR="00DE70B6" w:rsidRDefault="00DE70B6">
      <w:pPr>
        <w:pStyle w:val="BodyText"/>
        <w:spacing w:before="7"/>
        <w:ind w:left="0"/>
        <w:rPr>
          <w:b/>
          <w:sz w:val="25"/>
        </w:rPr>
      </w:pPr>
    </w:p>
    <w:p w14:paraId="4202FD05" w14:textId="77777777" w:rsidR="00DE70B6" w:rsidRDefault="00603B20">
      <w:pPr>
        <w:pStyle w:val="Heading2"/>
        <w:numPr>
          <w:ilvl w:val="1"/>
          <w:numId w:val="3"/>
        </w:numPr>
        <w:tabs>
          <w:tab w:val="left" w:pos="714"/>
          <w:tab w:val="left" w:pos="716"/>
        </w:tabs>
        <w:ind w:hanging="599"/>
      </w:pPr>
      <w:bookmarkStart w:id="566" w:name="Conversational_banking"/>
      <w:bookmarkStart w:id="567" w:name="_bookmark24"/>
      <w:bookmarkEnd w:id="566"/>
      <w:bookmarkEnd w:id="567"/>
      <w:r>
        <w:rPr>
          <w:spacing w:val="-1"/>
        </w:rPr>
        <w:t>Conversational</w:t>
      </w:r>
      <w:r>
        <w:rPr>
          <w:spacing w:val="-9"/>
        </w:rPr>
        <w:t xml:space="preserve"> </w:t>
      </w:r>
      <w:r>
        <w:rPr>
          <w:spacing w:val="-1"/>
        </w:rPr>
        <w:t>banking</w:t>
      </w:r>
    </w:p>
    <w:p w14:paraId="07B16E47" w14:textId="77777777" w:rsidR="00DE70B6" w:rsidRDefault="00DE70B6">
      <w:pPr>
        <w:pStyle w:val="BodyText"/>
        <w:ind w:left="0"/>
        <w:rPr>
          <w:b/>
          <w:sz w:val="26"/>
        </w:rPr>
      </w:pPr>
    </w:p>
    <w:p w14:paraId="3CE05BE1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t>Conversational</w:t>
      </w:r>
      <w:r>
        <w:rPr>
          <w:spacing w:val="-8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revolution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interaction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clients.</w:t>
      </w:r>
      <w:r>
        <w:rPr>
          <w:spacing w:val="1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com-</w:t>
      </w:r>
      <w:r>
        <w:rPr>
          <w:spacing w:val="-57"/>
        </w:rPr>
        <w:t xml:space="preserve"> </w:t>
      </w:r>
      <w:proofErr w:type="spellStart"/>
      <w:r>
        <w:t>parably</w:t>
      </w:r>
      <w:proofErr w:type="spellEnd"/>
      <w:r>
        <w:t xml:space="preserve"> new and represents an approach in the bank interaction of banks with their customers</w:t>
      </w:r>
      <w:r>
        <w:rPr>
          <w:spacing w:val="1"/>
        </w:rPr>
        <w:t xml:space="preserve"> </w:t>
      </w:r>
      <w:r>
        <w:t>in their natural language through a dialogue interface or special widgets, which makes dialog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comfortable.</w:t>
      </w:r>
    </w:p>
    <w:p w14:paraId="0631A886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People change their behavior and habits in favor of</w:t>
      </w:r>
      <w:r>
        <w:t xml:space="preserve"> dialog interfaces, as they wait fast</w:t>
      </w:r>
      <w:r>
        <w:rPr>
          <w:spacing w:val="1"/>
        </w:rPr>
        <w:t xml:space="preserve"> </w:t>
      </w:r>
      <w:r>
        <w:t>and qualified answers. One specialist sometimes may not promptly respond to a client request</w:t>
      </w:r>
      <w:r>
        <w:rPr>
          <w:spacing w:val="1"/>
        </w:rPr>
        <w:t xml:space="preserve"> </w:t>
      </w:r>
      <w:r>
        <w:t>and needs a pause, in order to either find and answer or transfer request to a more experienced</w:t>
      </w:r>
      <w:r>
        <w:rPr>
          <w:spacing w:val="-57"/>
        </w:rPr>
        <w:t xml:space="preserve"> </w:t>
      </w:r>
      <w:r>
        <w:t>specialist. In this case clie</w:t>
      </w:r>
      <w:r>
        <w:t>nt has to wait, sometimes for a long time, which can create irritation</w:t>
      </w:r>
      <w:r>
        <w:rPr>
          <w:spacing w:val="-57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respectively,</w:t>
      </w:r>
      <w:r>
        <w:rPr>
          <w:spacing w:val="-2"/>
        </w:rPr>
        <w:t xml:space="preserve"> </w:t>
      </w:r>
      <w:r>
        <w:t>decrease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satisfaction.</w:t>
      </w:r>
    </w:p>
    <w:p w14:paraId="3A1AD1BB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rPr>
          <w:spacing w:val="-1"/>
        </w:rPr>
        <w:t>One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leaders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market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professional</w:t>
      </w:r>
      <w:r>
        <w:rPr>
          <w:spacing w:val="-13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technologies,</w:t>
      </w:r>
      <w:r>
        <w:rPr>
          <w:spacing w:val="-11"/>
        </w:rPr>
        <w:t xml:space="preserve"> </w:t>
      </w:r>
      <w:r>
        <w:t>Accenture,</w:t>
      </w:r>
      <w:r>
        <w:rPr>
          <w:spacing w:val="-1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its researches found out that existing online interaction channels are gradually becoming </w:t>
      </w:r>
      <w:proofErr w:type="spellStart"/>
      <w:r>
        <w:t>obso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lete</w:t>
      </w:r>
      <w:proofErr w:type="spellEnd"/>
      <w:r>
        <w:t>.</w:t>
      </w:r>
      <w:r>
        <w:rPr>
          <w:spacing w:val="13"/>
        </w:rPr>
        <w:t xml:space="preserve"> </w:t>
      </w:r>
      <w:r>
        <w:t>Therefore,</w:t>
      </w:r>
      <w:r>
        <w:rPr>
          <w:spacing w:val="-7"/>
        </w:rPr>
        <w:t xml:space="preserve"> </w:t>
      </w:r>
      <w:r>
        <w:t>banks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brand-new</w:t>
      </w:r>
      <w:r>
        <w:rPr>
          <w:spacing w:val="-7"/>
        </w:rPr>
        <w:t xml:space="preserve"> </w:t>
      </w:r>
      <w:r>
        <w:t>way,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establishing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conversation,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eliminate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flaws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stage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banking</w:t>
      </w:r>
      <w:r>
        <w:rPr>
          <w:spacing w:val="-8"/>
        </w:rPr>
        <w:t xml:space="preserve"> </w:t>
      </w:r>
      <w:r>
        <w:t>technologies</w:t>
      </w:r>
      <w:r>
        <w:rPr>
          <w:spacing w:val="-8"/>
        </w:rPr>
        <w:t xml:space="preserve"> </w:t>
      </w:r>
      <w:proofErr w:type="spellStart"/>
      <w:r>
        <w:t>devel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opment</w:t>
      </w:r>
      <w:proofErr w:type="spellEnd"/>
      <w:r>
        <w:t>.</w:t>
      </w:r>
      <w:r>
        <w:rPr>
          <w:spacing w:val="18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extremelly</w:t>
      </w:r>
      <w:proofErr w:type="spellEnd"/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banks.</w:t>
      </w:r>
    </w:p>
    <w:p w14:paraId="31ECBD7D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By 2017, 51% of bank customers in European Union used internet and mobile banking</w:t>
      </w:r>
      <w:r>
        <w:rPr>
          <w:spacing w:val="1"/>
        </w:rPr>
        <w:t xml:space="preserve"> </w:t>
      </w:r>
      <w:r>
        <w:t>at least once. And based on the latest trends and situations, the share of internet banking will</w:t>
      </w:r>
      <w:r>
        <w:rPr>
          <w:spacing w:val="1"/>
        </w:rPr>
        <w:t xml:space="preserve"> </w:t>
      </w:r>
      <w:r>
        <w:t>only grow. Consequently, consumer banks are interested in offering major services via digital</w:t>
      </w:r>
      <w:r>
        <w:rPr>
          <w:spacing w:val="1"/>
        </w:rPr>
        <w:t xml:space="preserve"> </w:t>
      </w:r>
      <w:r>
        <w:t xml:space="preserve">channels, and to research and develop modern solutions. However, </w:t>
      </w:r>
      <w:r>
        <w:t xml:space="preserve">the main interest is in </w:t>
      </w:r>
      <w:proofErr w:type="spellStart"/>
      <w:r>
        <w:t>cre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ating</w:t>
      </w:r>
      <w:proofErr w:type="spellEnd"/>
      <w:r>
        <w:t xml:space="preserve"> modern, and at the same time, comfortable and usual channel for user interaction, and,</w:t>
      </w:r>
      <w:r>
        <w:rPr>
          <w:spacing w:val="1"/>
        </w:rPr>
        <w:t xml:space="preserve"> </w:t>
      </w:r>
      <w:r>
        <w:t>especially,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two-way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communication.</w:t>
      </w:r>
    </w:p>
    <w:p w14:paraId="622E33FB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Obviously,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closest</w:t>
      </w:r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interaction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q</w:t>
      </w:r>
      <w:r>
        <w:t>uestions and answers. This form of interaction became widely popular due to search engines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influence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decade.</w:t>
      </w:r>
    </w:p>
    <w:p w14:paraId="218D20A4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People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generations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asking</w:t>
      </w:r>
      <w:r>
        <w:rPr>
          <w:spacing w:val="-15"/>
        </w:rPr>
        <w:t xml:space="preserve"> </w:t>
      </w:r>
      <w:r>
        <w:t>questions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platforms.</w:t>
      </w:r>
      <w:r>
        <w:rPr>
          <w:spacing w:val="11"/>
        </w:rPr>
        <w:t xml:space="preserve"> </w:t>
      </w:r>
      <w:r>
        <w:t>Search</w:t>
      </w:r>
      <w:r>
        <w:rPr>
          <w:spacing w:val="-14"/>
        </w:rPr>
        <w:t xml:space="preserve"> </w:t>
      </w:r>
      <w:r>
        <w:t>engines</w:t>
      </w:r>
      <w:r>
        <w:rPr>
          <w:spacing w:val="-5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actively</w:t>
      </w:r>
      <w:r>
        <w:rPr>
          <w:spacing w:val="-6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natural</w:t>
      </w:r>
      <w:r>
        <w:rPr>
          <w:spacing w:val="-57"/>
        </w:rPr>
        <w:t xml:space="preserve"> </w:t>
      </w:r>
      <w:r>
        <w:t>languages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ten</w:t>
      </w:r>
      <w:r>
        <w:rPr>
          <w:spacing w:val="-8"/>
        </w:rPr>
        <w:t xml:space="preserve"> </w:t>
      </w:r>
      <w:r>
        <w:t>years.</w:t>
      </w:r>
      <w:r>
        <w:rPr>
          <w:spacing w:val="14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engines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studying</w:t>
      </w:r>
      <w:r>
        <w:rPr>
          <w:spacing w:val="-8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proper</w:t>
      </w:r>
      <w:r>
        <w:rPr>
          <w:spacing w:val="-5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decades.</w:t>
      </w:r>
    </w:p>
    <w:p w14:paraId="3E2A021A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Nowadays, search engines have nearly 30% of entire internet traffic.</w:t>
      </w:r>
      <w:r>
        <w:rPr>
          <w:spacing w:val="1"/>
        </w:rPr>
        <w:t xml:space="preserve"> </w:t>
      </w:r>
      <w:r>
        <w:t>Without ten most</w:t>
      </w:r>
      <w:r>
        <w:rPr>
          <w:spacing w:val="1"/>
        </w:rPr>
        <w:t xml:space="preserve"> </w:t>
      </w:r>
      <w:r>
        <w:t>popular</w:t>
      </w:r>
      <w:r>
        <w:rPr>
          <w:spacing w:val="4"/>
        </w:rPr>
        <w:t xml:space="preserve"> </w:t>
      </w:r>
      <w:r>
        <w:t>non-search</w:t>
      </w:r>
      <w:r>
        <w:rPr>
          <w:spacing w:val="4"/>
        </w:rPr>
        <w:t xml:space="preserve"> </w:t>
      </w:r>
      <w:r>
        <w:t>engine</w:t>
      </w:r>
      <w:r>
        <w:rPr>
          <w:spacing w:val="4"/>
        </w:rPr>
        <w:t xml:space="preserve"> </w:t>
      </w:r>
      <w:r>
        <w:t>websites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share</w:t>
      </w:r>
      <w:r>
        <w:rPr>
          <w:spacing w:val="4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around</w:t>
      </w:r>
      <w:r>
        <w:rPr>
          <w:spacing w:val="4"/>
        </w:rPr>
        <w:t xml:space="preserve"> </w:t>
      </w:r>
      <w:r>
        <w:t>90%.</w:t>
      </w:r>
      <w:r>
        <w:rPr>
          <w:spacing w:val="4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influence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search</w:t>
      </w:r>
    </w:p>
    <w:p w14:paraId="6C9F8712" w14:textId="77777777" w:rsidR="00DE70B6" w:rsidRDefault="00DE70B6">
      <w:pPr>
        <w:spacing w:line="357" w:lineRule="auto"/>
        <w:jc w:val="both"/>
        <w:sectPr w:rsidR="00DE70B6">
          <w:pgSz w:w="11910" w:h="16840"/>
          <w:pgMar w:top="1380" w:right="1300" w:bottom="1020" w:left="1300" w:header="0" w:footer="833" w:gutter="0"/>
          <w:cols w:space="708"/>
        </w:sectPr>
      </w:pPr>
    </w:p>
    <w:p w14:paraId="3F0D9F65" w14:textId="77777777" w:rsidR="00DE70B6" w:rsidRDefault="00DE70B6">
      <w:pPr>
        <w:pStyle w:val="BodyText"/>
        <w:ind w:left="0"/>
        <w:rPr>
          <w:sz w:val="20"/>
        </w:rPr>
      </w:pPr>
    </w:p>
    <w:p w14:paraId="08A8C83A" w14:textId="77777777" w:rsidR="00DE70B6" w:rsidRDefault="00DE70B6">
      <w:pPr>
        <w:pStyle w:val="BodyText"/>
        <w:ind w:left="0"/>
        <w:rPr>
          <w:sz w:val="20"/>
        </w:rPr>
      </w:pPr>
    </w:p>
    <w:p w14:paraId="4E160713" w14:textId="77777777" w:rsidR="00DE70B6" w:rsidRDefault="00DE70B6">
      <w:pPr>
        <w:pStyle w:val="BodyText"/>
        <w:ind w:left="0"/>
        <w:rPr>
          <w:sz w:val="20"/>
        </w:rPr>
      </w:pPr>
    </w:p>
    <w:p w14:paraId="3E1A51F9" w14:textId="77777777" w:rsidR="00DE70B6" w:rsidRDefault="00DE70B6">
      <w:pPr>
        <w:pStyle w:val="BodyText"/>
        <w:spacing w:before="3" w:after="1"/>
        <w:ind w:left="0"/>
        <w:rPr>
          <w:sz w:val="15"/>
        </w:rPr>
      </w:pPr>
    </w:p>
    <w:p w14:paraId="12C790C8" w14:textId="77777777" w:rsidR="00DE70B6" w:rsidRDefault="00603B20">
      <w:pPr>
        <w:pStyle w:val="BodyText"/>
        <w:ind w:left="1148"/>
        <w:rPr>
          <w:sz w:val="20"/>
        </w:rPr>
      </w:pPr>
      <w:r>
        <w:rPr>
          <w:noProof/>
          <w:sz w:val="20"/>
        </w:rPr>
        <w:drawing>
          <wp:inline distT="0" distB="0" distL="0" distR="0" wp14:anchorId="1D36B789" wp14:editId="572BCC20">
            <wp:extent cx="4500562" cy="21602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FB89" w14:textId="77777777" w:rsidR="00DE70B6" w:rsidRDefault="00DE70B6">
      <w:pPr>
        <w:pStyle w:val="BodyText"/>
        <w:spacing w:before="6"/>
        <w:ind w:left="0"/>
        <w:rPr>
          <w:sz w:val="11"/>
        </w:rPr>
      </w:pPr>
    </w:p>
    <w:p w14:paraId="5303770F" w14:textId="77777777" w:rsidR="00DE70B6" w:rsidRDefault="00603B20">
      <w:pPr>
        <w:pStyle w:val="BodyText"/>
        <w:spacing w:before="89"/>
        <w:ind w:left="168" w:right="168"/>
        <w:jc w:val="center"/>
      </w:pPr>
      <w:bookmarkStart w:id="568" w:name="_bookmark25"/>
      <w:bookmarkEnd w:id="568"/>
      <w:r>
        <w:t>Pic.</w:t>
      </w:r>
      <w:r>
        <w:rPr>
          <w:spacing w:val="-4"/>
        </w:rPr>
        <w:t xml:space="preserve"> </w:t>
      </w:r>
      <w:r>
        <w:t>4.</w:t>
      </w:r>
      <w:r>
        <w:rPr>
          <w:spacing w:val="16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banking</w:t>
      </w:r>
    </w:p>
    <w:p w14:paraId="46FB4E72" w14:textId="77777777" w:rsidR="00DE70B6" w:rsidRDefault="00603B20">
      <w:pPr>
        <w:spacing w:before="121"/>
        <w:ind w:left="169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12"/>
          <w:sz w:val="20"/>
        </w:rPr>
        <w:t xml:space="preserve"> </w:t>
      </w:r>
      <w:r>
        <w:rPr>
          <w:sz w:val="20"/>
        </w:rPr>
        <w:t>”Individuals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internet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  <w:r>
        <w:rPr>
          <w:spacing w:val="-4"/>
          <w:sz w:val="20"/>
        </w:rPr>
        <w:t xml:space="preserve"> </w:t>
      </w:r>
      <w:r>
        <w:rPr>
          <w:sz w:val="20"/>
        </w:rPr>
        <w:t>banking”,</w:t>
      </w:r>
      <w:r>
        <w:rPr>
          <w:spacing w:val="-3"/>
          <w:sz w:val="20"/>
        </w:rPr>
        <w:t xml:space="preserve"> </w:t>
      </w:r>
      <w:r>
        <w:rPr>
          <w:sz w:val="20"/>
        </w:rPr>
        <w:t>Eurostat,</w:t>
      </w:r>
      <w:r>
        <w:rPr>
          <w:spacing w:val="-4"/>
          <w:sz w:val="20"/>
        </w:rPr>
        <w:t xml:space="preserve"> </w:t>
      </w:r>
      <w:r>
        <w:rPr>
          <w:sz w:val="20"/>
        </w:rPr>
        <w:t>2021.</w:t>
      </w:r>
    </w:p>
    <w:p w14:paraId="31FD36A5" w14:textId="77777777" w:rsidR="00DE70B6" w:rsidRDefault="00DE70B6">
      <w:pPr>
        <w:pStyle w:val="BodyText"/>
        <w:ind w:left="0"/>
        <w:rPr>
          <w:sz w:val="20"/>
        </w:rPr>
      </w:pPr>
    </w:p>
    <w:p w14:paraId="5A261981" w14:textId="77777777" w:rsidR="00DE70B6" w:rsidRDefault="00DE70B6">
      <w:pPr>
        <w:pStyle w:val="BodyText"/>
        <w:ind w:left="0"/>
        <w:rPr>
          <w:sz w:val="20"/>
        </w:rPr>
      </w:pPr>
    </w:p>
    <w:p w14:paraId="02AD413C" w14:textId="77777777" w:rsidR="00DE70B6" w:rsidRDefault="00DE70B6">
      <w:pPr>
        <w:pStyle w:val="BodyText"/>
        <w:ind w:left="0"/>
        <w:rPr>
          <w:sz w:val="20"/>
        </w:rPr>
      </w:pPr>
    </w:p>
    <w:p w14:paraId="4BAC4654" w14:textId="77777777" w:rsidR="00DE70B6" w:rsidRDefault="00DE70B6">
      <w:pPr>
        <w:pStyle w:val="BodyText"/>
        <w:ind w:left="0"/>
        <w:rPr>
          <w:sz w:val="20"/>
        </w:rPr>
      </w:pPr>
    </w:p>
    <w:p w14:paraId="2B12F2D0" w14:textId="77777777" w:rsidR="00DE70B6" w:rsidRDefault="00DE70B6">
      <w:pPr>
        <w:pStyle w:val="BodyText"/>
        <w:ind w:left="0"/>
        <w:rPr>
          <w:sz w:val="20"/>
        </w:rPr>
      </w:pPr>
    </w:p>
    <w:p w14:paraId="10F9EE6E" w14:textId="77777777" w:rsidR="00DE70B6" w:rsidRDefault="00DE70B6">
      <w:pPr>
        <w:pStyle w:val="BodyText"/>
        <w:ind w:left="0"/>
        <w:rPr>
          <w:sz w:val="20"/>
        </w:rPr>
      </w:pPr>
    </w:p>
    <w:p w14:paraId="5F3CB5C5" w14:textId="77777777" w:rsidR="00DE70B6" w:rsidRDefault="00DE70B6">
      <w:pPr>
        <w:pStyle w:val="BodyText"/>
        <w:ind w:left="0"/>
        <w:rPr>
          <w:sz w:val="20"/>
        </w:rPr>
      </w:pPr>
    </w:p>
    <w:p w14:paraId="37162F2B" w14:textId="77777777" w:rsidR="00DE70B6" w:rsidRDefault="00DE70B6">
      <w:pPr>
        <w:pStyle w:val="BodyText"/>
        <w:ind w:left="0"/>
        <w:rPr>
          <w:sz w:val="20"/>
        </w:rPr>
      </w:pPr>
    </w:p>
    <w:p w14:paraId="691C4DF9" w14:textId="77777777" w:rsidR="00DE70B6" w:rsidRDefault="00603B20">
      <w:pPr>
        <w:pStyle w:val="BodyText"/>
        <w:spacing w:before="11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642BACC" wp14:editId="0904EF6A">
            <wp:simplePos x="0" y="0"/>
            <wp:positionH relativeFrom="page">
              <wp:posOffset>1476044</wp:posOffset>
            </wp:positionH>
            <wp:positionV relativeFrom="paragraph">
              <wp:posOffset>102777</wp:posOffset>
            </wp:positionV>
            <wp:extent cx="4669154" cy="32232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15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842FD" w14:textId="77777777" w:rsidR="00DE70B6" w:rsidRDefault="00603B20">
      <w:pPr>
        <w:pStyle w:val="BodyText"/>
        <w:spacing w:before="111"/>
        <w:ind w:left="168" w:right="168"/>
        <w:jc w:val="center"/>
      </w:pPr>
      <w:bookmarkStart w:id="569" w:name="_bookmark26"/>
      <w:bookmarkEnd w:id="569"/>
      <w:r>
        <w:t>Pic.</w:t>
      </w:r>
      <w:r>
        <w:rPr>
          <w:spacing w:val="-9"/>
        </w:rPr>
        <w:t xml:space="preserve"> </w:t>
      </w:r>
      <w:r>
        <w:t>5.</w:t>
      </w:r>
      <w:r>
        <w:rPr>
          <w:spacing w:val="9"/>
        </w:rPr>
        <w:t xml:space="preserve"> </w:t>
      </w:r>
      <w:r>
        <w:t>Distribution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worldwide</w:t>
      </w:r>
      <w:r>
        <w:rPr>
          <w:spacing w:val="-8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traffic</w:t>
      </w:r>
    </w:p>
    <w:p w14:paraId="525ED593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Jessica</w:t>
      </w:r>
      <w:r>
        <w:rPr>
          <w:spacing w:val="-6"/>
          <w:sz w:val="20"/>
        </w:rPr>
        <w:t xml:space="preserve"> </w:t>
      </w:r>
      <w:r>
        <w:rPr>
          <w:sz w:val="20"/>
        </w:rPr>
        <w:t>Clement</w:t>
      </w:r>
      <w:r>
        <w:rPr>
          <w:spacing w:val="-7"/>
          <w:sz w:val="20"/>
        </w:rPr>
        <w:t xml:space="preserve"> </w:t>
      </w:r>
      <w:r>
        <w:rPr>
          <w:sz w:val="20"/>
        </w:rPr>
        <w:t>”Global</w:t>
      </w:r>
      <w:r>
        <w:rPr>
          <w:spacing w:val="-6"/>
          <w:sz w:val="20"/>
        </w:rPr>
        <w:t xml:space="preserve"> </w:t>
      </w:r>
      <w:r>
        <w:rPr>
          <w:sz w:val="20"/>
        </w:rPr>
        <w:t>website</w:t>
      </w:r>
      <w:r>
        <w:rPr>
          <w:spacing w:val="-7"/>
          <w:sz w:val="20"/>
        </w:rPr>
        <w:t xml:space="preserve"> </w:t>
      </w:r>
      <w:r>
        <w:rPr>
          <w:sz w:val="20"/>
        </w:rPr>
        <w:t>traffic</w:t>
      </w:r>
      <w:r>
        <w:rPr>
          <w:spacing w:val="-6"/>
          <w:sz w:val="20"/>
        </w:rPr>
        <w:t xml:space="preserve"> </w:t>
      </w:r>
      <w:r>
        <w:rPr>
          <w:sz w:val="20"/>
        </w:rPr>
        <w:t>distribution”,</w:t>
      </w:r>
      <w:r>
        <w:rPr>
          <w:spacing w:val="-7"/>
          <w:sz w:val="20"/>
        </w:rPr>
        <w:t xml:space="preserve"> </w:t>
      </w:r>
      <w:r>
        <w:rPr>
          <w:sz w:val="20"/>
        </w:rPr>
        <w:t>Statista,</w:t>
      </w:r>
      <w:r>
        <w:rPr>
          <w:spacing w:val="-6"/>
          <w:sz w:val="20"/>
        </w:rPr>
        <w:t xml:space="preserve"> </w:t>
      </w:r>
      <w:r>
        <w:rPr>
          <w:sz w:val="20"/>
        </w:rPr>
        <w:t>2019.</w:t>
      </w:r>
    </w:p>
    <w:p w14:paraId="1B345760" w14:textId="77777777" w:rsidR="00DE70B6" w:rsidRDefault="00DE70B6">
      <w:pPr>
        <w:jc w:val="center"/>
        <w:rPr>
          <w:sz w:val="20"/>
        </w:rPr>
        <w:sectPr w:rsidR="00DE70B6">
          <w:pgSz w:w="11910" w:h="16840"/>
          <w:pgMar w:top="1580" w:right="1300" w:bottom="1020" w:left="1300" w:header="0" w:footer="833" w:gutter="0"/>
          <w:cols w:space="708"/>
        </w:sectPr>
      </w:pPr>
    </w:p>
    <w:p w14:paraId="4208B1BA" w14:textId="77777777" w:rsidR="00DE70B6" w:rsidRDefault="00603B20">
      <w:pPr>
        <w:pStyle w:val="BodyText"/>
        <w:ind w:left="11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617E0A" wp14:editId="402D18E1">
            <wp:extent cx="4458229" cy="24098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22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AB8" w14:textId="77777777" w:rsidR="00DE70B6" w:rsidRDefault="00DE70B6">
      <w:pPr>
        <w:pStyle w:val="BodyText"/>
        <w:spacing w:before="10"/>
        <w:ind w:left="0"/>
        <w:rPr>
          <w:sz w:val="13"/>
        </w:rPr>
      </w:pPr>
    </w:p>
    <w:p w14:paraId="551D4FFE" w14:textId="77777777" w:rsidR="00DE70B6" w:rsidRDefault="00603B20">
      <w:pPr>
        <w:pStyle w:val="BodyText"/>
        <w:spacing w:before="89"/>
        <w:ind w:left="168" w:right="168"/>
        <w:jc w:val="center"/>
      </w:pPr>
      <w:bookmarkStart w:id="570" w:name="_bookmark27"/>
      <w:bookmarkEnd w:id="570"/>
      <w:r>
        <w:t>Pic.</w:t>
      </w:r>
      <w:r>
        <w:rPr>
          <w:spacing w:val="-5"/>
        </w:rPr>
        <w:t xml:space="preserve"> </w:t>
      </w:r>
      <w:r>
        <w:t>6.</w:t>
      </w:r>
      <w:r>
        <w:rPr>
          <w:spacing w:val="1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algorithms</w:t>
      </w:r>
    </w:p>
    <w:p w14:paraId="6092935F" w14:textId="77777777" w:rsidR="00DE70B6" w:rsidRDefault="00603B20">
      <w:pPr>
        <w:spacing w:before="120"/>
        <w:ind w:left="167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9"/>
          <w:sz w:val="20"/>
        </w:rPr>
        <w:t xml:space="preserve"> </w:t>
      </w:r>
      <w:r>
        <w:rPr>
          <w:sz w:val="20"/>
        </w:rPr>
        <w:t>Nathan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Benaich</w:t>
      </w:r>
      <w:proofErr w:type="spellEnd"/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Ian</w:t>
      </w:r>
      <w:r>
        <w:rPr>
          <w:spacing w:val="-5"/>
          <w:sz w:val="20"/>
        </w:rPr>
        <w:t xml:space="preserve"> </w:t>
      </w:r>
      <w:r>
        <w:rPr>
          <w:sz w:val="20"/>
        </w:rPr>
        <w:t>Hogarth</w:t>
      </w:r>
      <w:r>
        <w:rPr>
          <w:spacing w:val="-6"/>
          <w:sz w:val="20"/>
        </w:rPr>
        <w:t xml:space="preserve"> </w:t>
      </w:r>
      <w:r>
        <w:rPr>
          <w:sz w:val="20"/>
        </w:rPr>
        <w:t>”State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AI</w:t>
      </w:r>
      <w:r>
        <w:rPr>
          <w:spacing w:val="-5"/>
          <w:sz w:val="20"/>
        </w:rPr>
        <w:t xml:space="preserve"> </w:t>
      </w:r>
      <w:r>
        <w:rPr>
          <w:sz w:val="20"/>
        </w:rPr>
        <w:t>Report”,</w:t>
      </w:r>
      <w:r>
        <w:rPr>
          <w:spacing w:val="-6"/>
          <w:sz w:val="20"/>
        </w:rPr>
        <w:t xml:space="preserve"> </w:t>
      </w:r>
      <w:r>
        <w:rPr>
          <w:sz w:val="20"/>
        </w:rPr>
        <w:t>stateofai.com,</w:t>
      </w:r>
      <w:r>
        <w:rPr>
          <w:spacing w:val="-5"/>
          <w:sz w:val="20"/>
        </w:rPr>
        <w:t xml:space="preserve"> </w:t>
      </w:r>
      <w:r>
        <w:rPr>
          <w:sz w:val="20"/>
        </w:rPr>
        <w:t>2020,</w:t>
      </w:r>
      <w:r>
        <w:rPr>
          <w:spacing w:val="-6"/>
          <w:sz w:val="20"/>
        </w:rPr>
        <w:t xml:space="preserve"> </w:t>
      </w:r>
      <w:r>
        <w:rPr>
          <w:sz w:val="20"/>
        </w:rPr>
        <w:t>s.</w:t>
      </w:r>
      <w:r>
        <w:rPr>
          <w:spacing w:val="10"/>
          <w:sz w:val="20"/>
        </w:rPr>
        <w:t xml:space="preserve"> </w:t>
      </w:r>
      <w:r>
        <w:rPr>
          <w:sz w:val="20"/>
        </w:rPr>
        <w:t>15.</w:t>
      </w:r>
    </w:p>
    <w:p w14:paraId="722C8404" w14:textId="77777777" w:rsidR="00DE70B6" w:rsidRDefault="00DE70B6">
      <w:pPr>
        <w:pStyle w:val="BodyText"/>
        <w:ind w:left="0"/>
        <w:rPr>
          <w:sz w:val="22"/>
        </w:rPr>
      </w:pPr>
    </w:p>
    <w:p w14:paraId="30D18BDC" w14:textId="77777777" w:rsidR="00DE70B6" w:rsidRDefault="00603B20">
      <w:pPr>
        <w:pStyle w:val="BodyText"/>
        <w:spacing w:before="160" w:line="357" w:lineRule="auto"/>
        <w:ind w:right="112"/>
        <w:jc w:val="both"/>
      </w:pPr>
      <w:r>
        <w:t>engines on conversation technologies is impossible to overstate. What is even more important,</w:t>
      </w:r>
      <w:r>
        <w:rPr>
          <w:spacing w:val="-57"/>
        </w:rPr>
        <w:t xml:space="preserve"> </w:t>
      </w:r>
      <w:r>
        <w:t>for the last ten years those technologies have been in active development and deployment, re-</w:t>
      </w:r>
      <w:r>
        <w:rPr>
          <w:spacing w:val="1"/>
        </w:rPr>
        <w:t xml:space="preserve"> </w:t>
      </w:r>
      <w:proofErr w:type="spellStart"/>
      <w:r>
        <w:t>sulting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existance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solutions.</w:t>
      </w:r>
    </w:p>
    <w:p w14:paraId="71EF3AE1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rPr>
          <w:w w:val="95"/>
        </w:rPr>
        <w:t xml:space="preserve">Natural Language Processing is a cognitive branch of science, that investigates the </w:t>
      </w:r>
      <w:proofErr w:type="spellStart"/>
      <w:r>
        <w:rPr>
          <w:w w:val="95"/>
        </w:rPr>
        <w:t>applica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t>tion</w:t>
      </w:r>
      <w:proofErr w:type="spellEnd"/>
      <w:r>
        <w:t xml:space="preserve"> of computational techniques to the analysis and synthesis of natural language and speech.</w:t>
      </w:r>
      <w:r>
        <w:rPr>
          <w:spacing w:val="-57"/>
        </w:rPr>
        <w:t xml:space="preserve"> </w:t>
      </w:r>
      <w:r>
        <w:t>Natural Language Processing, known as NLP, consists of Natural Language Understanding,</w:t>
      </w:r>
      <w:r>
        <w:rPr>
          <w:spacing w:val="1"/>
        </w:rPr>
        <w:t xml:space="preserve"> </w:t>
      </w:r>
      <w:r>
        <w:t xml:space="preserve">NLU, which analysis text and finds logical points and meaning, and Natural Language </w:t>
      </w:r>
      <w:proofErr w:type="spellStart"/>
      <w:r>
        <w:t>Gener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ation</w:t>
      </w:r>
      <w:proofErr w:type="spellEnd"/>
      <w:r>
        <w:t>, NLG, which structures, plans and generates human-readable text. General</w:t>
      </w:r>
      <w:r>
        <w:t>ly, NLP, both</w:t>
      </w:r>
      <w:r>
        <w:rPr>
          <w:spacing w:val="1"/>
        </w:rPr>
        <w:t xml:space="preserve"> </w:t>
      </w:r>
      <w:r>
        <w:t>Understanding and Generation, including Voice Synthesis, became a pretty common part of</w:t>
      </w:r>
      <w:r>
        <w:rPr>
          <w:spacing w:val="1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user,</w:t>
      </w:r>
      <w:r>
        <w:rPr>
          <w:spacing w:val="-5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Assistants.</w:t>
      </w:r>
      <w:r>
        <w:rPr>
          <w:spacing w:val="16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important,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ten</w:t>
      </w:r>
      <w:r>
        <w:rPr>
          <w:spacing w:val="-11"/>
        </w:rPr>
        <w:t xml:space="preserve"> </w:t>
      </w:r>
      <w:r>
        <w:t>years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mentioned</w:t>
      </w:r>
      <w:r>
        <w:rPr>
          <w:spacing w:val="-12"/>
        </w:rPr>
        <w:t xml:space="preserve"> </w:t>
      </w:r>
      <w:r>
        <w:t>tec</w:t>
      </w:r>
      <w:r>
        <w:t>hnologies</w:t>
      </w:r>
      <w:r>
        <w:rPr>
          <w:spacing w:val="-11"/>
        </w:rPr>
        <w:t xml:space="preserve"> </w:t>
      </w:r>
      <w:r>
        <w:t>significantly</w:t>
      </w:r>
      <w:r>
        <w:rPr>
          <w:spacing w:val="-12"/>
        </w:rPr>
        <w:t xml:space="preserve"> </w:t>
      </w:r>
      <w:r>
        <w:t>decreased.</w:t>
      </w:r>
      <w:r>
        <w:rPr>
          <w:spacing w:val="1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contrary,</w:t>
      </w:r>
      <w:r>
        <w:rPr>
          <w:spacing w:val="-8"/>
        </w:rPr>
        <w:t xml:space="preserve"> </w:t>
      </w:r>
      <w:r>
        <w:t>amounts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investements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NLP</w:t>
      </w:r>
      <w:r>
        <w:rPr>
          <w:spacing w:val="-8"/>
        </w:rPr>
        <w:t xml:space="preserve"> </w:t>
      </w:r>
      <w:r>
        <w:t>drastically</w:t>
      </w:r>
      <w:r>
        <w:rPr>
          <w:spacing w:val="-8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year.</w:t>
      </w:r>
      <w:r>
        <w:rPr>
          <w:spacing w:val="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2020</w:t>
      </w:r>
      <w:r>
        <w:rPr>
          <w:spacing w:val="-58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NLP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$1.8</w:t>
      </w:r>
      <w:r>
        <w:rPr>
          <w:spacing w:val="-9"/>
        </w:rPr>
        <w:t xml:space="preserve"> </w:t>
      </w:r>
      <w:r>
        <w:t>billion,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expected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grow</w:t>
      </w:r>
      <w:r>
        <w:rPr>
          <w:spacing w:val="-9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$14.4</w:t>
      </w:r>
      <w:r>
        <w:rPr>
          <w:spacing w:val="-10"/>
        </w:rPr>
        <w:t xml:space="preserve"> </w:t>
      </w:r>
      <w:r>
        <w:t>billion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2026.</w:t>
      </w:r>
    </w:p>
    <w:p w14:paraId="01B2C047" w14:textId="77777777" w:rsidR="00DE70B6" w:rsidRDefault="00603B20">
      <w:pPr>
        <w:pStyle w:val="BodyText"/>
        <w:spacing w:before="5" w:line="357" w:lineRule="auto"/>
        <w:ind w:right="113" w:firstLine="566"/>
        <w:jc w:val="both"/>
      </w:pPr>
      <w:r>
        <w:t xml:space="preserve">It is important to highlight the exponential grow and </w:t>
      </w:r>
      <w:proofErr w:type="spellStart"/>
      <w:r>
        <w:t>compliction</w:t>
      </w:r>
      <w:proofErr w:type="spellEnd"/>
      <w:r>
        <w:t xml:space="preserve"> of those models. NLP</w:t>
      </w:r>
      <w:r>
        <w:rPr>
          <w:spacing w:val="1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billions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coefficients,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generation,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175</w:t>
      </w:r>
      <w:r>
        <w:rPr>
          <w:spacing w:val="-2"/>
        </w:rPr>
        <w:t xml:space="preserve"> </w:t>
      </w:r>
      <w:r>
        <w:t>billion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famous</w:t>
      </w:r>
      <w:r>
        <w:rPr>
          <w:spacing w:val="-3"/>
        </w:rPr>
        <w:t xml:space="preserve"> </w:t>
      </w:r>
      <w:r>
        <w:t>GPT-3.</w:t>
      </w:r>
    </w:p>
    <w:p w14:paraId="4187250E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rPr>
          <w:w w:val="95"/>
        </w:rPr>
        <w:t>Main purpose of NLP with AI in this case is to replace usual contact centers and to improve</w:t>
      </w:r>
      <w:r>
        <w:rPr>
          <w:spacing w:val="1"/>
          <w:w w:val="95"/>
        </w:rPr>
        <w:t xml:space="preserve"> </w:t>
      </w:r>
      <w:r>
        <w:t>customer experience. The reason of replacement is a comparingly low conversion for existing</w:t>
      </w:r>
      <w:r>
        <w:rPr>
          <w:spacing w:val="1"/>
        </w:rPr>
        <w:t xml:space="preserve"> </w:t>
      </w:r>
      <w:r>
        <w:t>solutions.</w:t>
      </w:r>
      <w:r>
        <w:rPr>
          <w:spacing w:val="13"/>
        </w:rPr>
        <w:t xml:space="preserve"> </w:t>
      </w:r>
      <w:r>
        <w:t>Contact</w:t>
      </w:r>
      <w:r>
        <w:rPr>
          <w:spacing w:val="-7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infamous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times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solutions.</w:t>
      </w:r>
      <w:r>
        <w:rPr>
          <w:spacing w:val="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58"/>
        </w:rPr>
        <w:t xml:space="preserve"> </w:t>
      </w:r>
      <w:proofErr w:type="spellStart"/>
      <w:r>
        <w:t>extremelly</w:t>
      </w:r>
      <w:proofErr w:type="spellEnd"/>
      <w:r>
        <w:rPr>
          <w:spacing w:val="-3"/>
        </w:rPr>
        <w:t xml:space="preserve"> </w:t>
      </w:r>
      <w:r>
        <w:t>important,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conversion</w:t>
      </w:r>
      <w:r>
        <w:rPr>
          <w:spacing w:val="-3"/>
        </w:rPr>
        <w:t xml:space="preserve"> </w:t>
      </w:r>
      <w:r>
        <w:t>rates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brands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minute.</w:t>
      </w:r>
      <w:r>
        <w:rPr>
          <w:spacing w:val="34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researches,</w:t>
      </w:r>
      <w:r>
        <w:rPr>
          <w:spacing w:val="5"/>
        </w:rPr>
        <w:t xml:space="preserve"> </w:t>
      </w:r>
      <w:r>
        <w:t>78%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proofErr w:type="spellStart"/>
      <w:r>
        <w:t>responsers</w:t>
      </w:r>
      <w:proofErr w:type="spellEnd"/>
      <w:r>
        <w:rPr>
          <w:spacing w:val="4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switch</w:t>
      </w:r>
      <w:r>
        <w:rPr>
          <w:spacing w:val="3"/>
        </w:rPr>
        <w:t xml:space="preserve"> </w:t>
      </w:r>
      <w:r>
        <w:t>brand</w:t>
      </w:r>
      <w:r>
        <w:rPr>
          <w:spacing w:val="4"/>
        </w:rPr>
        <w:t xml:space="preserve"> </w:t>
      </w:r>
      <w:r>
        <w:t>preferences</w:t>
      </w:r>
      <w:r>
        <w:rPr>
          <w:spacing w:val="3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</w:p>
    <w:p w14:paraId="78A56BF1" w14:textId="77777777" w:rsidR="00DE70B6" w:rsidRDefault="00DE70B6">
      <w:pPr>
        <w:spacing w:line="357" w:lineRule="auto"/>
        <w:jc w:val="both"/>
        <w:sectPr w:rsidR="00DE70B6">
          <w:pgSz w:w="11910" w:h="16840"/>
          <w:pgMar w:top="1520" w:right="1300" w:bottom="1020" w:left="1300" w:header="0" w:footer="833" w:gutter="0"/>
          <w:cols w:space="708"/>
        </w:sectPr>
      </w:pPr>
    </w:p>
    <w:p w14:paraId="7D2AF5EE" w14:textId="77777777" w:rsidR="00DE70B6" w:rsidRDefault="00603B20">
      <w:pPr>
        <w:pStyle w:val="BodyText"/>
        <w:spacing w:before="74" w:line="357" w:lineRule="auto"/>
        <w:ind w:right="116"/>
        <w:jc w:val="both"/>
      </w:pPr>
      <w:r>
        <w:lastRenderedPageBreak/>
        <w:t>poor response times, while 73% will recommend highly responsive brands. Additionally, 59%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responders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proofErr w:type="spellStart"/>
      <w:r>
        <w:t>extremelly</w:t>
      </w:r>
      <w:proofErr w:type="spellEnd"/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conversion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brands.</w:t>
      </w:r>
    </w:p>
    <w:p w14:paraId="7429B58D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achieving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t>uto-</w:t>
      </w:r>
      <w:r>
        <w:rPr>
          <w:spacing w:val="-57"/>
        </w:rPr>
        <w:t xml:space="preserve"> </w:t>
      </w:r>
      <w:r>
        <w:t>mated conversational banking. Chat-bots are known for giving high conversion rates and large</w:t>
      </w:r>
      <w:r>
        <w:rPr>
          <w:spacing w:val="-57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considerable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proofErr w:type="spellStart"/>
      <w:r>
        <w:t>inverstments</w:t>
      </w:r>
      <w:proofErr w:type="spellEnd"/>
      <w:r>
        <w:t>.</w:t>
      </w:r>
    </w:p>
    <w:p w14:paraId="7F26D96E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In</w:t>
      </w:r>
      <w:r>
        <w:rPr>
          <w:spacing w:val="-12"/>
        </w:rPr>
        <w:t xml:space="preserve"> </w:t>
      </w:r>
      <w:r>
        <w:t>consequence,</w:t>
      </w:r>
      <w:r>
        <w:rPr>
          <w:spacing w:val="-11"/>
        </w:rPr>
        <w:t xml:space="preserve"> </w:t>
      </w:r>
      <w:r>
        <w:t>banks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strive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influence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dialog</w:t>
      </w:r>
      <w:r>
        <w:rPr>
          <w:spacing w:val="-11"/>
        </w:rPr>
        <w:t xml:space="preserve"> </w:t>
      </w:r>
      <w:r>
        <w:t>interfaces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client,</w:t>
      </w:r>
      <w:r>
        <w:rPr>
          <w:spacing w:val="-11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which clients can transfer funds, send it to other clients, issue card, convert currency, execute</w:t>
      </w:r>
      <w:r>
        <w:rPr>
          <w:spacing w:val="1"/>
        </w:rPr>
        <w:t xml:space="preserve"> </w:t>
      </w:r>
      <w:r>
        <w:t>payments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tasks.</w:t>
      </w:r>
    </w:p>
    <w:p w14:paraId="107050DE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mix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Conversational</w:t>
      </w:r>
      <w:r>
        <w:rPr>
          <w:spacing w:val="-9"/>
        </w:rPr>
        <w:t xml:space="preserve"> </w:t>
      </w:r>
      <w:r>
        <w:t>banking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Banking.</w:t>
      </w:r>
      <w:r>
        <w:rPr>
          <w:spacing w:val="13"/>
        </w:rPr>
        <w:t xml:space="preserve"> </w:t>
      </w:r>
      <w:r>
        <w:t>How-</w:t>
      </w:r>
      <w:r>
        <w:rPr>
          <w:spacing w:val="-58"/>
        </w:rPr>
        <w:t xml:space="preserve"> </w:t>
      </w:r>
      <w:r>
        <w:t>ever, the main difference is in user experience.</w:t>
      </w:r>
      <w:r>
        <w:rPr>
          <w:spacing w:val="1"/>
        </w:rPr>
        <w:t xml:space="preserve"> </w:t>
      </w:r>
      <w:r>
        <w:t>Mobile and Internet banking are hierarchical</w:t>
      </w:r>
      <w:r>
        <w:rPr>
          <w:spacing w:val="1"/>
        </w:rPr>
        <w:t xml:space="preserve"> </w:t>
      </w:r>
      <w:r>
        <w:t>trees, both of those have a concrete form. It is always an application, in which user can click</w:t>
      </w:r>
      <w:r>
        <w:rPr>
          <w:spacing w:val="1"/>
        </w:rPr>
        <w:t xml:space="preserve"> </w:t>
      </w:r>
      <w:r>
        <w:t>buttons, check charts and read text in order to manipulate and mak</w:t>
      </w:r>
      <w:r>
        <w:t>e actions.</w:t>
      </w:r>
      <w:r>
        <w:rPr>
          <w:spacing w:val="1"/>
        </w:rPr>
        <w:t xml:space="preserve"> </w:t>
      </w:r>
      <w:r>
        <w:t>Conversational</w:t>
      </w:r>
      <w:r>
        <w:rPr>
          <w:spacing w:val="1"/>
        </w:rPr>
        <w:t xml:space="preserve"> </w:t>
      </w:r>
      <w:r>
        <w:t>banking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much</w:t>
      </w:r>
      <w:r>
        <w:rPr>
          <w:spacing w:val="-13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abstract.</w:t>
      </w:r>
      <w:r>
        <w:rPr>
          <w:spacing w:val="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dialog,</w:t>
      </w:r>
      <w:r>
        <w:rPr>
          <w:spacing w:val="-11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know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structure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interaction.</w:t>
      </w:r>
      <w:r>
        <w:rPr>
          <w:spacing w:val="1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something</w:t>
      </w:r>
      <w:r>
        <w:rPr>
          <w:spacing w:val="-9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intent</w:t>
      </w:r>
      <w:r>
        <w:rPr>
          <w:spacing w:val="-9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important,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invoke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action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intention.</w:t>
      </w:r>
      <w:r>
        <w:rPr>
          <w:spacing w:val="11"/>
        </w:rPr>
        <w:t xml:space="preserve"> </w:t>
      </w:r>
      <w:r>
        <w:t>He</w:t>
      </w:r>
      <w:r>
        <w:rPr>
          <w:spacing w:val="-15"/>
        </w:rPr>
        <w:t xml:space="preserve"> </w:t>
      </w:r>
      <w:r>
        <w:t>doesn’t</w:t>
      </w:r>
      <w:r>
        <w:rPr>
          <w:spacing w:val="-15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know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achieve</w:t>
      </w:r>
      <w:r>
        <w:rPr>
          <w:spacing w:val="-15"/>
        </w:rPr>
        <w:t xml:space="preserve"> </w:t>
      </w:r>
      <w:r>
        <w:t>something,</w:t>
      </w:r>
      <w:r>
        <w:rPr>
          <w:spacing w:val="-58"/>
        </w:rPr>
        <w:t xml:space="preserve"> </w:t>
      </w:r>
      <w:r>
        <w:t>he can just ask. However, in this case client can rely only on his knowledge, as there would be</w:t>
      </w:r>
      <w:r>
        <w:rPr>
          <w:spacing w:val="-57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menus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check.</w:t>
      </w:r>
    </w:p>
    <w:p w14:paraId="3FDB0A86" w14:textId="77777777" w:rsidR="00DE70B6" w:rsidRDefault="00603B20">
      <w:pPr>
        <w:pStyle w:val="BodyText"/>
        <w:spacing w:before="5" w:line="357" w:lineRule="auto"/>
        <w:ind w:right="113" w:firstLine="566"/>
        <w:jc w:val="both"/>
      </w:pPr>
      <w:r>
        <w:t>Front-office for Conversational banking may have different forms. This can be a contact</w:t>
      </w:r>
      <w:r>
        <w:rPr>
          <w:spacing w:val="-57"/>
        </w:rPr>
        <w:t xml:space="preserve"> </w:t>
      </w:r>
      <w:r>
        <w:rPr>
          <w:w w:val="95"/>
        </w:rPr>
        <w:t>center, retail business unit for dialog-ba</w:t>
      </w:r>
      <w:r>
        <w:rPr>
          <w:w w:val="95"/>
        </w:rPr>
        <w:t>sed conversation.</w:t>
      </w:r>
      <w:r>
        <w:rPr>
          <w:spacing w:val="1"/>
          <w:w w:val="95"/>
        </w:rPr>
        <w:t xml:space="preserve"> </w:t>
      </w:r>
      <w:r>
        <w:rPr>
          <w:w w:val="95"/>
        </w:rPr>
        <w:t>Couple of years ago, bank client on any</w:t>
      </w:r>
      <w:r>
        <w:rPr>
          <w:spacing w:val="1"/>
          <w:w w:val="95"/>
        </w:rPr>
        <w:t xml:space="preserve"> </w:t>
      </w:r>
      <w:r>
        <w:t>problem</w:t>
      </w:r>
      <w:r>
        <w:rPr>
          <w:spacing w:val="-15"/>
        </w:rPr>
        <w:t xml:space="preserve"> </w:t>
      </w:r>
      <w:r>
        <w:t>had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call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contact</w:t>
      </w:r>
      <w:r>
        <w:rPr>
          <w:spacing w:val="-14"/>
        </w:rPr>
        <w:t xml:space="preserve"> </w:t>
      </w:r>
      <w:r>
        <w:t>center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talk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t>manager.</w:t>
      </w:r>
      <w:r>
        <w:rPr>
          <w:spacing w:val="24"/>
        </w:rPr>
        <w:t xml:space="preserve"> </w:t>
      </w:r>
      <w:r>
        <w:t>Nowadays,</w:t>
      </w:r>
      <w:r>
        <w:rPr>
          <w:spacing w:val="-58"/>
        </w:rPr>
        <w:t xml:space="preserve"> </w:t>
      </w:r>
      <w:r>
        <w:rPr>
          <w:w w:val="95"/>
        </w:rPr>
        <w:t>there are other options.</w:t>
      </w:r>
      <w:r>
        <w:rPr>
          <w:spacing w:val="1"/>
          <w:w w:val="95"/>
        </w:rPr>
        <w:t xml:space="preserve"> </w:t>
      </w:r>
      <w:r>
        <w:rPr>
          <w:w w:val="95"/>
        </w:rPr>
        <w:t>Much more interesting option is a messenger, as a front-office for textual</w:t>
      </w:r>
      <w:r>
        <w:rPr>
          <w:spacing w:val="1"/>
          <w:w w:val="95"/>
        </w:rPr>
        <w:t xml:space="preserve"> </w:t>
      </w:r>
      <w:r>
        <w:t>in</w:t>
      </w:r>
      <w:r>
        <w:t>teractions.</w:t>
      </w:r>
      <w:r>
        <w:rPr>
          <w:spacing w:val="1"/>
        </w:rPr>
        <w:t xml:space="preserve"> </w:t>
      </w:r>
      <w:r>
        <w:t>In this case, this can be both a chat-bot in a popular messenger app or a social</w:t>
      </w:r>
      <w:r>
        <w:rPr>
          <w:spacing w:val="1"/>
        </w:rPr>
        <w:t xml:space="preserve"> </w:t>
      </w:r>
      <w:r>
        <w:t>network,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chat-bot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assistant.</w:t>
      </w:r>
    </w:p>
    <w:p w14:paraId="512F8128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Currently, it is a popular solution to use chat-bots which can answer to the most simple</w:t>
      </w:r>
      <w:r>
        <w:rPr>
          <w:spacing w:val="1"/>
        </w:rPr>
        <w:t xml:space="preserve"> </w:t>
      </w:r>
      <w:r>
        <w:t>question, but mostly transfer a conversation to the contact center. Though, this is a not a most</w:t>
      </w:r>
      <w:r>
        <w:rPr>
          <w:spacing w:val="1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firstly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spend</w:t>
      </w:r>
      <w:r>
        <w:rPr>
          <w:spacing w:val="-6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h</w:t>
      </w:r>
      <w:r>
        <w:t>is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chat-bot,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specialist.</w:t>
      </w:r>
    </w:p>
    <w:p w14:paraId="267ACA80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However,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comfortable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problems</w:t>
      </w:r>
      <w:r>
        <w:rPr>
          <w:spacing w:val="-13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common</w:t>
      </w:r>
      <w:r>
        <w:rPr>
          <w:spacing w:val="-13"/>
        </w:rPr>
        <w:t xml:space="preserve"> </w:t>
      </w:r>
      <w:proofErr w:type="spellStart"/>
      <w:r>
        <w:t>chan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nels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interactions,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in-person</w:t>
      </w:r>
      <w:r>
        <w:rPr>
          <w:spacing w:val="-2"/>
        </w:rPr>
        <w:t xml:space="preserve"> </w:t>
      </w:r>
      <w:r>
        <w:t>conversation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branch.</w:t>
      </w:r>
    </w:p>
    <w:p w14:paraId="4FB76AB7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This is due too negative experience with current automated conversational solutions.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too early to talk about conversational banking in a poor form, as chat-bots are on such level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purely,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yet.</w:t>
      </w:r>
      <w:r>
        <w:rPr>
          <w:spacing w:val="-5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satisfaction.</w:t>
      </w:r>
    </w:p>
    <w:p w14:paraId="4A85BCA1" w14:textId="77777777" w:rsidR="00DE70B6" w:rsidRDefault="00603B20">
      <w:pPr>
        <w:pStyle w:val="BodyText"/>
        <w:spacing w:before="2"/>
        <w:ind w:left="684"/>
        <w:jc w:val="both"/>
      </w:pP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side,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discuss</w:t>
      </w:r>
      <w:r>
        <w:rPr>
          <w:spacing w:val="-7"/>
        </w:rPr>
        <w:t xml:space="preserve"> </w:t>
      </w:r>
      <w:r>
        <w:t>approaches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system.</w:t>
      </w:r>
      <w:r>
        <w:rPr>
          <w:spacing w:val="14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client</w:t>
      </w:r>
    </w:p>
    <w:p w14:paraId="07A257A4" w14:textId="77777777" w:rsidR="00DE70B6" w:rsidRDefault="00DE70B6">
      <w:pPr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tbl>
      <w:tblPr>
        <w:tblW w:w="0" w:type="auto"/>
        <w:tblInd w:w="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2"/>
        <w:gridCol w:w="2959"/>
        <w:gridCol w:w="816"/>
        <w:gridCol w:w="2143"/>
        <w:gridCol w:w="1633"/>
      </w:tblGrid>
      <w:tr w:rsidR="00DE70B6" w14:paraId="405F5592" w14:textId="77777777">
        <w:trPr>
          <w:trHeight w:val="595"/>
        </w:trPr>
        <w:tc>
          <w:tcPr>
            <w:tcW w:w="8163" w:type="dxa"/>
            <w:gridSpan w:val="5"/>
            <w:tcBorders>
              <w:bottom w:val="nil"/>
            </w:tcBorders>
          </w:tcPr>
          <w:p w14:paraId="7A08D84F" w14:textId="77777777" w:rsidR="00DE70B6" w:rsidRDefault="00DE70B6">
            <w:pPr>
              <w:pStyle w:val="TableParagraph"/>
              <w:spacing w:line="240" w:lineRule="auto"/>
              <w:jc w:val="left"/>
            </w:pPr>
          </w:p>
        </w:tc>
      </w:tr>
      <w:tr w:rsidR="00DE70B6" w14:paraId="0F9B2029" w14:textId="77777777">
        <w:trPr>
          <w:trHeight w:val="189"/>
        </w:trPr>
        <w:tc>
          <w:tcPr>
            <w:tcW w:w="6530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B2B2FF"/>
          </w:tcPr>
          <w:p w14:paraId="24629A15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1633" w:type="dxa"/>
            <w:tcBorders>
              <w:top w:val="nil"/>
              <w:left w:val="single" w:sz="4" w:space="0" w:color="0000FF"/>
              <w:bottom w:val="nil"/>
            </w:tcBorders>
          </w:tcPr>
          <w:p w14:paraId="75BDDB83" w14:textId="77777777" w:rsidR="00DE70B6" w:rsidRDefault="00603B20">
            <w:pPr>
              <w:pStyle w:val="TableParagraph"/>
              <w:spacing w:line="169" w:lineRule="exact"/>
              <w:ind w:left="83"/>
              <w:jc w:val="left"/>
              <w:rPr>
                <w:sz w:val="24"/>
              </w:rPr>
            </w:pPr>
            <w:bookmarkStart w:id="571" w:name="_bookmark28"/>
            <w:bookmarkEnd w:id="571"/>
            <w:r>
              <w:rPr>
                <w:color w:val="0000FF"/>
                <w:sz w:val="24"/>
              </w:rPr>
              <w:t>64%</w:t>
            </w:r>
          </w:p>
        </w:tc>
      </w:tr>
      <w:tr w:rsidR="00DE70B6" w14:paraId="671BC767" w14:textId="77777777">
        <w:trPr>
          <w:trHeight w:val="118"/>
        </w:trPr>
        <w:tc>
          <w:tcPr>
            <w:tcW w:w="8163" w:type="dxa"/>
            <w:gridSpan w:val="5"/>
            <w:tcBorders>
              <w:top w:val="nil"/>
              <w:bottom w:val="nil"/>
            </w:tcBorders>
          </w:tcPr>
          <w:p w14:paraId="4D2D8A34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6"/>
              </w:rPr>
            </w:pPr>
          </w:p>
        </w:tc>
      </w:tr>
      <w:tr w:rsidR="00DE70B6" w14:paraId="3ACA0714" w14:textId="77777777">
        <w:trPr>
          <w:trHeight w:val="189"/>
        </w:trPr>
        <w:tc>
          <w:tcPr>
            <w:tcW w:w="4387" w:type="dxa"/>
            <w:gridSpan w:val="3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FFB2B2"/>
          </w:tcPr>
          <w:p w14:paraId="2FBDA471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3776" w:type="dxa"/>
            <w:gridSpan w:val="2"/>
            <w:tcBorders>
              <w:top w:val="nil"/>
              <w:left w:val="single" w:sz="4" w:space="0" w:color="FF0000"/>
              <w:bottom w:val="nil"/>
            </w:tcBorders>
          </w:tcPr>
          <w:p w14:paraId="195A5DB7" w14:textId="77777777" w:rsidR="00DE70B6" w:rsidRDefault="00603B20">
            <w:pPr>
              <w:pStyle w:val="TableParagraph"/>
              <w:spacing w:line="169" w:lineRule="exact"/>
              <w:ind w:left="83"/>
              <w:jc w:val="left"/>
              <w:rPr>
                <w:sz w:val="24"/>
              </w:rPr>
            </w:pPr>
            <w:r>
              <w:rPr>
                <w:color w:val="FF0000"/>
                <w:sz w:val="24"/>
              </w:rPr>
              <w:t>43%</w:t>
            </w:r>
          </w:p>
        </w:tc>
      </w:tr>
      <w:tr w:rsidR="00DE70B6" w14:paraId="51B69E48" w14:textId="77777777">
        <w:trPr>
          <w:trHeight w:val="118"/>
        </w:trPr>
        <w:tc>
          <w:tcPr>
            <w:tcW w:w="8163" w:type="dxa"/>
            <w:gridSpan w:val="5"/>
            <w:tcBorders>
              <w:top w:val="nil"/>
              <w:bottom w:val="nil"/>
            </w:tcBorders>
          </w:tcPr>
          <w:p w14:paraId="737E5CAF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6"/>
              </w:rPr>
            </w:pPr>
          </w:p>
        </w:tc>
      </w:tr>
      <w:tr w:rsidR="00DE70B6" w14:paraId="3BBE061A" w14:textId="77777777">
        <w:trPr>
          <w:trHeight w:val="189"/>
        </w:trPr>
        <w:tc>
          <w:tcPr>
            <w:tcW w:w="3571" w:type="dxa"/>
            <w:gridSpan w:val="2"/>
            <w:tcBorders>
              <w:top w:val="single" w:sz="4" w:space="0" w:color="724C26"/>
              <w:left w:val="single" w:sz="4" w:space="0" w:color="724C26"/>
              <w:bottom w:val="single" w:sz="4" w:space="0" w:color="724C26"/>
              <w:right w:val="single" w:sz="4" w:space="0" w:color="724C26"/>
            </w:tcBorders>
            <w:shd w:val="clear" w:color="auto" w:fill="EBD8C5"/>
          </w:tcPr>
          <w:p w14:paraId="65E321F8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4592" w:type="dxa"/>
            <w:gridSpan w:val="3"/>
            <w:tcBorders>
              <w:top w:val="nil"/>
              <w:left w:val="single" w:sz="4" w:space="0" w:color="724C26"/>
              <w:bottom w:val="nil"/>
            </w:tcBorders>
          </w:tcPr>
          <w:p w14:paraId="559B23EC" w14:textId="77777777" w:rsidR="00DE70B6" w:rsidRDefault="00603B20">
            <w:pPr>
              <w:pStyle w:val="TableParagraph"/>
              <w:spacing w:line="169" w:lineRule="exact"/>
              <w:ind w:left="83"/>
              <w:jc w:val="left"/>
              <w:rPr>
                <w:sz w:val="24"/>
              </w:rPr>
            </w:pPr>
            <w:r>
              <w:rPr>
                <w:color w:val="724C26"/>
                <w:sz w:val="24"/>
              </w:rPr>
              <w:t>35%</w:t>
            </w:r>
          </w:p>
        </w:tc>
      </w:tr>
      <w:tr w:rsidR="00DE70B6" w14:paraId="182246F6" w14:textId="77777777">
        <w:trPr>
          <w:trHeight w:val="118"/>
        </w:trPr>
        <w:tc>
          <w:tcPr>
            <w:tcW w:w="8163" w:type="dxa"/>
            <w:gridSpan w:val="5"/>
            <w:tcBorders>
              <w:top w:val="nil"/>
              <w:bottom w:val="nil"/>
            </w:tcBorders>
          </w:tcPr>
          <w:p w14:paraId="03FCE678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6"/>
              </w:rPr>
            </w:pPr>
          </w:p>
        </w:tc>
      </w:tr>
      <w:tr w:rsidR="00DE70B6" w14:paraId="6FBDD7CA" w14:textId="77777777">
        <w:trPr>
          <w:trHeight w:val="189"/>
        </w:trPr>
        <w:tc>
          <w:tcPr>
            <w:tcW w:w="3571" w:type="dxa"/>
            <w:gridSpan w:val="2"/>
            <w:shd w:val="clear" w:color="auto" w:fill="7F7F7F"/>
          </w:tcPr>
          <w:p w14:paraId="76091C23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4592" w:type="dxa"/>
            <w:gridSpan w:val="3"/>
            <w:tcBorders>
              <w:top w:val="nil"/>
              <w:bottom w:val="nil"/>
            </w:tcBorders>
          </w:tcPr>
          <w:p w14:paraId="56896393" w14:textId="77777777" w:rsidR="00DE70B6" w:rsidRDefault="00603B20">
            <w:pPr>
              <w:pStyle w:val="TableParagraph"/>
              <w:spacing w:line="16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35%</w:t>
            </w:r>
          </w:p>
        </w:tc>
      </w:tr>
      <w:tr w:rsidR="00DE70B6" w14:paraId="3124A036" w14:textId="77777777">
        <w:trPr>
          <w:trHeight w:val="118"/>
        </w:trPr>
        <w:tc>
          <w:tcPr>
            <w:tcW w:w="8163" w:type="dxa"/>
            <w:gridSpan w:val="5"/>
            <w:tcBorders>
              <w:top w:val="nil"/>
              <w:bottom w:val="nil"/>
            </w:tcBorders>
          </w:tcPr>
          <w:p w14:paraId="610C54F8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6"/>
              </w:rPr>
            </w:pPr>
          </w:p>
        </w:tc>
      </w:tr>
      <w:tr w:rsidR="00DE70B6" w14:paraId="40A91CF7" w14:textId="77777777">
        <w:trPr>
          <w:trHeight w:val="189"/>
        </w:trPr>
        <w:tc>
          <w:tcPr>
            <w:tcW w:w="612" w:type="dxa"/>
            <w:tcBorders>
              <w:top w:val="single" w:sz="4" w:space="0" w:color="660066"/>
              <w:left w:val="single" w:sz="4" w:space="0" w:color="660066"/>
              <w:bottom w:val="single" w:sz="4" w:space="0" w:color="660066"/>
              <w:right w:val="single" w:sz="4" w:space="0" w:color="660066"/>
            </w:tcBorders>
            <w:shd w:val="clear" w:color="auto" w:fill="7F007F"/>
          </w:tcPr>
          <w:p w14:paraId="65230398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12"/>
              </w:rPr>
            </w:pPr>
          </w:p>
        </w:tc>
        <w:tc>
          <w:tcPr>
            <w:tcW w:w="7551" w:type="dxa"/>
            <w:gridSpan w:val="4"/>
            <w:tcBorders>
              <w:top w:val="nil"/>
              <w:left w:val="single" w:sz="4" w:space="0" w:color="660066"/>
              <w:bottom w:val="nil"/>
            </w:tcBorders>
          </w:tcPr>
          <w:p w14:paraId="0B4DBF1B" w14:textId="77777777" w:rsidR="00DE70B6" w:rsidRDefault="00603B20">
            <w:pPr>
              <w:pStyle w:val="TableParagraph"/>
              <w:spacing w:line="169" w:lineRule="exact"/>
              <w:ind w:left="82"/>
              <w:jc w:val="left"/>
              <w:rPr>
                <w:sz w:val="24"/>
              </w:rPr>
            </w:pPr>
            <w:r>
              <w:rPr>
                <w:color w:val="660066"/>
                <w:sz w:val="24"/>
              </w:rPr>
              <w:t>6%</w:t>
            </w:r>
          </w:p>
        </w:tc>
      </w:tr>
      <w:tr w:rsidR="00DE70B6" w14:paraId="64DFFEF4" w14:textId="77777777">
        <w:trPr>
          <w:trHeight w:val="595"/>
        </w:trPr>
        <w:tc>
          <w:tcPr>
            <w:tcW w:w="8163" w:type="dxa"/>
            <w:gridSpan w:val="5"/>
            <w:tcBorders>
              <w:top w:val="nil"/>
            </w:tcBorders>
          </w:tcPr>
          <w:p w14:paraId="32C90560" w14:textId="77777777" w:rsidR="00DE70B6" w:rsidRDefault="00DE70B6">
            <w:pPr>
              <w:pStyle w:val="TableParagraph"/>
              <w:spacing w:line="240" w:lineRule="auto"/>
              <w:jc w:val="left"/>
            </w:pPr>
          </w:p>
        </w:tc>
      </w:tr>
    </w:tbl>
    <w:p w14:paraId="0044B0A2" w14:textId="77777777" w:rsidR="00DE70B6" w:rsidRDefault="00DE70B6">
      <w:pPr>
        <w:pStyle w:val="BodyText"/>
        <w:ind w:left="0"/>
        <w:rPr>
          <w:sz w:val="20"/>
        </w:rPr>
      </w:pPr>
    </w:p>
    <w:p w14:paraId="6638F018" w14:textId="77777777" w:rsidR="00DE70B6" w:rsidRDefault="00DE70B6">
      <w:pPr>
        <w:pStyle w:val="BodyText"/>
        <w:ind w:left="0"/>
        <w:rPr>
          <w:sz w:val="20"/>
        </w:rPr>
      </w:pPr>
    </w:p>
    <w:p w14:paraId="315FC03B" w14:textId="639F61FD" w:rsidR="00DE70B6" w:rsidRDefault="003076F5">
      <w:pPr>
        <w:pStyle w:val="BodyText"/>
        <w:spacing w:before="10"/>
        <w:ind w:left="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D204203" wp14:editId="56D9264E">
                <wp:simplePos x="0" y="0"/>
                <wp:positionH relativeFrom="page">
                  <wp:posOffset>2673350</wp:posOffset>
                </wp:positionH>
                <wp:positionV relativeFrom="paragraph">
                  <wp:posOffset>138430</wp:posOffset>
                </wp:positionV>
                <wp:extent cx="2261235" cy="949960"/>
                <wp:effectExtent l="0" t="0" r="0" b="0"/>
                <wp:wrapTopAndBottom/>
                <wp:docPr id="201" name="docshapegroup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1235" cy="949960"/>
                          <a:chOff x="4210" y="218"/>
                          <a:chExt cx="3561" cy="1496"/>
                        </a:xfrm>
                      </wpg:grpSpPr>
                      <wps:wsp>
                        <wps:cNvPr id="202" name="docshape36"/>
                        <wps:cNvSpPr>
                          <a:spLocks/>
                        </wps:cNvSpPr>
                        <wps:spPr bwMode="auto">
                          <a:xfrm>
                            <a:off x="4278" y="301"/>
                            <a:ext cx="192" cy="180"/>
                          </a:xfrm>
                          <a:custGeom>
                            <a:avLst/>
                            <a:gdLst>
                              <a:gd name="T0" fmla="+- 0 4422 4278"/>
                              <a:gd name="T1" fmla="*/ T0 w 192"/>
                              <a:gd name="T2" fmla="+- 0 301 301"/>
                              <a:gd name="T3" fmla="*/ 301 h 180"/>
                              <a:gd name="T4" fmla="+- 0 4278 4278"/>
                              <a:gd name="T5" fmla="*/ T4 w 192"/>
                              <a:gd name="T6" fmla="+- 0 301 301"/>
                              <a:gd name="T7" fmla="*/ 301 h 180"/>
                              <a:gd name="T8" fmla="+- 0 4278 4278"/>
                              <a:gd name="T9" fmla="*/ T8 w 192"/>
                              <a:gd name="T10" fmla="+- 0 361 301"/>
                              <a:gd name="T11" fmla="*/ 361 h 180"/>
                              <a:gd name="T12" fmla="+- 0 4422 4278"/>
                              <a:gd name="T13" fmla="*/ T12 w 192"/>
                              <a:gd name="T14" fmla="+- 0 361 301"/>
                              <a:gd name="T15" fmla="*/ 361 h 180"/>
                              <a:gd name="T16" fmla="+- 0 4422 4278"/>
                              <a:gd name="T17" fmla="*/ T16 w 192"/>
                              <a:gd name="T18" fmla="+- 0 301 301"/>
                              <a:gd name="T19" fmla="*/ 301 h 180"/>
                              <a:gd name="T20" fmla="+- 0 4469 4278"/>
                              <a:gd name="T21" fmla="*/ T20 w 192"/>
                              <a:gd name="T22" fmla="+- 0 421 301"/>
                              <a:gd name="T23" fmla="*/ 421 h 180"/>
                              <a:gd name="T24" fmla="+- 0 4278 4278"/>
                              <a:gd name="T25" fmla="*/ T24 w 192"/>
                              <a:gd name="T26" fmla="+- 0 421 301"/>
                              <a:gd name="T27" fmla="*/ 421 h 180"/>
                              <a:gd name="T28" fmla="+- 0 4278 4278"/>
                              <a:gd name="T29" fmla="*/ T28 w 192"/>
                              <a:gd name="T30" fmla="+- 0 481 301"/>
                              <a:gd name="T31" fmla="*/ 481 h 180"/>
                              <a:gd name="T32" fmla="+- 0 4469 4278"/>
                              <a:gd name="T33" fmla="*/ T32 w 192"/>
                              <a:gd name="T34" fmla="+- 0 481 301"/>
                              <a:gd name="T35" fmla="*/ 481 h 180"/>
                              <a:gd name="T36" fmla="+- 0 4469 4278"/>
                              <a:gd name="T37" fmla="*/ T36 w 192"/>
                              <a:gd name="T38" fmla="+- 0 421 301"/>
                              <a:gd name="T39" fmla="*/ 42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191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lnTo>
                                  <a:pt x="191" y="180"/>
                                </a:lnTo>
                                <a:lnTo>
                                  <a:pt x="191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2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37"/>
                        <wps:cNvSpPr>
                          <a:spLocks/>
                        </wps:cNvSpPr>
                        <wps:spPr bwMode="auto">
                          <a:xfrm>
                            <a:off x="4278" y="301"/>
                            <a:ext cx="192" cy="180"/>
                          </a:xfrm>
                          <a:custGeom>
                            <a:avLst/>
                            <a:gdLst>
                              <a:gd name="T0" fmla="+- 0 4278 4278"/>
                              <a:gd name="T1" fmla="*/ T0 w 192"/>
                              <a:gd name="T2" fmla="+- 0 481 301"/>
                              <a:gd name="T3" fmla="*/ 481 h 180"/>
                              <a:gd name="T4" fmla="+- 0 4469 4278"/>
                              <a:gd name="T5" fmla="*/ T4 w 192"/>
                              <a:gd name="T6" fmla="+- 0 481 301"/>
                              <a:gd name="T7" fmla="*/ 481 h 180"/>
                              <a:gd name="T8" fmla="+- 0 4469 4278"/>
                              <a:gd name="T9" fmla="*/ T8 w 192"/>
                              <a:gd name="T10" fmla="+- 0 421 301"/>
                              <a:gd name="T11" fmla="*/ 421 h 180"/>
                              <a:gd name="T12" fmla="+- 0 4278 4278"/>
                              <a:gd name="T13" fmla="*/ T12 w 192"/>
                              <a:gd name="T14" fmla="+- 0 421 301"/>
                              <a:gd name="T15" fmla="*/ 421 h 180"/>
                              <a:gd name="T16" fmla="+- 0 4278 4278"/>
                              <a:gd name="T17" fmla="*/ T16 w 192"/>
                              <a:gd name="T18" fmla="+- 0 481 301"/>
                              <a:gd name="T19" fmla="*/ 481 h 180"/>
                              <a:gd name="T20" fmla="+- 0 4278 4278"/>
                              <a:gd name="T21" fmla="*/ T20 w 192"/>
                              <a:gd name="T22" fmla="+- 0 361 301"/>
                              <a:gd name="T23" fmla="*/ 361 h 180"/>
                              <a:gd name="T24" fmla="+- 0 4422 4278"/>
                              <a:gd name="T25" fmla="*/ T24 w 192"/>
                              <a:gd name="T26" fmla="+- 0 361 301"/>
                              <a:gd name="T27" fmla="*/ 361 h 180"/>
                              <a:gd name="T28" fmla="+- 0 4422 4278"/>
                              <a:gd name="T29" fmla="*/ T28 w 192"/>
                              <a:gd name="T30" fmla="+- 0 301 301"/>
                              <a:gd name="T31" fmla="*/ 301 h 180"/>
                              <a:gd name="T32" fmla="+- 0 4278 4278"/>
                              <a:gd name="T33" fmla="*/ T32 w 192"/>
                              <a:gd name="T34" fmla="+- 0 301 301"/>
                              <a:gd name="T35" fmla="*/ 301 h 180"/>
                              <a:gd name="T36" fmla="+- 0 4278 4278"/>
                              <a:gd name="T37" fmla="*/ T36 w 192"/>
                              <a:gd name="T38" fmla="+- 0 361 301"/>
                              <a:gd name="T39" fmla="*/ 36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0" y="180"/>
                                </a:moveTo>
                                <a:lnTo>
                                  <a:pt x="191" y="180"/>
                                </a:lnTo>
                                <a:lnTo>
                                  <a:pt x="191" y="120"/>
                                </a:ln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close/>
                                <a:moveTo>
                                  <a:pt x="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4214" y="222"/>
                            <a:ext cx="3553" cy="148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AC5CC9" w14:textId="77777777" w:rsidR="00DE70B6" w:rsidRDefault="00603B20">
                              <w:pPr>
                                <w:spacing w:before="17" w:line="244" w:lineRule="auto"/>
                                <w:ind w:left="294" w:right="93" w:hanging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Calling a service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represntative</w:t>
                              </w:r>
                              <w:proofErr w:type="spellEnd"/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bank’s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live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chat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chatbot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Going in person to branch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Finding an answer on website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Reaching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social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04203" id="docshapegroup35" o:spid="_x0000_s1048" style="position:absolute;margin-left:210.5pt;margin-top:10.9pt;width:178.05pt;height:74.8pt;z-index:-15718912;mso-wrap-distance-left:0;mso-wrap-distance-right:0;mso-position-horizontal-relative:page;mso-position-vertical-relative:text" coordorigin="4210,218" coordsize="3561,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">
                <v:shape id="docshape36" o:spid="_x0000_s1049" style="position:absolute;left:4278;top:301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" path="m144,l,,,60r144,l144,xm191,120l,120r,60l191,180r,-60xe" fillcolor="#b2b2ff" stroked="f">
                  <v:path arrowok="t" o:connecttype="custom" o:connectlocs="144,301;0,301;0,361;144,361;144,301;191,421;0,421;0,481;191,481;191,421" o:connectangles="0,0,0,0,0,0,0,0,0,0"/>
                </v:shape>
                <v:shape id="docshape37" o:spid="_x0000_s1050" style="position:absolute;left:4278;top:301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" path="m,180r191,l191,120,,120r,60xm,60r144,l144,,,,,60xe" filled="f" strokecolor="blue" strokeweight=".14058mm">
                  <v:path arrowok="t" o:connecttype="custom" o:connectlocs="0,481;191,481;191,421;0,421;0,481;0,361;144,361;144,301;0,301;0,361" o:connectangles="0,0,0,0,0,0,0,0,0,0"/>
                </v:shape>
                <v:shape id="docshape38" o:spid="_x0000_s1051" type="#_x0000_t202" style="position:absolute;left:4214;top:222;width:3553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" filled="f" strokeweight=".14058mm">
                  <v:textbox inset="0,0,0,0">
                    <w:txbxContent>
                      <w:p w14:paraId="14AC5CC9" w14:textId="77777777" w:rsidR="00DE70B6" w:rsidRDefault="00603B20">
                        <w:pPr>
                          <w:spacing w:before="17" w:line="244" w:lineRule="auto"/>
                          <w:ind w:left="294" w:right="93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Calling a service </w:t>
                        </w:r>
                        <w:proofErr w:type="spellStart"/>
                        <w:r>
                          <w:rPr>
                            <w:sz w:val="24"/>
                          </w:rPr>
                          <w:t>represntative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bank’s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live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chat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chatbot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Going in person to branch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Finding an answer on website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Reaching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social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media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E74CB" w14:textId="77777777" w:rsidR="00DE70B6" w:rsidRDefault="00DE70B6">
      <w:pPr>
        <w:pStyle w:val="BodyText"/>
        <w:spacing w:before="7"/>
        <w:ind w:left="0"/>
        <w:rPr>
          <w:sz w:val="7"/>
        </w:rPr>
      </w:pPr>
    </w:p>
    <w:p w14:paraId="5FB37606" w14:textId="08165BC8" w:rsidR="00DE70B6" w:rsidRDefault="003076F5">
      <w:pPr>
        <w:pStyle w:val="BodyText"/>
        <w:spacing w:before="90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74720" behindDoc="1" locked="0" layoutInCell="1" allowOverlap="1" wp14:anchorId="7991317F" wp14:editId="1B863E72">
                <wp:simplePos x="0" y="0"/>
                <wp:positionH relativeFrom="page">
                  <wp:posOffset>2713990</wp:posOffset>
                </wp:positionH>
                <wp:positionV relativeFrom="paragraph">
                  <wp:posOffset>-775970</wp:posOffset>
                </wp:positionV>
                <wp:extent cx="127000" cy="119380"/>
                <wp:effectExtent l="0" t="0" r="0" b="0"/>
                <wp:wrapNone/>
                <wp:docPr id="198" name="docshapegroup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4274" y="-1222"/>
                          <a:chExt cx="200" cy="188"/>
                        </a:xfrm>
                      </wpg:grpSpPr>
                      <wps:wsp>
                        <wps:cNvPr id="199" name="docshape40"/>
                        <wps:cNvSpPr>
                          <a:spLocks/>
                        </wps:cNvSpPr>
                        <wps:spPr bwMode="auto">
                          <a:xfrm>
                            <a:off x="4278" y="-1219"/>
                            <a:ext cx="192" cy="180"/>
                          </a:xfrm>
                          <a:custGeom>
                            <a:avLst/>
                            <a:gdLst>
                              <a:gd name="T0" fmla="+- 0 4422 4278"/>
                              <a:gd name="T1" fmla="*/ T0 w 192"/>
                              <a:gd name="T2" fmla="+- 0 -1218 -1218"/>
                              <a:gd name="T3" fmla="*/ -1218 h 180"/>
                              <a:gd name="T4" fmla="+- 0 4278 4278"/>
                              <a:gd name="T5" fmla="*/ T4 w 192"/>
                              <a:gd name="T6" fmla="+- 0 -1218 -1218"/>
                              <a:gd name="T7" fmla="*/ -1218 h 180"/>
                              <a:gd name="T8" fmla="+- 0 4278 4278"/>
                              <a:gd name="T9" fmla="*/ T8 w 192"/>
                              <a:gd name="T10" fmla="+- 0 -1159 -1218"/>
                              <a:gd name="T11" fmla="*/ -1159 h 180"/>
                              <a:gd name="T12" fmla="+- 0 4422 4278"/>
                              <a:gd name="T13" fmla="*/ T12 w 192"/>
                              <a:gd name="T14" fmla="+- 0 -1159 -1218"/>
                              <a:gd name="T15" fmla="*/ -1159 h 180"/>
                              <a:gd name="T16" fmla="+- 0 4422 4278"/>
                              <a:gd name="T17" fmla="*/ T16 w 192"/>
                              <a:gd name="T18" fmla="+- 0 -1218 -1218"/>
                              <a:gd name="T19" fmla="*/ -1218 h 180"/>
                              <a:gd name="T20" fmla="+- 0 4469 4278"/>
                              <a:gd name="T21" fmla="*/ T20 w 192"/>
                              <a:gd name="T22" fmla="+- 0 -1099 -1218"/>
                              <a:gd name="T23" fmla="*/ -1099 h 180"/>
                              <a:gd name="T24" fmla="+- 0 4278 4278"/>
                              <a:gd name="T25" fmla="*/ T24 w 192"/>
                              <a:gd name="T26" fmla="+- 0 -1099 -1218"/>
                              <a:gd name="T27" fmla="*/ -1099 h 180"/>
                              <a:gd name="T28" fmla="+- 0 4278 4278"/>
                              <a:gd name="T29" fmla="*/ T28 w 192"/>
                              <a:gd name="T30" fmla="+- 0 -1039 -1218"/>
                              <a:gd name="T31" fmla="*/ -1039 h 180"/>
                              <a:gd name="T32" fmla="+- 0 4469 4278"/>
                              <a:gd name="T33" fmla="*/ T32 w 192"/>
                              <a:gd name="T34" fmla="+- 0 -1039 -1218"/>
                              <a:gd name="T35" fmla="*/ -1039 h 180"/>
                              <a:gd name="T36" fmla="+- 0 4469 4278"/>
                              <a:gd name="T37" fmla="*/ T36 w 192"/>
                              <a:gd name="T38" fmla="+- 0 -1099 -1218"/>
                              <a:gd name="T39" fmla="*/ -109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144" y="59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191" y="119"/>
                                </a:moveTo>
                                <a:lnTo>
                                  <a:pt x="0" y="119"/>
                                </a:lnTo>
                                <a:lnTo>
                                  <a:pt x="0" y="179"/>
                                </a:lnTo>
                                <a:lnTo>
                                  <a:pt x="191" y="179"/>
                                </a:lnTo>
                                <a:lnTo>
                                  <a:pt x="191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41"/>
                        <wps:cNvSpPr>
                          <a:spLocks/>
                        </wps:cNvSpPr>
                        <wps:spPr bwMode="auto">
                          <a:xfrm>
                            <a:off x="4278" y="-1219"/>
                            <a:ext cx="192" cy="180"/>
                          </a:xfrm>
                          <a:custGeom>
                            <a:avLst/>
                            <a:gdLst>
                              <a:gd name="T0" fmla="+- 0 4278 4278"/>
                              <a:gd name="T1" fmla="*/ T0 w 192"/>
                              <a:gd name="T2" fmla="+- 0 -1039 -1218"/>
                              <a:gd name="T3" fmla="*/ -1039 h 180"/>
                              <a:gd name="T4" fmla="+- 0 4469 4278"/>
                              <a:gd name="T5" fmla="*/ T4 w 192"/>
                              <a:gd name="T6" fmla="+- 0 -1039 -1218"/>
                              <a:gd name="T7" fmla="*/ -1039 h 180"/>
                              <a:gd name="T8" fmla="+- 0 4469 4278"/>
                              <a:gd name="T9" fmla="*/ T8 w 192"/>
                              <a:gd name="T10" fmla="+- 0 -1099 -1218"/>
                              <a:gd name="T11" fmla="*/ -1099 h 180"/>
                              <a:gd name="T12" fmla="+- 0 4278 4278"/>
                              <a:gd name="T13" fmla="*/ T12 w 192"/>
                              <a:gd name="T14" fmla="+- 0 -1099 -1218"/>
                              <a:gd name="T15" fmla="*/ -1099 h 180"/>
                              <a:gd name="T16" fmla="+- 0 4278 4278"/>
                              <a:gd name="T17" fmla="*/ T16 w 192"/>
                              <a:gd name="T18" fmla="+- 0 -1039 -1218"/>
                              <a:gd name="T19" fmla="*/ -1039 h 180"/>
                              <a:gd name="T20" fmla="+- 0 4278 4278"/>
                              <a:gd name="T21" fmla="*/ T20 w 192"/>
                              <a:gd name="T22" fmla="+- 0 -1159 -1218"/>
                              <a:gd name="T23" fmla="*/ -1159 h 180"/>
                              <a:gd name="T24" fmla="+- 0 4422 4278"/>
                              <a:gd name="T25" fmla="*/ T24 w 192"/>
                              <a:gd name="T26" fmla="+- 0 -1159 -1218"/>
                              <a:gd name="T27" fmla="*/ -1159 h 180"/>
                              <a:gd name="T28" fmla="+- 0 4422 4278"/>
                              <a:gd name="T29" fmla="*/ T28 w 192"/>
                              <a:gd name="T30" fmla="+- 0 -1218 -1218"/>
                              <a:gd name="T31" fmla="*/ -1218 h 180"/>
                              <a:gd name="T32" fmla="+- 0 4278 4278"/>
                              <a:gd name="T33" fmla="*/ T32 w 192"/>
                              <a:gd name="T34" fmla="+- 0 -1218 -1218"/>
                              <a:gd name="T35" fmla="*/ -1218 h 180"/>
                              <a:gd name="T36" fmla="+- 0 4278 4278"/>
                              <a:gd name="T37" fmla="*/ T36 w 192"/>
                              <a:gd name="T38" fmla="+- 0 -1159 -1218"/>
                              <a:gd name="T39" fmla="*/ -115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0" y="179"/>
                                </a:moveTo>
                                <a:lnTo>
                                  <a:pt x="191" y="179"/>
                                </a:lnTo>
                                <a:lnTo>
                                  <a:pt x="191" y="119"/>
                                </a:lnTo>
                                <a:lnTo>
                                  <a:pt x="0" y="119"/>
                                </a:lnTo>
                                <a:lnTo>
                                  <a:pt x="0" y="179"/>
                                </a:lnTo>
                                <a:close/>
                                <a:moveTo>
                                  <a:pt x="0" y="59"/>
                                </a:moveTo>
                                <a:lnTo>
                                  <a:pt x="144" y="59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BF028" id="docshapegroup39" o:spid="_x0000_s1026" style="position:absolute;margin-left:213.7pt;margin-top:-61.1pt;width:10pt;height:9.4pt;z-index:-17141760;mso-position-horizontal-relative:page" coordorigin="4274,-1222" coordsize="200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">
                <v:shape id="docshape40" o:spid="_x0000_s1027" style="position:absolute;left:4278;top:-1219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" path="m144,l,,,59r144,l144,xm191,119l,119r,60l191,179r,-60xe" fillcolor="#ffb2b2" stroked="f">
                  <v:path arrowok="t" o:connecttype="custom" o:connectlocs="144,-1218;0,-1218;0,-1159;144,-1159;144,-1218;191,-1099;0,-1099;0,-1039;191,-1039;191,-1099" o:connectangles="0,0,0,0,0,0,0,0,0,0"/>
                </v:shape>
                <v:shape id="docshape41" o:spid="_x0000_s1028" style="position:absolute;left:4278;top:-1219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" path="m,179r191,l191,119,,119r,60xm,59r144,l144,,,,,59xe" filled="f" strokecolor="red" strokeweight=".14058mm">
                  <v:path arrowok="t" o:connecttype="custom" o:connectlocs="0,-1039;191,-1039;191,-1099;0,-1099;0,-1039;0,-1159;144,-1159;144,-1218;0,-1218;0,-1159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5232" behindDoc="1" locked="0" layoutInCell="1" allowOverlap="1" wp14:anchorId="5224CF1F" wp14:editId="381CA453">
                <wp:simplePos x="0" y="0"/>
                <wp:positionH relativeFrom="page">
                  <wp:posOffset>2713990</wp:posOffset>
                </wp:positionH>
                <wp:positionV relativeFrom="paragraph">
                  <wp:posOffset>-597535</wp:posOffset>
                </wp:positionV>
                <wp:extent cx="127000" cy="119380"/>
                <wp:effectExtent l="0" t="0" r="0" b="0"/>
                <wp:wrapNone/>
                <wp:docPr id="195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4274" y="-941"/>
                          <a:chExt cx="200" cy="188"/>
                        </a:xfrm>
                      </wpg:grpSpPr>
                      <wps:wsp>
                        <wps:cNvPr id="196" name="docshape43"/>
                        <wps:cNvSpPr>
                          <a:spLocks/>
                        </wps:cNvSpPr>
                        <wps:spPr bwMode="auto">
                          <a:xfrm>
                            <a:off x="4278" y="-937"/>
                            <a:ext cx="192" cy="180"/>
                          </a:xfrm>
                          <a:custGeom>
                            <a:avLst/>
                            <a:gdLst>
                              <a:gd name="T0" fmla="+- 0 4422 4278"/>
                              <a:gd name="T1" fmla="*/ T0 w 192"/>
                              <a:gd name="T2" fmla="+- 0 -937 -937"/>
                              <a:gd name="T3" fmla="*/ -937 h 180"/>
                              <a:gd name="T4" fmla="+- 0 4278 4278"/>
                              <a:gd name="T5" fmla="*/ T4 w 192"/>
                              <a:gd name="T6" fmla="+- 0 -937 -937"/>
                              <a:gd name="T7" fmla="*/ -937 h 180"/>
                              <a:gd name="T8" fmla="+- 0 4278 4278"/>
                              <a:gd name="T9" fmla="*/ T8 w 192"/>
                              <a:gd name="T10" fmla="+- 0 -877 -937"/>
                              <a:gd name="T11" fmla="*/ -877 h 180"/>
                              <a:gd name="T12" fmla="+- 0 4422 4278"/>
                              <a:gd name="T13" fmla="*/ T12 w 192"/>
                              <a:gd name="T14" fmla="+- 0 -877 -937"/>
                              <a:gd name="T15" fmla="*/ -877 h 180"/>
                              <a:gd name="T16" fmla="+- 0 4422 4278"/>
                              <a:gd name="T17" fmla="*/ T16 w 192"/>
                              <a:gd name="T18" fmla="+- 0 -937 -937"/>
                              <a:gd name="T19" fmla="*/ -937 h 180"/>
                              <a:gd name="T20" fmla="+- 0 4469 4278"/>
                              <a:gd name="T21" fmla="*/ T20 w 192"/>
                              <a:gd name="T22" fmla="+- 0 -817 -937"/>
                              <a:gd name="T23" fmla="*/ -817 h 180"/>
                              <a:gd name="T24" fmla="+- 0 4278 4278"/>
                              <a:gd name="T25" fmla="*/ T24 w 192"/>
                              <a:gd name="T26" fmla="+- 0 -817 -937"/>
                              <a:gd name="T27" fmla="*/ -817 h 180"/>
                              <a:gd name="T28" fmla="+- 0 4278 4278"/>
                              <a:gd name="T29" fmla="*/ T28 w 192"/>
                              <a:gd name="T30" fmla="+- 0 -757 -937"/>
                              <a:gd name="T31" fmla="*/ -757 h 180"/>
                              <a:gd name="T32" fmla="+- 0 4469 4278"/>
                              <a:gd name="T33" fmla="*/ T32 w 192"/>
                              <a:gd name="T34" fmla="+- 0 -757 -937"/>
                              <a:gd name="T35" fmla="*/ -757 h 180"/>
                              <a:gd name="T36" fmla="+- 0 4469 4278"/>
                              <a:gd name="T37" fmla="*/ T36 w 192"/>
                              <a:gd name="T38" fmla="+- 0 -817 -937"/>
                              <a:gd name="T39" fmla="*/ -81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191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lnTo>
                                  <a:pt x="191" y="180"/>
                                </a:lnTo>
                                <a:lnTo>
                                  <a:pt x="191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8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44"/>
                        <wps:cNvSpPr>
                          <a:spLocks/>
                        </wps:cNvSpPr>
                        <wps:spPr bwMode="auto">
                          <a:xfrm>
                            <a:off x="4278" y="-937"/>
                            <a:ext cx="192" cy="180"/>
                          </a:xfrm>
                          <a:custGeom>
                            <a:avLst/>
                            <a:gdLst>
                              <a:gd name="T0" fmla="+- 0 4278 4278"/>
                              <a:gd name="T1" fmla="*/ T0 w 192"/>
                              <a:gd name="T2" fmla="+- 0 -757 -937"/>
                              <a:gd name="T3" fmla="*/ -757 h 180"/>
                              <a:gd name="T4" fmla="+- 0 4469 4278"/>
                              <a:gd name="T5" fmla="*/ T4 w 192"/>
                              <a:gd name="T6" fmla="+- 0 -757 -937"/>
                              <a:gd name="T7" fmla="*/ -757 h 180"/>
                              <a:gd name="T8" fmla="+- 0 4469 4278"/>
                              <a:gd name="T9" fmla="*/ T8 w 192"/>
                              <a:gd name="T10" fmla="+- 0 -817 -937"/>
                              <a:gd name="T11" fmla="*/ -817 h 180"/>
                              <a:gd name="T12" fmla="+- 0 4278 4278"/>
                              <a:gd name="T13" fmla="*/ T12 w 192"/>
                              <a:gd name="T14" fmla="+- 0 -817 -937"/>
                              <a:gd name="T15" fmla="*/ -817 h 180"/>
                              <a:gd name="T16" fmla="+- 0 4278 4278"/>
                              <a:gd name="T17" fmla="*/ T16 w 192"/>
                              <a:gd name="T18" fmla="+- 0 -757 -937"/>
                              <a:gd name="T19" fmla="*/ -757 h 180"/>
                              <a:gd name="T20" fmla="+- 0 4278 4278"/>
                              <a:gd name="T21" fmla="*/ T20 w 192"/>
                              <a:gd name="T22" fmla="+- 0 -877 -937"/>
                              <a:gd name="T23" fmla="*/ -877 h 180"/>
                              <a:gd name="T24" fmla="+- 0 4422 4278"/>
                              <a:gd name="T25" fmla="*/ T24 w 192"/>
                              <a:gd name="T26" fmla="+- 0 -877 -937"/>
                              <a:gd name="T27" fmla="*/ -877 h 180"/>
                              <a:gd name="T28" fmla="+- 0 4422 4278"/>
                              <a:gd name="T29" fmla="*/ T28 w 192"/>
                              <a:gd name="T30" fmla="+- 0 -937 -937"/>
                              <a:gd name="T31" fmla="*/ -937 h 180"/>
                              <a:gd name="T32" fmla="+- 0 4278 4278"/>
                              <a:gd name="T33" fmla="*/ T32 w 192"/>
                              <a:gd name="T34" fmla="+- 0 -937 -937"/>
                              <a:gd name="T35" fmla="*/ -937 h 180"/>
                              <a:gd name="T36" fmla="+- 0 4278 4278"/>
                              <a:gd name="T37" fmla="*/ T36 w 192"/>
                              <a:gd name="T38" fmla="+- 0 -877 -937"/>
                              <a:gd name="T39" fmla="*/ -87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0" y="180"/>
                                </a:moveTo>
                                <a:lnTo>
                                  <a:pt x="191" y="180"/>
                                </a:lnTo>
                                <a:lnTo>
                                  <a:pt x="191" y="120"/>
                                </a:ln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close/>
                                <a:moveTo>
                                  <a:pt x="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724C2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7EC1A" id="docshapegroup42" o:spid="_x0000_s1026" style="position:absolute;margin-left:213.7pt;margin-top:-47.05pt;width:10pt;height:9.4pt;z-index:-17141248;mso-position-horizontal-relative:page" coordorigin="4274,-941" coordsize="200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">
                <v:shape id="docshape43" o:spid="_x0000_s1027" style="position:absolute;left:4278;top:-937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" path="m144,l,,,60r144,l144,xm191,120l,120r,60l191,180r,-60xe" fillcolor="#ebd8c5" stroked="f">
                  <v:path arrowok="t" o:connecttype="custom" o:connectlocs="144,-937;0,-937;0,-877;144,-877;144,-937;191,-817;0,-817;0,-757;191,-757;191,-817" o:connectangles="0,0,0,0,0,0,0,0,0,0"/>
                </v:shape>
                <v:shape id="docshape44" o:spid="_x0000_s1028" style="position:absolute;left:4278;top:-937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" path="m,180r191,l191,120,,120r,60xm,60r144,l144,,,,,60xe" filled="f" strokecolor="#724c26" strokeweight=".14058mm">
                  <v:path arrowok="t" o:connecttype="custom" o:connectlocs="0,-757;191,-757;191,-817;0,-817;0,-757;0,-877;144,-877;144,-937;0,-937;0,-877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5744" behindDoc="1" locked="0" layoutInCell="1" allowOverlap="1" wp14:anchorId="692AA702" wp14:editId="16F26479">
                <wp:simplePos x="0" y="0"/>
                <wp:positionH relativeFrom="page">
                  <wp:posOffset>2713990</wp:posOffset>
                </wp:positionH>
                <wp:positionV relativeFrom="paragraph">
                  <wp:posOffset>-418465</wp:posOffset>
                </wp:positionV>
                <wp:extent cx="127000" cy="119380"/>
                <wp:effectExtent l="0" t="0" r="0" b="0"/>
                <wp:wrapNone/>
                <wp:docPr id="192" name="docshapegroup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4274" y="-659"/>
                          <a:chExt cx="200" cy="188"/>
                        </a:xfrm>
                      </wpg:grpSpPr>
                      <wps:wsp>
                        <wps:cNvPr id="193" name="docshape46"/>
                        <wps:cNvSpPr>
                          <a:spLocks/>
                        </wps:cNvSpPr>
                        <wps:spPr bwMode="auto">
                          <a:xfrm>
                            <a:off x="4278" y="-656"/>
                            <a:ext cx="192" cy="180"/>
                          </a:xfrm>
                          <a:custGeom>
                            <a:avLst/>
                            <a:gdLst>
                              <a:gd name="T0" fmla="+- 0 4422 4278"/>
                              <a:gd name="T1" fmla="*/ T0 w 192"/>
                              <a:gd name="T2" fmla="+- 0 -655 -655"/>
                              <a:gd name="T3" fmla="*/ -655 h 180"/>
                              <a:gd name="T4" fmla="+- 0 4278 4278"/>
                              <a:gd name="T5" fmla="*/ T4 w 192"/>
                              <a:gd name="T6" fmla="+- 0 -655 -655"/>
                              <a:gd name="T7" fmla="*/ -655 h 180"/>
                              <a:gd name="T8" fmla="+- 0 4278 4278"/>
                              <a:gd name="T9" fmla="*/ T8 w 192"/>
                              <a:gd name="T10" fmla="+- 0 -595 -655"/>
                              <a:gd name="T11" fmla="*/ -595 h 180"/>
                              <a:gd name="T12" fmla="+- 0 4422 4278"/>
                              <a:gd name="T13" fmla="*/ T12 w 192"/>
                              <a:gd name="T14" fmla="+- 0 -595 -655"/>
                              <a:gd name="T15" fmla="*/ -595 h 180"/>
                              <a:gd name="T16" fmla="+- 0 4422 4278"/>
                              <a:gd name="T17" fmla="*/ T16 w 192"/>
                              <a:gd name="T18" fmla="+- 0 -655 -655"/>
                              <a:gd name="T19" fmla="*/ -655 h 180"/>
                              <a:gd name="T20" fmla="+- 0 4469 4278"/>
                              <a:gd name="T21" fmla="*/ T20 w 192"/>
                              <a:gd name="T22" fmla="+- 0 -536 -655"/>
                              <a:gd name="T23" fmla="*/ -536 h 180"/>
                              <a:gd name="T24" fmla="+- 0 4278 4278"/>
                              <a:gd name="T25" fmla="*/ T24 w 192"/>
                              <a:gd name="T26" fmla="+- 0 -536 -655"/>
                              <a:gd name="T27" fmla="*/ -536 h 180"/>
                              <a:gd name="T28" fmla="+- 0 4278 4278"/>
                              <a:gd name="T29" fmla="*/ T28 w 192"/>
                              <a:gd name="T30" fmla="+- 0 -476 -655"/>
                              <a:gd name="T31" fmla="*/ -476 h 180"/>
                              <a:gd name="T32" fmla="+- 0 4469 4278"/>
                              <a:gd name="T33" fmla="*/ T32 w 192"/>
                              <a:gd name="T34" fmla="+- 0 -476 -655"/>
                              <a:gd name="T35" fmla="*/ -476 h 180"/>
                              <a:gd name="T36" fmla="+- 0 4469 4278"/>
                              <a:gd name="T37" fmla="*/ T36 w 192"/>
                              <a:gd name="T38" fmla="+- 0 -536 -655"/>
                              <a:gd name="T39" fmla="*/ -53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191" y="119"/>
                                </a:moveTo>
                                <a:lnTo>
                                  <a:pt x="0" y="119"/>
                                </a:lnTo>
                                <a:lnTo>
                                  <a:pt x="0" y="179"/>
                                </a:lnTo>
                                <a:lnTo>
                                  <a:pt x="191" y="179"/>
                                </a:lnTo>
                                <a:lnTo>
                                  <a:pt x="191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47"/>
                        <wps:cNvSpPr>
                          <a:spLocks/>
                        </wps:cNvSpPr>
                        <wps:spPr bwMode="auto">
                          <a:xfrm>
                            <a:off x="4278" y="-656"/>
                            <a:ext cx="192" cy="180"/>
                          </a:xfrm>
                          <a:custGeom>
                            <a:avLst/>
                            <a:gdLst>
                              <a:gd name="T0" fmla="+- 0 4278 4278"/>
                              <a:gd name="T1" fmla="*/ T0 w 192"/>
                              <a:gd name="T2" fmla="+- 0 -476 -655"/>
                              <a:gd name="T3" fmla="*/ -476 h 180"/>
                              <a:gd name="T4" fmla="+- 0 4469 4278"/>
                              <a:gd name="T5" fmla="*/ T4 w 192"/>
                              <a:gd name="T6" fmla="+- 0 -476 -655"/>
                              <a:gd name="T7" fmla="*/ -476 h 180"/>
                              <a:gd name="T8" fmla="+- 0 4469 4278"/>
                              <a:gd name="T9" fmla="*/ T8 w 192"/>
                              <a:gd name="T10" fmla="+- 0 -536 -655"/>
                              <a:gd name="T11" fmla="*/ -536 h 180"/>
                              <a:gd name="T12" fmla="+- 0 4278 4278"/>
                              <a:gd name="T13" fmla="*/ T12 w 192"/>
                              <a:gd name="T14" fmla="+- 0 -536 -655"/>
                              <a:gd name="T15" fmla="*/ -536 h 180"/>
                              <a:gd name="T16" fmla="+- 0 4278 4278"/>
                              <a:gd name="T17" fmla="*/ T16 w 192"/>
                              <a:gd name="T18" fmla="+- 0 -476 -655"/>
                              <a:gd name="T19" fmla="*/ -476 h 180"/>
                              <a:gd name="T20" fmla="+- 0 4278 4278"/>
                              <a:gd name="T21" fmla="*/ T20 w 192"/>
                              <a:gd name="T22" fmla="+- 0 -595 -655"/>
                              <a:gd name="T23" fmla="*/ -595 h 180"/>
                              <a:gd name="T24" fmla="+- 0 4422 4278"/>
                              <a:gd name="T25" fmla="*/ T24 w 192"/>
                              <a:gd name="T26" fmla="+- 0 -595 -655"/>
                              <a:gd name="T27" fmla="*/ -595 h 180"/>
                              <a:gd name="T28" fmla="+- 0 4422 4278"/>
                              <a:gd name="T29" fmla="*/ T28 w 192"/>
                              <a:gd name="T30" fmla="+- 0 -655 -655"/>
                              <a:gd name="T31" fmla="*/ -655 h 180"/>
                              <a:gd name="T32" fmla="+- 0 4278 4278"/>
                              <a:gd name="T33" fmla="*/ T32 w 192"/>
                              <a:gd name="T34" fmla="+- 0 -655 -655"/>
                              <a:gd name="T35" fmla="*/ -655 h 180"/>
                              <a:gd name="T36" fmla="+- 0 4278 4278"/>
                              <a:gd name="T37" fmla="*/ T36 w 192"/>
                              <a:gd name="T38" fmla="+- 0 -595 -655"/>
                              <a:gd name="T39" fmla="*/ -595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0" y="179"/>
                                </a:moveTo>
                                <a:lnTo>
                                  <a:pt x="191" y="179"/>
                                </a:lnTo>
                                <a:lnTo>
                                  <a:pt x="191" y="119"/>
                                </a:lnTo>
                                <a:lnTo>
                                  <a:pt x="0" y="119"/>
                                </a:lnTo>
                                <a:lnTo>
                                  <a:pt x="0" y="179"/>
                                </a:lnTo>
                                <a:close/>
                                <a:moveTo>
                                  <a:pt x="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62B37" id="docshapegroup45" o:spid="_x0000_s1026" style="position:absolute;margin-left:213.7pt;margin-top:-32.95pt;width:10pt;height:9.4pt;z-index:-17140736;mso-position-horizontal-relative:page" coordorigin="4274,-659" coordsize="200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">
                <v:shape id="docshape46" o:spid="_x0000_s1027" style="position:absolute;left:4278;top:-656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" path="m144,l,,,60r144,l144,xm191,119l,119r,60l191,179r,-60xe" fillcolor="#7f7f7f" stroked="f">
                  <v:path arrowok="t" o:connecttype="custom" o:connectlocs="144,-655;0,-655;0,-595;144,-595;144,-655;191,-536;0,-536;0,-476;191,-476;191,-536" o:connectangles="0,0,0,0,0,0,0,0,0,0"/>
                </v:shape>
                <v:shape id="docshape47" o:spid="_x0000_s1028" style="position:absolute;left:4278;top:-656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" path="m,179r191,l191,119,,119r,60xm,60r144,l144,,,,,60xe" filled="f" strokeweight=".14058mm">
                  <v:path arrowok="t" o:connecttype="custom" o:connectlocs="0,-476;191,-476;191,-536;0,-536;0,-476;0,-595;144,-595;144,-655;0,-655;0,-595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6256" behindDoc="1" locked="0" layoutInCell="1" allowOverlap="1" wp14:anchorId="2455F442" wp14:editId="312C1DEB">
                <wp:simplePos x="0" y="0"/>
                <wp:positionH relativeFrom="page">
                  <wp:posOffset>2713990</wp:posOffset>
                </wp:positionH>
                <wp:positionV relativeFrom="paragraph">
                  <wp:posOffset>-240030</wp:posOffset>
                </wp:positionV>
                <wp:extent cx="127000" cy="119380"/>
                <wp:effectExtent l="0" t="0" r="0" b="0"/>
                <wp:wrapNone/>
                <wp:docPr id="189" name="docshapegroup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4274" y="-378"/>
                          <a:chExt cx="200" cy="188"/>
                        </a:xfrm>
                      </wpg:grpSpPr>
                      <wps:wsp>
                        <wps:cNvPr id="190" name="docshape49"/>
                        <wps:cNvSpPr>
                          <a:spLocks/>
                        </wps:cNvSpPr>
                        <wps:spPr bwMode="auto">
                          <a:xfrm>
                            <a:off x="4278" y="-374"/>
                            <a:ext cx="192" cy="180"/>
                          </a:xfrm>
                          <a:custGeom>
                            <a:avLst/>
                            <a:gdLst>
                              <a:gd name="T0" fmla="+- 0 4422 4278"/>
                              <a:gd name="T1" fmla="*/ T0 w 192"/>
                              <a:gd name="T2" fmla="+- 0 -374 -374"/>
                              <a:gd name="T3" fmla="*/ -374 h 180"/>
                              <a:gd name="T4" fmla="+- 0 4278 4278"/>
                              <a:gd name="T5" fmla="*/ T4 w 192"/>
                              <a:gd name="T6" fmla="+- 0 -374 -374"/>
                              <a:gd name="T7" fmla="*/ -374 h 180"/>
                              <a:gd name="T8" fmla="+- 0 4278 4278"/>
                              <a:gd name="T9" fmla="*/ T8 w 192"/>
                              <a:gd name="T10" fmla="+- 0 -314 -374"/>
                              <a:gd name="T11" fmla="*/ -314 h 180"/>
                              <a:gd name="T12" fmla="+- 0 4422 4278"/>
                              <a:gd name="T13" fmla="*/ T12 w 192"/>
                              <a:gd name="T14" fmla="+- 0 -314 -374"/>
                              <a:gd name="T15" fmla="*/ -314 h 180"/>
                              <a:gd name="T16" fmla="+- 0 4422 4278"/>
                              <a:gd name="T17" fmla="*/ T16 w 192"/>
                              <a:gd name="T18" fmla="+- 0 -374 -374"/>
                              <a:gd name="T19" fmla="*/ -374 h 180"/>
                              <a:gd name="T20" fmla="+- 0 4469 4278"/>
                              <a:gd name="T21" fmla="*/ T20 w 192"/>
                              <a:gd name="T22" fmla="+- 0 -254 -374"/>
                              <a:gd name="T23" fmla="*/ -254 h 180"/>
                              <a:gd name="T24" fmla="+- 0 4278 4278"/>
                              <a:gd name="T25" fmla="*/ T24 w 192"/>
                              <a:gd name="T26" fmla="+- 0 -254 -374"/>
                              <a:gd name="T27" fmla="*/ -254 h 180"/>
                              <a:gd name="T28" fmla="+- 0 4278 4278"/>
                              <a:gd name="T29" fmla="*/ T28 w 192"/>
                              <a:gd name="T30" fmla="+- 0 -194 -374"/>
                              <a:gd name="T31" fmla="*/ -194 h 180"/>
                              <a:gd name="T32" fmla="+- 0 4469 4278"/>
                              <a:gd name="T33" fmla="*/ T32 w 192"/>
                              <a:gd name="T34" fmla="+- 0 -194 -374"/>
                              <a:gd name="T35" fmla="*/ -194 h 180"/>
                              <a:gd name="T36" fmla="+- 0 4469 4278"/>
                              <a:gd name="T37" fmla="*/ T36 w 192"/>
                              <a:gd name="T38" fmla="+- 0 -254 -374"/>
                              <a:gd name="T39" fmla="*/ -25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191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lnTo>
                                  <a:pt x="191" y="180"/>
                                </a:lnTo>
                                <a:lnTo>
                                  <a:pt x="191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50"/>
                        <wps:cNvSpPr>
                          <a:spLocks/>
                        </wps:cNvSpPr>
                        <wps:spPr bwMode="auto">
                          <a:xfrm>
                            <a:off x="4278" y="-374"/>
                            <a:ext cx="192" cy="180"/>
                          </a:xfrm>
                          <a:custGeom>
                            <a:avLst/>
                            <a:gdLst>
                              <a:gd name="T0" fmla="+- 0 4278 4278"/>
                              <a:gd name="T1" fmla="*/ T0 w 192"/>
                              <a:gd name="T2" fmla="+- 0 -194 -374"/>
                              <a:gd name="T3" fmla="*/ -194 h 180"/>
                              <a:gd name="T4" fmla="+- 0 4469 4278"/>
                              <a:gd name="T5" fmla="*/ T4 w 192"/>
                              <a:gd name="T6" fmla="+- 0 -194 -374"/>
                              <a:gd name="T7" fmla="*/ -194 h 180"/>
                              <a:gd name="T8" fmla="+- 0 4469 4278"/>
                              <a:gd name="T9" fmla="*/ T8 w 192"/>
                              <a:gd name="T10" fmla="+- 0 -254 -374"/>
                              <a:gd name="T11" fmla="*/ -254 h 180"/>
                              <a:gd name="T12" fmla="+- 0 4278 4278"/>
                              <a:gd name="T13" fmla="*/ T12 w 192"/>
                              <a:gd name="T14" fmla="+- 0 -254 -374"/>
                              <a:gd name="T15" fmla="*/ -254 h 180"/>
                              <a:gd name="T16" fmla="+- 0 4278 4278"/>
                              <a:gd name="T17" fmla="*/ T16 w 192"/>
                              <a:gd name="T18" fmla="+- 0 -194 -374"/>
                              <a:gd name="T19" fmla="*/ -194 h 180"/>
                              <a:gd name="T20" fmla="+- 0 4278 4278"/>
                              <a:gd name="T21" fmla="*/ T20 w 192"/>
                              <a:gd name="T22" fmla="+- 0 -314 -374"/>
                              <a:gd name="T23" fmla="*/ -314 h 180"/>
                              <a:gd name="T24" fmla="+- 0 4422 4278"/>
                              <a:gd name="T25" fmla="*/ T24 w 192"/>
                              <a:gd name="T26" fmla="+- 0 -314 -374"/>
                              <a:gd name="T27" fmla="*/ -314 h 180"/>
                              <a:gd name="T28" fmla="+- 0 4422 4278"/>
                              <a:gd name="T29" fmla="*/ T28 w 192"/>
                              <a:gd name="T30" fmla="+- 0 -374 -374"/>
                              <a:gd name="T31" fmla="*/ -374 h 180"/>
                              <a:gd name="T32" fmla="+- 0 4278 4278"/>
                              <a:gd name="T33" fmla="*/ T32 w 192"/>
                              <a:gd name="T34" fmla="+- 0 -374 -374"/>
                              <a:gd name="T35" fmla="*/ -374 h 180"/>
                              <a:gd name="T36" fmla="+- 0 4278 4278"/>
                              <a:gd name="T37" fmla="*/ T36 w 192"/>
                              <a:gd name="T38" fmla="+- 0 -314 -374"/>
                              <a:gd name="T39" fmla="*/ -31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" h="180">
                                <a:moveTo>
                                  <a:pt x="0" y="180"/>
                                </a:moveTo>
                                <a:lnTo>
                                  <a:pt x="191" y="180"/>
                                </a:lnTo>
                                <a:lnTo>
                                  <a:pt x="191" y="120"/>
                                </a:ln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close/>
                                <a:moveTo>
                                  <a:pt x="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6600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FEDE34" id="docshapegroup48" o:spid="_x0000_s1026" style="position:absolute;margin-left:213.7pt;margin-top:-18.9pt;width:10pt;height:9.4pt;z-index:-17140224;mso-position-horizontal-relative:page" coordorigin="4274,-378" coordsize="200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">
                <v:shape id="docshape49" o:spid="_x0000_s1027" style="position:absolute;left:4278;top:-374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" path="m144,l,,,60r144,l144,xm191,120l,120r,60l191,180r,-60xe" fillcolor="#7f007f" stroked="f">
                  <v:path arrowok="t" o:connecttype="custom" o:connectlocs="144,-374;0,-374;0,-314;144,-314;144,-374;191,-254;0,-254;0,-194;191,-194;191,-254" o:connectangles="0,0,0,0,0,0,0,0,0,0"/>
                </v:shape>
                <v:shape id="docshape50" o:spid="_x0000_s1028" style="position:absolute;left:4278;top:-374;width:192;height:180;visibility:visible;mso-wrap-style:square;v-text-anchor:top" coordsize="19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" path="m,180r191,l191,120,,120r,60xm,60r144,l144,,,,,60xe" filled="f" strokecolor="#606" strokeweight=".14058mm">
                  <v:path arrowok="t" o:connecttype="custom" o:connectlocs="0,-194;191,-194;191,-254;0,-254;0,-194;0,-314;144,-314;144,-374;0,-374;0,-314" o:connectangles="0,0,0,0,0,0,0,0,0,0"/>
                </v:shape>
                <w10:wrap anchorx="page"/>
              </v:group>
            </w:pict>
          </mc:Fallback>
        </mc:AlternateContent>
      </w:r>
      <w:r w:rsidR="00603B20">
        <w:t>Table</w:t>
      </w:r>
      <w:r w:rsidR="00603B20">
        <w:rPr>
          <w:spacing w:val="-6"/>
        </w:rPr>
        <w:t xml:space="preserve"> </w:t>
      </w:r>
      <w:r w:rsidR="00603B20">
        <w:t>2.</w:t>
      </w:r>
      <w:r w:rsidR="00603B20">
        <w:rPr>
          <w:spacing w:val="13"/>
        </w:rPr>
        <w:t xml:space="preserve"> </w:t>
      </w:r>
      <w:r w:rsidR="00603B20">
        <w:t>Consumer</w:t>
      </w:r>
      <w:r w:rsidR="00603B20">
        <w:rPr>
          <w:spacing w:val="-5"/>
        </w:rPr>
        <w:t xml:space="preserve"> </w:t>
      </w:r>
      <w:r w:rsidR="00603B20">
        <w:t>preferences</w:t>
      </w:r>
      <w:r w:rsidR="00603B20">
        <w:rPr>
          <w:spacing w:val="-6"/>
        </w:rPr>
        <w:t xml:space="preserve"> </w:t>
      </w:r>
      <w:r w:rsidR="00603B20">
        <w:t>for</w:t>
      </w:r>
      <w:r w:rsidR="00603B20">
        <w:rPr>
          <w:spacing w:val="-5"/>
        </w:rPr>
        <w:t xml:space="preserve"> </w:t>
      </w:r>
      <w:r w:rsidR="00603B20">
        <w:t>addressing</w:t>
      </w:r>
      <w:r w:rsidR="00603B20">
        <w:rPr>
          <w:spacing w:val="-6"/>
        </w:rPr>
        <w:t xml:space="preserve"> </w:t>
      </w:r>
      <w:r w:rsidR="00603B20">
        <w:t>issues</w:t>
      </w:r>
    </w:p>
    <w:p w14:paraId="02C39BB3" w14:textId="77777777" w:rsidR="00DE70B6" w:rsidRDefault="00603B20">
      <w:pPr>
        <w:spacing w:before="120" w:line="249" w:lineRule="auto"/>
        <w:ind w:left="170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10"/>
          <w:sz w:val="20"/>
        </w:rPr>
        <w:t xml:space="preserve"> </w:t>
      </w:r>
      <w:r>
        <w:rPr>
          <w:sz w:val="20"/>
        </w:rPr>
        <w:t>Own</w:t>
      </w:r>
      <w:r>
        <w:rPr>
          <w:spacing w:val="-5"/>
          <w:sz w:val="20"/>
        </w:rPr>
        <w:t xml:space="preserve"> </w:t>
      </w:r>
      <w:r>
        <w:rPr>
          <w:sz w:val="20"/>
        </w:rPr>
        <w:t>study,</w:t>
      </w:r>
      <w:r>
        <w:rPr>
          <w:spacing w:val="-5"/>
          <w:sz w:val="20"/>
        </w:rPr>
        <w:t xml:space="preserve"> </w:t>
      </w:r>
      <w:r>
        <w:rPr>
          <w:sz w:val="20"/>
        </w:rPr>
        <w:t>based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Bill</w:t>
      </w:r>
      <w:r>
        <w:rPr>
          <w:spacing w:val="-5"/>
          <w:sz w:val="20"/>
        </w:rPr>
        <w:t xml:space="preserve"> </w:t>
      </w:r>
      <w:r>
        <w:rPr>
          <w:sz w:val="20"/>
        </w:rPr>
        <w:t>Streeter</w:t>
      </w:r>
      <w:r>
        <w:rPr>
          <w:spacing w:val="-5"/>
          <w:sz w:val="20"/>
        </w:rPr>
        <w:t xml:space="preserve"> </w:t>
      </w:r>
      <w:r>
        <w:rPr>
          <w:sz w:val="20"/>
        </w:rPr>
        <w:t>”Banking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Bot:</w:t>
      </w:r>
      <w:r>
        <w:rPr>
          <w:spacing w:val="10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Chatbots</w:t>
      </w:r>
      <w:r>
        <w:rPr>
          <w:spacing w:val="-5"/>
          <w:sz w:val="20"/>
        </w:rPr>
        <w:t xml:space="preserve"> </w:t>
      </w:r>
      <w:r>
        <w:rPr>
          <w:sz w:val="20"/>
        </w:rPr>
        <w:t>Better</w:t>
      </w:r>
      <w:r>
        <w:rPr>
          <w:spacing w:val="-5"/>
          <w:sz w:val="20"/>
        </w:rPr>
        <w:t xml:space="preserve"> </w:t>
      </w:r>
      <w:r>
        <w:rPr>
          <w:sz w:val="20"/>
        </w:rPr>
        <w:t>Than</w:t>
      </w:r>
      <w:r>
        <w:rPr>
          <w:spacing w:val="-6"/>
          <w:sz w:val="20"/>
        </w:rPr>
        <w:t xml:space="preserve"> </w:t>
      </w:r>
      <w:r>
        <w:rPr>
          <w:sz w:val="20"/>
        </w:rPr>
        <w:t>Real</w:t>
      </w:r>
      <w:r>
        <w:rPr>
          <w:spacing w:val="-5"/>
          <w:sz w:val="20"/>
        </w:rPr>
        <w:t xml:space="preserve"> </w:t>
      </w:r>
      <w:r>
        <w:rPr>
          <w:sz w:val="20"/>
        </w:rPr>
        <w:t>People?”,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Financial</w:t>
      </w:r>
      <w:r>
        <w:rPr>
          <w:spacing w:val="-2"/>
          <w:sz w:val="20"/>
        </w:rPr>
        <w:t xml:space="preserve"> </w:t>
      </w:r>
      <w:r>
        <w:rPr>
          <w:sz w:val="20"/>
        </w:rPr>
        <w:t>Brand,</w:t>
      </w:r>
      <w:r>
        <w:rPr>
          <w:spacing w:val="-1"/>
          <w:sz w:val="20"/>
        </w:rPr>
        <w:t xml:space="preserve"> </w:t>
      </w:r>
      <w:r>
        <w:rPr>
          <w:sz w:val="20"/>
        </w:rPr>
        <w:t>2018</w:t>
      </w:r>
    </w:p>
    <w:p w14:paraId="2538DB80" w14:textId="77777777" w:rsidR="00DE70B6" w:rsidRDefault="00DE70B6">
      <w:pPr>
        <w:pStyle w:val="BodyText"/>
        <w:ind w:left="0"/>
        <w:rPr>
          <w:sz w:val="22"/>
        </w:rPr>
      </w:pPr>
    </w:p>
    <w:p w14:paraId="11497D32" w14:textId="77777777" w:rsidR="00DE70B6" w:rsidRDefault="00603B20">
      <w:pPr>
        <w:pStyle w:val="BodyText"/>
        <w:spacing w:before="141" w:line="357" w:lineRule="auto"/>
        <w:ind w:right="113"/>
        <w:jc w:val="both"/>
      </w:pPr>
      <w:r>
        <w:t xml:space="preserve">conversation it is important to transfer from screen interface of mobile or internet-bank to </w:t>
      </w:r>
      <w:proofErr w:type="spellStart"/>
      <w:r>
        <w:t>cre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ation</w:t>
      </w:r>
      <w:proofErr w:type="spellEnd"/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universal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operational</w:t>
      </w:r>
      <w:r>
        <w:rPr>
          <w:spacing w:val="-12"/>
        </w:rPr>
        <w:t xml:space="preserve"> </w:t>
      </w:r>
      <w:r>
        <w:t>assistant,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ready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interact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client</w:t>
      </w:r>
      <w:r>
        <w:rPr>
          <w:spacing w:val="-58"/>
        </w:rPr>
        <w:t xml:space="preserve"> </w:t>
      </w:r>
      <w:r>
        <w:t>at any time. This form of client interaction is based on an understanding of a global trend, as</w:t>
      </w:r>
      <w:r>
        <w:rPr>
          <w:spacing w:val="1"/>
        </w:rPr>
        <w:t xml:space="preserve"> </w:t>
      </w:r>
      <w:r>
        <w:t>more and more people are used to talk with sellers via messengers.</w:t>
      </w:r>
      <w:r>
        <w:rPr>
          <w:spacing w:val="1"/>
        </w:rPr>
        <w:t xml:space="preserve"> </w:t>
      </w:r>
      <w:r>
        <w:t>Even though automated</w:t>
      </w:r>
      <w:r>
        <w:rPr>
          <w:spacing w:val="1"/>
        </w:rPr>
        <w:t xml:space="preserve"> </w:t>
      </w:r>
      <w:r>
        <w:t>solutions are not common, those, nearly 44% of customers would prefer to speak to chatbot, if</w:t>
      </w:r>
      <w:r>
        <w:rPr>
          <w:spacing w:val="-5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sure,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chat-bot</w:t>
      </w:r>
      <w:r>
        <w:rPr>
          <w:spacing w:val="-9"/>
        </w:rPr>
        <w:t xml:space="preserve"> </w:t>
      </w:r>
      <w:r>
        <w:t>knows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answer.</w:t>
      </w:r>
      <w:r>
        <w:rPr>
          <w:spacing w:val="28"/>
        </w:rPr>
        <w:t xml:space="preserve"> </w:t>
      </w:r>
      <w:r>
        <w:t>Therefore,</w:t>
      </w:r>
      <w:r>
        <w:rPr>
          <w:spacing w:val="-8"/>
        </w:rPr>
        <w:t xml:space="preserve"> </w:t>
      </w:r>
      <w:r>
        <w:t>implementing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automatized</w:t>
      </w:r>
      <w:r>
        <w:rPr>
          <w:spacing w:val="-9"/>
        </w:rPr>
        <w:t xml:space="preserve"> </w:t>
      </w:r>
      <w:r>
        <w:t>con-</w:t>
      </w:r>
      <w:r>
        <w:rPr>
          <w:spacing w:val="-58"/>
        </w:rPr>
        <w:t xml:space="preserve"> </w:t>
      </w:r>
      <w:proofErr w:type="spellStart"/>
      <w:r>
        <w:t>versational</w:t>
      </w:r>
      <w:proofErr w:type="spellEnd"/>
      <w:r>
        <w:rPr>
          <w:spacing w:val="-10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impossible</w:t>
      </w:r>
      <w:r>
        <w:rPr>
          <w:spacing w:val="-9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influencing</w:t>
      </w:r>
      <w:r>
        <w:rPr>
          <w:spacing w:val="-9"/>
        </w:rPr>
        <w:t xml:space="preserve"> </w:t>
      </w:r>
      <w:r>
        <w:t>ex</w:t>
      </w:r>
      <w:r>
        <w:t>pectations.</w:t>
      </w:r>
      <w:r>
        <w:rPr>
          <w:spacing w:val="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transforms</w:t>
      </w:r>
      <w:r>
        <w:rPr>
          <w:spacing w:val="-58"/>
        </w:rPr>
        <w:t xml:space="preserve"> </w:t>
      </w:r>
      <w:r>
        <w:rPr>
          <w:spacing w:val="-1"/>
        </w:rPr>
        <w:t>entire</w:t>
      </w:r>
      <w:r>
        <w:rPr>
          <w:spacing w:val="-14"/>
        </w:rPr>
        <w:t xml:space="preserve"> </w:t>
      </w:r>
      <w:r>
        <w:rPr>
          <w:spacing w:val="-1"/>
        </w:rPr>
        <w:t>service</w:t>
      </w:r>
      <w:r>
        <w:rPr>
          <w:spacing w:val="-13"/>
        </w:rPr>
        <w:t xml:space="preserve"> </w:t>
      </w:r>
      <w:r>
        <w:rPr>
          <w:spacing w:val="-1"/>
        </w:rPr>
        <w:t>consumption</w:t>
      </w:r>
      <w:r>
        <w:rPr>
          <w:spacing w:val="-14"/>
        </w:rPr>
        <w:t xml:space="preserve"> </w:t>
      </w:r>
      <w:r>
        <w:t>process,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comfortable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t>via</w:t>
      </w:r>
      <w:r>
        <w:rPr>
          <w:spacing w:val="-13"/>
        </w:rPr>
        <w:t xml:space="preserve"> </w:t>
      </w:r>
      <w:r>
        <w:t>suitable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familiar</w:t>
      </w:r>
      <w:r>
        <w:rPr>
          <w:spacing w:val="-58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messengers.</w:t>
      </w:r>
    </w:p>
    <w:p w14:paraId="4B549A6A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Conversational banking has some significant advantages in comparison to existing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t>.</w:t>
      </w:r>
      <w:r>
        <w:rPr>
          <w:spacing w:val="1"/>
        </w:rPr>
        <w:t xml:space="preserve"> </w:t>
      </w:r>
      <w:r>
        <w:t>Firstly, improvement of client experience.</w:t>
      </w:r>
      <w:r>
        <w:rPr>
          <w:spacing w:val="1"/>
        </w:rPr>
        <w:t xml:space="preserve"> </w:t>
      </w:r>
      <w:r>
        <w:t>We can make it more comfortable, fast and</w:t>
      </w:r>
      <w:r>
        <w:rPr>
          <w:spacing w:val="1"/>
        </w:rPr>
        <w:t xml:space="preserve"> </w:t>
      </w:r>
      <w:r>
        <w:t>qualified.</w:t>
      </w:r>
      <w:r>
        <w:rPr>
          <w:spacing w:val="1"/>
        </w:rPr>
        <w:t xml:space="preserve"> </w:t>
      </w:r>
      <w:r>
        <w:t>Secondly, conversational banking decreases client waiting time.</w:t>
      </w:r>
      <w:r>
        <w:rPr>
          <w:spacing w:val="1"/>
        </w:rPr>
        <w:t xml:space="preserve"> </w:t>
      </w:r>
      <w:r>
        <w:t>If c</w:t>
      </w:r>
      <w:r>
        <w:t>hat-bot is not</w:t>
      </w:r>
      <w:r>
        <w:rPr>
          <w:spacing w:val="1"/>
        </w:rPr>
        <w:t xml:space="preserve"> </w:t>
      </w:r>
      <w:r>
        <w:t>sure about the question or the answer, dialog can be transferred to a human operator. In case if</w:t>
      </w:r>
      <w:r>
        <w:rPr>
          <w:spacing w:val="-57"/>
        </w:rPr>
        <w:t xml:space="preserve"> </w:t>
      </w:r>
      <w:r>
        <w:t>system achieves certain level of assurance — it will reply automatically. Researches of client</w:t>
      </w:r>
      <w:r>
        <w:rPr>
          <w:spacing w:val="1"/>
        </w:rPr>
        <w:t xml:space="preserve"> </w:t>
      </w:r>
      <w:r>
        <w:t>experience had shown that verbal interaction is p</w:t>
      </w:r>
      <w:r>
        <w:t>sychologically more comfortable and brings</w:t>
      </w:r>
      <w:r>
        <w:rPr>
          <w:spacing w:val="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cognitive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interface.</w:t>
      </w:r>
    </w:p>
    <w:p w14:paraId="07B4B7A4" w14:textId="77777777" w:rsidR="00DE70B6" w:rsidRDefault="00603B20">
      <w:pPr>
        <w:pStyle w:val="BodyText"/>
        <w:spacing w:before="4" w:line="357" w:lineRule="auto"/>
        <w:ind w:right="114" w:firstLine="566"/>
        <w:jc w:val="both"/>
      </w:pP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perspective,</w:t>
      </w:r>
      <w:r>
        <w:rPr>
          <w:spacing w:val="-6"/>
        </w:rPr>
        <w:t xml:space="preserve"> </w:t>
      </w:r>
      <w:r>
        <w:t>conversational</w:t>
      </w:r>
      <w:r>
        <w:rPr>
          <w:spacing w:val="-6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pure</w:t>
      </w:r>
      <w:r>
        <w:rPr>
          <w:spacing w:val="-6"/>
        </w:rPr>
        <w:t xml:space="preserve"> </w:t>
      </w:r>
      <w:r>
        <w:t>forms.</w:t>
      </w:r>
      <w:r>
        <w:rPr>
          <w:spacing w:val="1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chat-bot,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automatic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textual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dialog</w:t>
      </w:r>
      <w:r>
        <w:rPr>
          <w:spacing w:val="-57"/>
        </w:rPr>
        <w:t xml:space="preserve"> </w:t>
      </w:r>
      <w:r>
        <w:t>window.</w:t>
      </w:r>
      <w:r>
        <w:rPr>
          <w:spacing w:val="22"/>
        </w:rPr>
        <w:t xml:space="preserve"> </w:t>
      </w:r>
      <w:r>
        <w:t>The input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 user,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by</w:t>
      </w:r>
    </w:p>
    <w:p w14:paraId="3AF5CDF8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02EB7033" w14:textId="77777777" w:rsidR="00DE70B6" w:rsidRDefault="00603B20">
      <w:pPr>
        <w:pStyle w:val="BodyText"/>
        <w:spacing w:before="74" w:line="357" w:lineRule="auto"/>
        <w:ind w:right="113"/>
        <w:jc w:val="both"/>
      </w:pPr>
      <w:r>
        <w:lastRenderedPageBreak/>
        <w:t>an analytical system, which consumes request and generates response. Second form is a voice</w:t>
      </w:r>
      <w:r>
        <w:rPr>
          <w:spacing w:val="1"/>
        </w:rPr>
        <w:t xml:space="preserve"> </w:t>
      </w:r>
      <w:r>
        <w:t>assistant. Internal work is analogical to a chat-bot, but it differs in a form of interaction. Voice</w:t>
      </w:r>
      <w:r>
        <w:rPr>
          <w:spacing w:val="-57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receives</w:t>
      </w:r>
      <w:r>
        <w:rPr>
          <w:spacing w:val="-10"/>
        </w:rPr>
        <w:t xml:space="preserve"> </w:t>
      </w:r>
      <w:r>
        <w:t>spoken</w:t>
      </w:r>
      <w:r>
        <w:rPr>
          <w:spacing w:val="-1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messages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answers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synthe</w:t>
      </w:r>
      <w:r>
        <w:t>sized</w:t>
      </w:r>
      <w:r>
        <w:rPr>
          <w:spacing w:val="-11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responses.</w:t>
      </w:r>
      <w:r>
        <w:rPr>
          <w:spacing w:val="1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forms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users.</w:t>
      </w:r>
      <w:r>
        <w:rPr>
          <w:spacing w:val="11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cases</w:t>
      </w:r>
      <w:r>
        <w:rPr>
          <w:spacing w:val="-13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usually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support</w:t>
      </w:r>
      <w:r>
        <w:rPr>
          <w:spacing w:val="-58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sufficient</w:t>
      </w:r>
      <w:r>
        <w:rPr>
          <w:spacing w:val="-10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autonomy.</w:t>
      </w:r>
      <w:r>
        <w:rPr>
          <w:spacing w:val="1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those</w:t>
      </w:r>
      <w:r>
        <w:rPr>
          <w:spacing w:val="-9"/>
        </w:rPr>
        <w:t xml:space="preserve"> </w:t>
      </w:r>
      <w:proofErr w:type="spellStart"/>
      <w:r>
        <w:t>well</w:t>
      </w:r>
      <w:r>
        <w:rPr>
          <w:spacing w:val="-10"/>
        </w:rPr>
        <w:t xml:space="preserve"> </w:t>
      </w:r>
      <w:r>
        <w:t>known</w:t>
      </w:r>
      <w:proofErr w:type="spellEnd"/>
      <w:r>
        <w:rPr>
          <w:spacing w:val="-9"/>
        </w:rPr>
        <w:t xml:space="preserve"> </w:t>
      </w:r>
      <w:r>
        <w:t>forms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Conversational</w:t>
      </w:r>
      <w:r>
        <w:rPr>
          <w:spacing w:val="-1"/>
        </w:rPr>
        <w:t xml:space="preserve"> </w:t>
      </w:r>
      <w:r>
        <w:t>Banking.</w:t>
      </w:r>
    </w:p>
    <w:p w14:paraId="1D3C047C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Consumers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rPr>
          <w:w w:val="95"/>
        </w:rPr>
        <w:t>interface of website or mobile app.</w:t>
      </w:r>
      <w:r>
        <w:rPr>
          <w:spacing w:val="1"/>
          <w:w w:val="95"/>
        </w:rPr>
        <w:t xml:space="preserve"> </w:t>
      </w:r>
      <w:r>
        <w:rPr>
          <w:w w:val="95"/>
        </w:rPr>
        <w:t>The process of automation in banks is gradually growing and</w:t>
      </w:r>
      <w:r>
        <w:rPr>
          <w:spacing w:val="1"/>
          <w:w w:val="95"/>
        </w:rPr>
        <w:t xml:space="preserve"> </w:t>
      </w:r>
      <w:r>
        <w:t>this, from the one side, should lead to a reduction of a number of contact center specialists. On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other</w:t>
      </w:r>
      <w:r>
        <w:rPr>
          <w:spacing w:val="-14"/>
        </w:rPr>
        <w:t xml:space="preserve"> </w:t>
      </w:r>
      <w:r>
        <w:rPr>
          <w:spacing w:val="-1"/>
        </w:rPr>
        <w:t>side,</w:t>
      </w:r>
      <w:r>
        <w:rPr>
          <w:spacing w:val="-11"/>
        </w:rPr>
        <w:t xml:space="preserve"> </w:t>
      </w:r>
      <w:r>
        <w:rPr>
          <w:spacing w:val="-1"/>
        </w:rPr>
        <w:t>increasing</w:t>
      </w:r>
      <w:r>
        <w:rPr>
          <w:spacing w:val="-14"/>
        </w:rPr>
        <w:t xml:space="preserve"> </w:t>
      </w:r>
      <w:r>
        <w:rPr>
          <w:spacing w:val="-1"/>
        </w:rP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consequently</w:t>
      </w:r>
      <w:r>
        <w:rPr>
          <w:spacing w:val="-13"/>
        </w:rPr>
        <w:t xml:space="preserve"> </w:t>
      </w:r>
      <w:r>
        <w:t>increases</w:t>
      </w:r>
      <w:r>
        <w:rPr>
          <w:spacing w:val="-14"/>
        </w:rPr>
        <w:t xml:space="preserve"> </w:t>
      </w:r>
      <w:r>
        <w:t>chat</w:t>
      </w:r>
      <w:r>
        <w:rPr>
          <w:spacing w:val="-14"/>
        </w:rPr>
        <w:t xml:space="preserve"> </w:t>
      </w:r>
      <w:r>
        <w:t>loads.</w:t>
      </w:r>
      <w:r>
        <w:rPr>
          <w:spacing w:val="14"/>
        </w:rPr>
        <w:t xml:space="preserve"> </w:t>
      </w:r>
      <w:r>
        <w:t>Nevertheless,</w:t>
      </w:r>
      <w:r>
        <w:rPr>
          <w:spacing w:val="-58"/>
        </w:rPr>
        <w:t xml:space="preserve"> </w:t>
      </w:r>
      <w:r>
        <w:t>in</w:t>
      </w:r>
      <w:r>
        <w:t>creasing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involvement.</w:t>
      </w:r>
    </w:p>
    <w:p w14:paraId="2284C61E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rPr>
          <w:w w:val="95"/>
        </w:rPr>
        <w:t>Nonetheless, current state of AI application in Front-office has certain problems.</w:t>
      </w:r>
      <w:r>
        <w:rPr>
          <w:spacing w:val="1"/>
          <w:w w:val="95"/>
        </w:rPr>
        <w:t xml:space="preserve"> </w:t>
      </w:r>
      <w:r>
        <w:rPr>
          <w:w w:val="95"/>
        </w:rPr>
        <w:t>As it was</w:t>
      </w:r>
      <w:r>
        <w:rPr>
          <w:spacing w:val="1"/>
          <w:w w:val="95"/>
        </w:rPr>
        <w:t xml:space="preserve"> </w:t>
      </w:r>
      <w:r>
        <w:t xml:space="preserve">mentioned before in </w:t>
      </w:r>
      <w:hyperlink w:anchor="_bookmark21" w:history="1">
        <w:r>
          <w:t>2.2.5.</w:t>
        </w:r>
      </w:hyperlink>
      <w:r>
        <w:t xml:space="preserve">, conversational banking is not considered as available by </w:t>
      </w:r>
      <w:r>
        <w:t>middle-</w:t>
      </w:r>
      <w:r>
        <w:rPr>
          <w:spacing w:val="1"/>
        </w:rPr>
        <w:t xml:space="preserve"> </w:t>
      </w:r>
      <w:r>
        <w:t>sized and small banks.</w:t>
      </w:r>
      <w:r>
        <w:rPr>
          <w:spacing w:val="1"/>
        </w:rPr>
        <w:t xml:space="preserve"> </w:t>
      </w:r>
      <w:r>
        <w:t>Mostly it is used either by the largest commercial banks, which have</w:t>
      </w:r>
      <w:r>
        <w:rPr>
          <w:spacing w:val="1"/>
        </w:rPr>
        <w:t xml:space="preserve"> </w:t>
      </w:r>
      <w:r>
        <w:t>large amounts of resources available for investments, or by start-ups and new digital financial</w:t>
      </w:r>
      <w:r>
        <w:rPr>
          <w:spacing w:val="1"/>
        </w:rPr>
        <w:t xml:space="preserve"> </w:t>
      </w:r>
      <w:r>
        <w:t>services,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targeting</w:t>
      </w:r>
      <w:r>
        <w:rPr>
          <w:spacing w:val="-1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innovations.</w:t>
      </w:r>
    </w:p>
    <w:p w14:paraId="5AB138CD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As a result, banks face a choice — use existing solutions or to create their own product,</w:t>
      </w:r>
      <w:r>
        <w:rPr>
          <w:spacing w:val="1"/>
        </w:rPr>
        <w:t xml:space="preserve"> </w:t>
      </w:r>
      <w:r>
        <w:t>which is not avai</w:t>
      </w:r>
      <w:r>
        <w:t>lable to small-sized and medium banks. However, it is not entirely correct, as</w:t>
      </w:r>
      <w:r>
        <w:rPr>
          <w:spacing w:val="-57"/>
        </w:rPr>
        <w:t xml:space="preserve"> </w:t>
      </w:r>
      <w:r>
        <w:rPr>
          <w:w w:val="95"/>
        </w:rPr>
        <w:t>medium-sized and small banks can and have to use third-party solutions for implementation.</w:t>
      </w:r>
      <w:r>
        <w:rPr>
          <w:spacing w:val="54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t>the other hand, integration of external technologies uses very large volume of bank</w:t>
      </w:r>
      <w:r>
        <w:t xml:space="preserve"> resources,</w:t>
      </w:r>
      <w:r>
        <w:rPr>
          <w:spacing w:val="1"/>
        </w:rPr>
        <w:t xml:space="preserve"> </w:t>
      </w:r>
      <w:r>
        <w:t>as well as cost of product usage.</w:t>
      </w:r>
      <w:r>
        <w:rPr>
          <w:spacing w:val="1"/>
        </w:rPr>
        <w:t xml:space="preserve"> </w:t>
      </w:r>
      <w:r>
        <w:t>As a result, final cost may be higher than cost of internal</w:t>
      </w:r>
      <w:r>
        <w:rPr>
          <w:spacing w:val="1"/>
        </w:rPr>
        <w:t xml:space="preserve"> </w:t>
      </w:r>
      <w:r>
        <w:t>development.</w:t>
      </w:r>
    </w:p>
    <w:p w14:paraId="5BDCEA63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rPr>
          <w:w w:val="95"/>
        </w:rPr>
        <w:t xml:space="preserve">Another major problem is obvious and connected to existing employees in customer </w:t>
      </w:r>
      <w:proofErr w:type="spellStart"/>
      <w:r>
        <w:rPr>
          <w:w w:val="95"/>
        </w:rPr>
        <w:t>expe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t>rience</w:t>
      </w:r>
      <w:proofErr w:type="spellEnd"/>
      <w:r>
        <w:rPr>
          <w:spacing w:val="-13"/>
        </w:rPr>
        <w:t xml:space="preserve"> </w:t>
      </w:r>
      <w:r>
        <w:t>offices.</w:t>
      </w:r>
      <w:r>
        <w:rPr>
          <w:spacing w:val="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cost</w:t>
      </w:r>
      <w:r>
        <w:rPr>
          <w:spacing w:val="-13"/>
        </w:rPr>
        <w:t xml:space="preserve"> </w:t>
      </w:r>
      <w:r>
        <w:t>decrease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suppo</w:t>
      </w:r>
      <w:r>
        <w:t>rt</w:t>
      </w:r>
      <w:r>
        <w:rPr>
          <w:spacing w:val="-12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valid</w:t>
      </w:r>
      <w:r>
        <w:rPr>
          <w:spacing w:val="-13"/>
        </w:rPr>
        <w:t xml:space="preserve"> </w:t>
      </w:r>
      <w:r>
        <w:t>reason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banks,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doesn’t</w:t>
      </w:r>
      <w:r>
        <w:rPr>
          <w:spacing w:val="-58"/>
        </w:rPr>
        <w:t xml:space="preserve"> </w:t>
      </w:r>
      <w:r>
        <w:t>mean that banks will decrease amount of support agents. In contrast, those may be moved to</w:t>
      </w:r>
      <w:r>
        <w:rPr>
          <w:spacing w:val="1"/>
        </w:rPr>
        <w:t xml:space="preserve"> </w:t>
      </w:r>
      <w:r>
        <w:t>other branches or to other banking products. Additionally, support agents may require training</w:t>
      </w:r>
      <w:r>
        <w:rPr>
          <w:spacing w:val="-57"/>
        </w:rPr>
        <w:t xml:space="preserve"> </w:t>
      </w:r>
      <w:r>
        <w:t>for changing their pro</w:t>
      </w:r>
      <w:r>
        <w:t>file. The point of this action is not to decrease a number of employees,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professionals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specialists.</w:t>
      </w:r>
    </w:p>
    <w:p w14:paraId="4518B09B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5F3BFF93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572" w:name="Hybrid_approach"/>
      <w:bookmarkStart w:id="573" w:name="_bookmark29"/>
      <w:bookmarkEnd w:id="572"/>
      <w:bookmarkEnd w:id="573"/>
      <w:r>
        <w:t>Hybrid</w:t>
      </w:r>
      <w:r>
        <w:rPr>
          <w:spacing w:val="-13"/>
        </w:rPr>
        <w:t xml:space="preserve"> </w:t>
      </w:r>
      <w:r>
        <w:t>approach</w:t>
      </w:r>
    </w:p>
    <w:p w14:paraId="1BC89F5E" w14:textId="77777777" w:rsidR="00DE70B6" w:rsidRDefault="00DE70B6">
      <w:pPr>
        <w:pStyle w:val="BodyText"/>
        <w:ind w:left="0"/>
        <w:rPr>
          <w:b/>
          <w:sz w:val="26"/>
        </w:rPr>
      </w:pPr>
    </w:p>
    <w:p w14:paraId="7A96A160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rPr>
          <w:spacing w:val="-1"/>
        </w:rPr>
        <w:t>Nevertheless,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largest</w:t>
      </w:r>
      <w:r>
        <w:rPr>
          <w:spacing w:val="-14"/>
        </w:rPr>
        <w:t xml:space="preserve"> </w:t>
      </w:r>
      <w:r>
        <w:t>banks</w:t>
      </w:r>
      <w:r>
        <w:rPr>
          <w:spacing w:val="-14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solutions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dialog</w:t>
      </w:r>
      <w:r>
        <w:rPr>
          <w:spacing w:val="-14"/>
        </w:rPr>
        <w:t xml:space="preserve"> </w:t>
      </w:r>
      <w:r>
        <w:t>interfaces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messengers.</w:t>
      </w:r>
      <w:r>
        <w:rPr>
          <w:spacing w:val="-5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case,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developing</w:t>
      </w:r>
      <w:r>
        <w:rPr>
          <w:spacing w:val="-13"/>
        </w:rPr>
        <w:t xml:space="preserve"> </w:t>
      </w:r>
      <w:r>
        <w:t>solutions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artificially</w:t>
      </w:r>
      <w:r>
        <w:rPr>
          <w:spacing w:val="-13"/>
        </w:rPr>
        <w:t xml:space="preserve"> </w:t>
      </w:r>
      <w:r>
        <w:t>augmented</w:t>
      </w:r>
      <w:r>
        <w:rPr>
          <w:spacing w:val="-14"/>
        </w:rPr>
        <w:t xml:space="preserve"> </w:t>
      </w:r>
      <w:proofErr w:type="spellStart"/>
      <w:r>
        <w:t>intellegence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sup-</w:t>
      </w:r>
      <w:r>
        <w:rPr>
          <w:spacing w:val="-58"/>
        </w:rPr>
        <w:t xml:space="preserve"> </w:t>
      </w:r>
      <w:r>
        <w:t>port.</w:t>
      </w:r>
      <w:r>
        <w:rPr>
          <w:spacing w:val="27"/>
        </w:rPr>
        <w:t xml:space="preserve"> </w:t>
      </w:r>
      <w:r>
        <w:t>It is a</w:t>
      </w:r>
      <w:r>
        <w:rPr>
          <w:spacing w:val="1"/>
        </w:rPr>
        <w:t xml:space="preserve"> </w:t>
      </w:r>
      <w:r>
        <w:t>common misconception,</w:t>
      </w:r>
      <w:r>
        <w:rPr>
          <w:spacing w:val="1"/>
        </w:rPr>
        <w:t xml:space="preserve"> </w:t>
      </w:r>
      <w:r>
        <w:t>that those chat-bots</w:t>
      </w:r>
      <w:r>
        <w:rPr>
          <w:spacing w:val="1"/>
        </w:rPr>
        <w:t xml:space="preserve"> </w:t>
      </w:r>
      <w:r>
        <w:t>are for customers only.</w:t>
      </w:r>
      <w:r>
        <w:rPr>
          <w:spacing w:val="28"/>
        </w:rPr>
        <w:t xml:space="preserve"> </w:t>
      </w:r>
      <w:r>
        <w:t>Indeed,</w:t>
      </w:r>
      <w:r>
        <w:rPr>
          <w:spacing w:val="1"/>
        </w:rPr>
        <w:t xml:space="preserve"> </w:t>
      </w:r>
      <w:r>
        <w:t>those</w:t>
      </w:r>
    </w:p>
    <w:p w14:paraId="7FB9E3F8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96BAA4A" w14:textId="77777777" w:rsidR="00DE70B6" w:rsidRDefault="00603B20">
      <w:pPr>
        <w:pStyle w:val="BodyText"/>
        <w:spacing w:before="74" w:line="357" w:lineRule="auto"/>
        <w:ind w:right="115"/>
        <w:jc w:val="both"/>
      </w:pPr>
      <w:r>
        <w:lastRenderedPageBreak/>
        <w:t>are</w:t>
      </w:r>
      <w:r>
        <w:rPr>
          <w:spacing w:val="-12"/>
        </w:rPr>
        <w:t xml:space="preserve"> </w:t>
      </w:r>
      <w:r>
        <w:t>much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useful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bank</w:t>
      </w:r>
      <w:r>
        <w:rPr>
          <w:spacing w:val="-11"/>
        </w:rPr>
        <w:t xml:space="preserve"> </w:t>
      </w:r>
      <w:r>
        <w:t>employees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significantly</w:t>
      </w:r>
      <w:r>
        <w:rPr>
          <w:spacing w:val="-58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experience.</w:t>
      </w:r>
      <w:r>
        <w:rPr>
          <w:spacing w:val="1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conversational</w:t>
      </w:r>
      <w:r>
        <w:rPr>
          <w:spacing w:val="-2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poor</w:t>
      </w:r>
      <w:r>
        <w:rPr>
          <w:spacing w:val="-3"/>
        </w:rPr>
        <w:t xml:space="preserve"> </w:t>
      </w:r>
      <w:r>
        <w:t>form.</w:t>
      </w:r>
    </w:p>
    <w:p w14:paraId="5270A2D6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rPr>
          <w:w w:val="95"/>
        </w:rPr>
        <w:t>On other side, it is important to discuss approaches to build this system. During client co</w:t>
      </w:r>
      <w:r>
        <w:rPr>
          <w:w w:val="95"/>
        </w:rPr>
        <w:t>n-</w:t>
      </w:r>
      <w:r>
        <w:rPr>
          <w:spacing w:val="1"/>
          <w:w w:val="95"/>
        </w:rPr>
        <w:t xml:space="preserve"> </w:t>
      </w:r>
      <w:r>
        <w:t>versation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internet-bank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creation</w:t>
      </w:r>
      <w:r>
        <w:rPr>
          <w:spacing w:val="-58"/>
        </w:rPr>
        <w:t xml:space="preserve"> </w:t>
      </w:r>
      <w:r>
        <w:t>of universal and operational assistant, which would be ready to interact and to help a client at</w:t>
      </w:r>
      <w:r>
        <w:rPr>
          <w:spacing w:val="1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time.</w:t>
      </w:r>
      <w:r>
        <w:rPr>
          <w:spacing w:val="1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trend,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rPr>
          <w:w w:val="95"/>
        </w:rPr>
        <w:t>and more people are used to talk with sellers via messengers.</w:t>
      </w:r>
      <w:r>
        <w:rPr>
          <w:spacing w:val="1"/>
          <w:w w:val="95"/>
        </w:rPr>
        <w:t xml:space="preserve"> </w:t>
      </w:r>
      <w:r>
        <w:rPr>
          <w:w w:val="95"/>
        </w:rPr>
        <w:t>This transforms entire service con-</w:t>
      </w:r>
      <w:r>
        <w:rPr>
          <w:spacing w:val="1"/>
          <w:w w:val="95"/>
        </w:rPr>
        <w:t xml:space="preserve"> </w:t>
      </w:r>
      <w:proofErr w:type="spellStart"/>
      <w:r>
        <w:t>sumption</w:t>
      </w:r>
      <w:proofErr w:type="spellEnd"/>
      <w:r>
        <w:t xml:space="preserve"> process, as it is more comfortable to contact via suitable and familiar solutions and</w:t>
      </w:r>
      <w:r>
        <w:rPr>
          <w:spacing w:val="1"/>
        </w:rPr>
        <w:t xml:space="preserve"> </w:t>
      </w:r>
      <w:r>
        <w:t>messengers.</w:t>
      </w:r>
      <w:r>
        <w:rPr>
          <w:spacing w:val="10"/>
        </w:rPr>
        <w:t xml:space="preserve"> </w:t>
      </w:r>
      <w:r>
        <w:t>Conversational</w:t>
      </w:r>
      <w:r>
        <w:rPr>
          <w:spacing w:val="-12"/>
        </w:rPr>
        <w:t xml:space="preserve"> </w:t>
      </w:r>
      <w:r>
        <w:t>banking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significant</w:t>
      </w:r>
      <w:r>
        <w:rPr>
          <w:spacing w:val="-12"/>
        </w:rPr>
        <w:t xml:space="preserve"> </w:t>
      </w:r>
      <w:r>
        <w:t>advantages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systems.</w:t>
      </w:r>
    </w:p>
    <w:p w14:paraId="4623D04C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Firstly, improvement of client experience.</w:t>
      </w:r>
      <w:r>
        <w:rPr>
          <w:spacing w:val="1"/>
        </w:rPr>
        <w:t xml:space="preserve"> </w:t>
      </w:r>
      <w:r>
        <w:t>We can make it more comfortable, fast and</w:t>
      </w:r>
      <w:r>
        <w:rPr>
          <w:spacing w:val="1"/>
        </w:rPr>
        <w:t xml:space="preserve"> </w:t>
      </w:r>
      <w:r>
        <w:t>qualified.</w:t>
      </w:r>
      <w:r>
        <w:rPr>
          <w:spacing w:val="1"/>
        </w:rPr>
        <w:t xml:space="preserve"> </w:t>
      </w:r>
      <w:r>
        <w:t>Secondly, conversational banking decreases client waiting time.</w:t>
      </w:r>
      <w:r>
        <w:rPr>
          <w:spacing w:val="1"/>
        </w:rPr>
        <w:t xml:space="preserve"> </w:t>
      </w:r>
      <w:r>
        <w:t>If chat-bot is not</w:t>
      </w:r>
      <w:r>
        <w:rPr>
          <w:spacing w:val="1"/>
        </w:rPr>
        <w:t xml:space="preserve"> </w:t>
      </w:r>
      <w:r>
        <w:t>sure about the question or the answer, dialog can be transferred to a human operator. In case if</w:t>
      </w:r>
      <w:r>
        <w:rPr>
          <w:spacing w:val="-57"/>
        </w:rPr>
        <w:t xml:space="preserve"> </w:t>
      </w:r>
      <w:r>
        <w:t>system achieves certain level of assurance — it will reply automatically. Researches of client</w:t>
      </w:r>
      <w:r>
        <w:rPr>
          <w:spacing w:val="1"/>
        </w:rPr>
        <w:t xml:space="preserve"> </w:t>
      </w:r>
      <w:r>
        <w:t xml:space="preserve">experience had shown that verbal interaction is psychologically </w:t>
      </w:r>
      <w:r>
        <w:t>more comfortable and brings</w:t>
      </w:r>
      <w:r>
        <w:rPr>
          <w:spacing w:val="1"/>
        </w:rPr>
        <w:t xml:space="preserve"> </w:t>
      </w:r>
      <w:r>
        <w:t>less cognitive load than visual interface. Even the best market players warn — system should</w:t>
      </w:r>
      <w:r>
        <w:rPr>
          <w:spacing w:val="1"/>
        </w:rPr>
        <w:t xml:space="preserve"> </w:t>
      </w:r>
      <w:r>
        <w:t xml:space="preserve">provide connection with a human, as there is no technology, that would allow delegating </w:t>
      </w:r>
      <w:proofErr w:type="spellStart"/>
      <w:r>
        <w:t>func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tions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entirely.</w:t>
      </w:r>
    </w:p>
    <w:p w14:paraId="66FAC44E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As well, cha</w:t>
      </w:r>
      <w:r>
        <w:t>t-bot can answer by itself directly. Unfortunately, currently it concerns only</w:t>
      </w:r>
      <w:r>
        <w:rPr>
          <w:spacing w:val="-57"/>
        </w:rPr>
        <w:t xml:space="preserve"> </w:t>
      </w:r>
      <w:r>
        <w:t xml:space="preserve">the most simple actions — customer welcoming, customer invitation, various forms of </w:t>
      </w:r>
      <w:proofErr w:type="spellStart"/>
      <w:r>
        <w:t>apolo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gize</w:t>
      </w:r>
      <w:proofErr w:type="spellEnd"/>
      <w:r>
        <w:t>, or informing the location of the nearest ATM. If there is a large stream of clie</w:t>
      </w:r>
      <w:r>
        <w:t>nts, we can</w:t>
      </w:r>
      <w:r>
        <w:rPr>
          <w:spacing w:val="-57"/>
        </w:rPr>
        <w:t xml:space="preserve"> </w:t>
      </w:r>
      <w:r>
        <w:t>lower the system confidence threshold, in order to transfer clients to chat-bot, which could de-</w:t>
      </w:r>
      <w:r>
        <w:rPr>
          <w:spacing w:val="-57"/>
        </w:rPr>
        <w:t xml:space="preserve"> </w:t>
      </w:r>
      <w:r>
        <w:rPr>
          <w:w w:val="95"/>
        </w:rPr>
        <w:t>crease waiting time and, as a result, increase client’s service satisfaction.</w:t>
      </w:r>
      <w:r>
        <w:rPr>
          <w:spacing w:val="54"/>
        </w:rPr>
        <w:t xml:space="preserve"> </w:t>
      </w:r>
      <w:r>
        <w:rPr>
          <w:w w:val="95"/>
        </w:rPr>
        <w:t>Moreover, it is possible</w:t>
      </w:r>
      <w:r>
        <w:rPr>
          <w:spacing w:val="1"/>
          <w:w w:val="95"/>
        </w:rPr>
        <w:t xml:space="preserve"> </w:t>
      </w:r>
      <w:r>
        <w:t>to involve one robot into dialogue with anot</w:t>
      </w:r>
      <w:r>
        <w:t>her robot.</w:t>
      </w:r>
      <w:r>
        <w:rPr>
          <w:spacing w:val="1"/>
        </w:rPr>
        <w:t xml:space="preserve"> </w:t>
      </w:r>
      <w:r>
        <w:t>For example, general support chat-bot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involve</w:t>
      </w:r>
      <w:r>
        <w:rPr>
          <w:spacing w:val="-1"/>
        </w:rPr>
        <w:t xml:space="preserve"> </w:t>
      </w:r>
      <w:r>
        <w:t>investment</w:t>
      </w:r>
      <w:r>
        <w:rPr>
          <w:spacing w:val="-1"/>
        </w:rPr>
        <w:t xml:space="preserve"> </w:t>
      </w:r>
      <w:r>
        <w:t>chat-bot.</w:t>
      </w:r>
    </w:p>
    <w:p w14:paraId="3D49D63A" w14:textId="77777777" w:rsidR="00DE70B6" w:rsidRDefault="00603B20">
      <w:pPr>
        <w:pStyle w:val="BodyText"/>
        <w:spacing w:before="4" w:line="357" w:lineRule="auto"/>
        <w:ind w:right="113" w:firstLine="566"/>
        <w:jc w:val="right"/>
      </w:pPr>
      <w:r>
        <w:t>Conversational,</w:t>
      </w:r>
      <w:r>
        <w:rPr>
          <w:spacing w:val="26"/>
        </w:rPr>
        <w:t xml:space="preserve"> </w:t>
      </w:r>
      <w:r>
        <w:t>dialog,</w:t>
      </w:r>
      <w:r>
        <w:rPr>
          <w:spacing w:val="26"/>
        </w:rPr>
        <w:t xml:space="preserve"> </w:t>
      </w:r>
      <w:r>
        <w:t>bank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hybrid</w:t>
      </w:r>
      <w:r>
        <w:rPr>
          <w:spacing w:val="20"/>
        </w:rPr>
        <w:t xml:space="preserve"> </w:t>
      </w:r>
      <w:r>
        <w:t>between</w:t>
      </w:r>
      <w:r>
        <w:rPr>
          <w:spacing w:val="21"/>
        </w:rPr>
        <w:t xml:space="preserve"> </w:t>
      </w:r>
      <w:r>
        <w:t>classic</w:t>
      </w:r>
      <w:r>
        <w:rPr>
          <w:spacing w:val="20"/>
        </w:rPr>
        <w:t xml:space="preserve"> </w:t>
      </w:r>
      <w:r>
        <w:t>contact</w:t>
      </w:r>
      <w:r>
        <w:rPr>
          <w:spacing w:val="21"/>
        </w:rPr>
        <w:t xml:space="preserve"> </w:t>
      </w:r>
      <w:r>
        <w:t>center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automated</w:t>
      </w:r>
      <w:r>
        <w:rPr>
          <w:spacing w:val="-57"/>
        </w:rPr>
        <w:t xml:space="preserve"> </w:t>
      </w:r>
      <w:r>
        <w:t>chat-bot</w:t>
      </w:r>
      <w:r>
        <w:rPr>
          <w:spacing w:val="7"/>
        </w:rPr>
        <w:t xml:space="preserve"> </w:t>
      </w:r>
      <w:r>
        <w:t>service.</w:t>
      </w:r>
      <w:r>
        <w:rPr>
          <w:spacing w:val="50"/>
        </w:rPr>
        <w:t xml:space="preserve"> </w:t>
      </w:r>
      <w:r>
        <w:t>However,</w:t>
      </w:r>
      <w:r>
        <w:rPr>
          <w:spacing w:val="10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possible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hybrid</w:t>
      </w:r>
      <w:r>
        <w:rPr>
          <w:spacing w:val="7"/>
        </w:rPr>
        <w:t xml:space="preserve"> </w:t>
      </w:r>
      <w:r>
        <w:t>approach,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robot</w:t>
      </w:r>
      <w:r>
        <w:rPr>
          <w:spacing w:val="7"/>
        </w:rPr>
        <w:t xml:space="preserve"> </w:t>
      </w:r>
      <w:r>
        <w:t>recommends</w:t>
      </w:r>
      <w:r>
        <w:rPr>
          <w:spacing w:val="-57"/>
        </w:rPr>
        <w:t xml:space="preserve"> </w:t>
      </w:r>
      <w:r>
        <w:t>answer to an operator based on existing knowledge base.</w:t>
      </w:r>
      <w:r>
        <w:rPr>
          <w:spacing w:val="1"/>
        </w:rPr>
        <w:t xml:space="preserve"> </w:t>
      </w:r>
      <w:r>
        <w:t>Of course, the best possible answers</w:t>
      </w:r>
      <w:r>
        <w:rPr>
          <w:spacing w:val="-5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top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list,</w:t>
      </w:r>
      <w:r>
        <w:rPr>
          <w:spacing w:val="12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comfortable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find.</w:t>
      </w:r>
      <w:r>
        <w:rPr>
          <w:spacing w:val="5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best</w:t>
      </w:r>
      <w:r>
        <w:rPr>
          <w:spacing w:val="9"/>
        </w:rPr>
        <w:t xml:space="preserve"> </w:t>
      </w:r>
      <w:r>
        <w:t>possible</w:t>
      </w:r>
      <w:r>
        <w:rPr>
          <w:spacing w:val="-57"/>
        </w:rPr>
        <w:t xml:space="preserve"> </w:t>
      </w:r>
      <w:r>
        <w:t>answer, in this case, would be an answer of the most com</w:t>
      </w:r>
      <w:r>
        <w:t>petent expert, which would allow for</w:t>
      </w:r>
      <w:r>
        <w:rPr>
          <w:spacing w:val="-57"/>
        </w:rPr>
        <w:t xml:space="preserve"> </w:t>
      </w:r>
      <w:r>
        <w:t>an intern to answer on professional level.</w:t>
      </w:r>
      <w:r>
        <w:rPr>
          <w:spacing w:val="1"/>
        </w:rPr>
        <w:t xml:space="preserve"> </w:t>
      </w:r>
      <w:r>
        <w:t>Every client question and every operator answer are</w:t>
      </w:r>
      <w:r>
        <w:rPr>
          <w:spacing w:val="-57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answers.</w:t>
      </w:r>
      <w:r>
        <w:rPr>
          <w:spacing w:val="15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teachers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>student,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way</w:t>
      </w:r>
      <w:r>
        <w:rPr>
          <w:spacing w:val="-15"/>
        </w:rPr>
        <w:t xml:space="preserve"> </w:t>
      </w:r>
      <w:r>
        <w:t>AI</w:t>
      </w:r>
      <w:r>
        <w:rPr>
          <w:spacing w:val="-15"/>
        </w:rPr>
        <w:t xml:space="preserve"> </w:t>
      </w:r>
      <w:r>
        <w:t>learns.</w:t>
      </w:r>
      <w:r>
        <w:rPr>
          <w:spacing w:val="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course,</w:t>
      </w:r>
      <w:r>
        <w:rPr>
          <w:spacing w:val="-12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requires</w:t>
      </w:r>
      <w:r>
        <w:rPr>
          <w:spacing w:val="-14"/>
        </w:rPr>
        <w:t xml:space="preserve"> </w:t>
      </w:r>
      <w:r>
        <w:t>specialists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develop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augmentative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broker,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hints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</w:p>
    <w:p w14:paraId="54AC4C81" w14:textId="77777777" w:rsidR="00DE70B6" w:rsidRDefault="00DE70B6">
      <w:pPr>
        <w:spacing w:line="357" w:lineRule="auto"/>
        <w:jc w:val="right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0FFDE1B" w14:textId="77777777" w:rsidR="00DE70B6" w:rsidRDefault="00603B20">
      <w:pPr>
        <w:pStyle w:val="BodyText"/>
        <w:spacing w:before="61"/>
        <w:ind w:left="174" w:right="650"/>
        <w:jc w:val="center"/>
      </w:pPr>
      <w:bookmarkStart w:id="574" w:name="_bookmark30"/>
      <w:bookmarkEnd w:id="574"/>
      <w:r>
        <w:lastRenderedPageBreak/>
        <w:t>Customer</w:t>
      </w:r>
      <w:r>
        <w:rPr>
          <w:spacing w:val="-11"/>
        </w:rPr>
        <w:t xml:space="preserve"> </w:t>
      </w:r>
      <w:r>
        <w:t>satisfaction</w:t>
      </w:r>
      <w:r>
        <w:rPr>
          <w:spacing w:val="-11"/>
        </w:rPr>
        <w:t xml:space="preserve"> </w:t>
      </w:r>
      <w:r>
        <w:t>rate</w:t>
      </w:r>
    </w:p>
    <w:p w14:paraId="22F8AB92" w14:textId="77777777" w:rsidR="00DE70B6" w:rsidRDefault="00DE70B6">
      <w:pPr>
        <w:pStyle w:val="BodyText"/>
        <w:ind w:left="0"/>
        <w:rPr>
          <w:sz w:val="20"/>
        </w:rPr>
      </w:pPr>
    </w:p>
    <w:p w14:paraId="38DAB9F6" w14:textId="77777777" w:rsidR="00DE70B6" w:rsidRDefault="00DE70B6">
      <w:pPr>
        <w:pStyle w:val="BodyText"/>
        <w:ind w:left="0"/>
        <w:rPr>
          <w:sz w:val="20"/>
        </w:rPr>
      </w:pPr>
    </w:p>
    <w:p w14:paraId="3A1CD581" w14:textId="77777777" w:rsidR="00DE70B6" w:rsidRDefault="00DE70B6">
      <w:pPr>
        <w:pStyle w:val="BodyText"/>
        <w:ind w:left="0"/>
        <w:rPr>
          <w:sz w:val="20"/>
        </w:rPr>
      </w:pPr>
    </w:p>
    <w:p w14:paraId="7F37861C" w14:textId="77777777" w:rsidR="00DE70B6" w:rsidRDefault="00DE70B6">
      <w:pPr>
        <w:pStyle w:val="BodyText"/>
        <w:ind w:left="0"/>
        <w:rPr>
          <w:sz w:val="20"/>
        </w:rPr>
      </w:pPr>
    </w:p>
    <w:p w14:paraId="1020CE9F" w14:textId="77777777" w:rsidR="00DE70B6" w:rsidRDefault="00DE70B6">
      <w:pPr>
        <w:pStyle w:val="BodyText"/>
        <w:ind w:left="0"/>
        <w:rPr>
          <w:sz w:val="20"/>
        </w:rPr>
      </w:pPr>
    </w:p>
    <w:p w14:paraId="55A35359" w14:textId="77777777" w:rsidR="00DE70B6" w:rsidRDefault="00DE70B6">
      <w:pPr>
        <w:pStyle w:val="BodyText"/>
        <w:ind w:left="0"/>
        <w:rPr>
          <w:sz w:val="20"/>
        </w:rPr>
      </w:pPr>
    </w:p>
    <w:p w14:paraId="75C14FE6" w14:textId="77777777" w:rsidR="00DE70B6" w:rsidRDefault="00DE70B6">
      <w:pPr>
        <w:pStyle w:val="BodyText"/>
        <w:ind w:left="0"/>
        <w:rPr>
          <w:sz w:val="20"/>
        </w:rPr>
      </w:pPr>
    </w:p>
    <w:p w14:paraId="14233134" w14:textId="77777777" w:rsidR="00DE70B6" w:rsidRDefault="00DE70B6">
      <w:pPr>
        <w:pStyle w:val="BodyText"/>
        <w:ind w:left="0"/>
        <w:rPr>
          <w:sz w:val="20"/>
        </w:rPr>
      </w:pPr>
    </w:p>
    <w:p w14:paraId="25235B1A" w14:textId="77777777" w:rsidR="00DE70B6" w:rsidRDefault="00DE70B6">
      <w:pPr>
        <w:pStyle w:val="BodyText"/>
        <w:ind w:left="0"/>
        <w:rPr>
          <w:sz w:val="20"/>
        </w:rPr>
      </w:pPr>
    </w:p>
    <w:p w14:paraId="586ACBA9" w14:textId="77777777" w:rsidR="00DE70B6" w:rsidRDefault="00DE70B6">
      <w:pPr>
        <w:pStyle w:val="BodyText"/>
        <w:ind w:left="0"/>
        <w:rPr>
          <w:sz w:val="20"/>
        </w:rPr>
      </w:pPr>
    </w:p>
    <w:p w14:paraId="1413FCB9" w14:textId="77777777" w:rsidR="00DE70B6" w:rsidRDefault="00DE70B6">
      <w:pPr>
        <w:rPr>
          <w:sz w:val="20"/>
        </w:rPr>
        <w:sectPr w:rsidR="00DE70B6">
          <w:pgSz w:w="11910" w:h="16840"/>
          <w:pgMar w:top="1360" w:right="1300" w:bottom="1020" w:left="1300" w:header="0" w:footer="833" w:gutter="0"/>
          <w:cols w:space="708"/>
        </w:sectPr>
      </w:pPr>
    </w:p>
    <w:p w14:paraId="5DD2EF04" w14:textId="77777777" w:rsidR="00DE70B6" w:rsidRDefault="00DE70B6">
      <w:pPr>
        <w:pStyle w:val="BodyText"/>
        <w:ind w:left="0"/>
        <w:rPr>
          <w:sz w:val="26"/>
        </w:rPr>
      </w:pPr>
    </w:p>
    <w:p w14:paraId="002853EF" w14:textId="77777777" w:rsidR="00DE70B6" w:rsidRDefault="00DE70B6">
      <w:pPr>
        <w:pStyle w:val="BodyText"/>
        <w:spacing w:before="8"/>
        <w:ind w:left="0"/>
        <w:rPr>
          <w:sz w:val="30"/>
        </w:rPr>
      </w:pPr>
    </w:p>
    <w:p w14:paraId="2628A562" w14:textId="77777777" w:rsidR="00DE70B6" w:rsidRDefault="00603B20">
      <w:pPr>
        <w:pStyle w:val="BodyText"/>
        <w:spacing w:line="252" w:lineRule="auto"/>
        <w:ind w:left="1072" w:right="26" w:hanging="273"/>
      </w:pPr>
      <w:r>
        <w:rPr>
          <w:spacing w:val="-1"/>
        </w:rPr>
        <w:t xml:space="preserve">Conversion </w:t>
      </w:r>
      <w:r>
        <w:t>with</w:t>
      </w:r>
      <w:r>
        <w:rPr>
          <w:spacing w:val="-57"/>
        </w:rPr>
        <w:t xml:space="preserve"> </w:t>
      </w:r>
      <w:r>
        <w:t>alive</w:t>
      </w:r>
      <w:r>
        <w:rPr>
          <w:spacing w:val="-2"/>
        </w:rPr>
        <w:t xml:space="preserve"> </w:t>
      </w:r>
      <w:r>
        <w:t>agent</w:t>
      </w:r>
    </w:p>
    <w:p w14:paraId="005D64DE" w14:textId="77777777" w:rsidR="00DE70B6" w:rsidRDefault="00603B20">
      <w:pPr>
        <w:spacing w:before="213"/>
        <w:ind w:left="800"/>
        <w:rPr>
          <w:sz w:val="24"/>
        </w:rPr>
      </w:pPr>
      <w:r>
        <w:br w:type="column"/>
      </w:r>
      <w:r>
        <w:rPr>
          <w:color w:val="0000FF"/>
          <w:sz w:val="24"/>
        </w:rPr>
        <w:t>60%</w:t>
      </w:r>
    </w:p>
    <w:p w14:paraId="19F3465B" w14:textId="131F2FAD" w:rsidR="00DE70B6" w:rsidRDefault="003076F5">
      <w:pPr>
        <w:pStyle w:val="BodyText"/>
        <w:spacing w:before="163" w:line="252" w:lineRule="auto"/>
        <w:ind w:left="800" w:right="791" w:firstLine="23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10885D79" wp14:editId="768623FA">
                <wp:simplePos x="0" y="0"/>
                <wp:positionH relativeFrom="page">
                  <wp:posOffset>2392045</wp:posOffset>
                </wp:positionH>
                <wp:positionV relativeFrom="paragraph">
                  <wp:posOffset>-1748790</wp:posOffset>
                </wp:positionV>
                <wp:extent cx="2472690" cy="2072005"/>
                <wp:effectExtent l="0" t="0" r="0" b="0"/>
                <wp:wrapNone/>
                <wp:docPr id="177" name="docshapegroup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2690" cy="2072005"/>
                          <a:chOff x="3767" y="-2754"/>
                          <a:chExt cx="3894" cy="3263"/>
                        </a:xfrm>
                      </wpg:grpSpPr>
                      <wps:wsp>
                        <wps:cNvPr id="178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3781" y="474"/>
                            <a:ext cx="3867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docshape52"/>
                        <wps:cNvSpPr>
                          <a:spLocks/>
                        </wps:cNvSpPr>
                        <wps:spPr bwMode="auto">
                          <a:xfrm>
                            <a:off x="3774" y="442"/>
                            <a:ext cx="30" cy="64"/>
                          </a:xfrm>
                          <a:custGeom>
                            <a:avLst/>
                            <a:gdLst>
                              <a:gd name="T0" fmla="+- 0 3805 3775"/>
                              <a:gd name="T1" fmla="*/ T0 w 30"/>
                              <a:gd name="T2" fmla="+- 0 506 442"/>
                              <a:gd name="T3" fmla="*/ 506 h 64"/>
                              <a:gd name="T4" fmla="+- 0 3800 3775"/>
                              <a:gd name="T5" fmla="*/ T4 w 30"/>
                              <a:gd name="T6" fmla="+- 0 496 442"/>
                              <a:gd name="T7" fmla="*/ 496 h 64"/>
                              <a:gd name="T8" fmla="+- 0 3791 3775"/>
                              <a:gd name="T9" fmla="*/ T8 w 30"/>
                              <a:gd name="T10" fmla="+- 0 487 442"/>
                              <a:gd name="T11" fmla="*/ 487 h 64"/>
                              <a:gd name="T12" fmla="+- 0 3782 3775"/>
                              <a:gd name="T13" fmla="*/ T12 w 30"/>
                              <a:gd name="T14" fmla="+- 0 478 442"/>
                              <a:gd name="T15" fmla="*/ 478 h 64"/>
                              <a:gd name="T16" fmla="+- 0 3775 3775"/>
                              <a:gd name="T17" fmla="*/ T16 w 30"/>
                              <a:gd name="T18" fmla="+- 0 474 442"/>
                              <a:gd name="T19" fmla="*/ 474 h 64"/>
                              <a:gd name="T20" fmla="+- 0 3782 3775"/>
                              <a:gd name="T21" fmla="*/ T20 w 30"/>
                              <a:gd name="T22" fmla="+- 0 470 442"/>
                              <a:gd name="T23" fmla="*/ 470 h 64"/>
                              <a:gd name="T24" fmla="+- 0 3791 3775"/>
                              <a:gd name="T25" fmla="*/ T24 w 30"/>
                              <a:gd name="T26" fmla="+- 0 462 442"/>
                              <a:gd name="T27" fmla="*/ 462 h 64"/>
                              <a:gd name="T28" fmla="+- 0 3800 3775"/>
                              <a:gd name="T29" fmla="*/ T28 w 30"/>
                              <a:gd name="T30" fmla="+- 0 452 442"/>
                              <a:gd name="T31" fmla="*/ 452 h 64"/>
                              <a:gd name="T32" fmla="+- 0 3805 3775"/>
                              <a:gd name="T33" fmla="*/ T32 w 30"/>
                              <a:gd name="T34" fmla="+- 0 442 442"/>
                              <a:gd name="T35" fmla="*/ 44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" h="64">
                                <a:moveTo>
                                  <a:pt x="30" y="64"/>
                                </a:moveTo>
                                <a:lnTo>
                                  <a:pt x="25" y="54"/>
                                </a:lnTo>
                                <a:lnTo>
                                  <a:pt x="16" y="45"/>
                                </a:lnTo>
                                <a:lnTo>
                                  <a:pt x="7" y="36"/>
                                </a:lnTo>
                                <a:lnTo>
                                  <a:pt x="0" y="32"/>
                                </a:lnTo>
                                <a:lnTo>
                                  <a:pt x="7" y="28"/>
                                </a:lnTo>
                                <a:lnTo>
                                  <a:pt x="16" y="20"/>
                                </a:lnTo>
                                <a:lnTo>
                                  <a:pt x="25" y="10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40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53"/>
                        <wps:cNvSpPr>
                          <a:spLocks/>
                        </wps:cNvSpPr>
                        <wps:spPr bwMode="auto">
                          <a:xfrm>
                            <a:off x="7623" y="442"/>
                            <a:ext cx="30" cy="64"/>
                          </a:xfrm>
                          <a:custGeom>
                            <a:avLst/>
                            <a:gdLst>
                              <a:gd name="T0" fmla="+- 0 7624 7624"/>
                              <a:gd name="T1" fmla="*/ T0 w 30"/>
                              <a:gd name="T2" fmla="+- 0 442 442"/>
                              <a:gd name="T3" fmla="*/ 442 h 64"/>
                              <a:gd name="T4" fmla="+- 0 7628 7624"/>
                              <a:gd name="T5" fmla="*/ T4 w 30"/>
                              <a:gd name="T6" fmla="+- 0 452 442"/>
                              <a:gd name="T7" fmla="*/ 452 h 64"/>
                              <a:gd name="T8" fmla="+- 0 7637 7624"/>
                              <a:gd name="T9" fmla="*/ T8 w 30"/>
                              <a:gd name="T10" fmla="+- 0 462 442"/>
                              <a:gd name="T11" fmla="*/ 462 h 64"/>
                              <a:gd name="T12" fmla="+- 0 7647 7624"/>
                              <a:gd name="T13" fmla="*/ T12 w 30"/>
                              <a:gd name="T14" fmla="+- 0 470 442"/>
                              <a:gd name="T15" fmla="*/ 470 h 64"/>
                              <a:gd name="T16" fmla="+- 0 7654 7624"/>
                              <a:gd name="T17" fmla="*/ T16 w 30"/>
                              <a:gd name="T18" fmla="+- 0 474 442"/>
                              <a:gd name="T19" fmla="*/ 474 h 64"/>
                              <a:gd name="T20" fmla="+- 0 7647 7624"/>
                              <a:gd name="T21" fmla="*/ T20 w 30"/>
                              <a:gd name="T22" fmla="+- 0 478 442"/>
                              <a:gd name="T23" fmla="*/ 478 h 64"/>
                              <a:gd name="T24" fmla="+- 0 7637 7624"/>
                              <a:gd name="T25" fmla="*/ T24 w 30"/>
                              <a:gd name="T26" fmla="+- 0 487 442"/>
                              <a:gd name="T27" fmla="*/ 487 h 64"/>
                              <a:gd name="T28" fmla="+- 0 7628 7624"/>
                              <a:gd name="T29" fmla="*/ T28 w 30"/>
                              <a:gd name="T30" fmla="+- 0 496 442"/>
                              <a:gd name="T31" fmla="*/ 496 h 64"/>
                              <a:gd name="T32" fmla="+- 0 7624 7624"/>
                              <a:gd name="T33" fmla="*/ T32 w 30"/>
                              <a:gd name="T34" fmla="+- 0 506 442"/>
                              <a:gd name="T35" fmla="*/ 50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" h="64">
                                <a:moveTo>
                                  <a:pt x="0" y="0"/>
                                </a:moveTo>
                                <a:lnTo>
                                  <a:pt x="4" y="10"/>
                                </a:lnTo>
                                <a:lnTo>
                                  <a:pt x="13" y="20"/>
                                </a:lnTo>
                                <a:lnTo>
                                  <a:pt x="23" y="28"/>
                                </a:lnTo>
                                <a:lnTo>
                                  <a:pt x="30" y="32"/>
                                </a:lnTo>
                                <a:lnTo>
                                  <a:pt x="23" y="36"/>
                                </a:lnTo>
                                <a:lnTo>
                                  <a:pt x="13" y="45"/>
                                </a:lnTo>
                                <a:lnTo>
                                  <a:pt x="4" y="54"/>
                                </a:lnTo>
                                <a:lnTo>
                                  <a:pt x="0" y="64"/>
                                </a:lnTo>
                              </a:path>
                            </a:pathLst>
                          </a:custGeom>
                          <a:noFill/>
                          <a:ln w="40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5714" y="4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docshape54"/>
                        <wps:cNvSpPr>
                          <a:spLocks/>
                        </wps:cNvSpPr>
                        <wps:spPr bwMode="auto">
                          <a:xfrm>
                            <a:off x="5682" y="-2754"/>
                            <a:ext cx="64" cy="64"/>
                          </a:xfrm>
                          <a:custGeom>
                            <a:avLst/>
                            <a:gdLst>
                              <a:gd name="T0" fmla="+- 0 5682 5682"/>
                              <a:gd name="T1" fmla="*/ T0 w 64"/>
                              <a:gd name="T2" fmla="+- 0 -2690 -2754"/>
                              <a:gd name="T3" fmla="*/ -2690 h 64"/>
                              <a:gd name="T4" fmla="+- 0 5714 5682"/>
                              <a:gd name="T5" fmla="*/ T4 w 64"/>
                              <a:gd name="T6" fmla="+- 0 -2714 -2754"/>
                              <a:gd name="T7" fmla="*/ -2714 h 64"/>
                              <a:gd name="T8" fmla="+- 0 5746 5682"/>
                              <a:gd name="T9" fmla="*/ T8 w 64"/>
                              <a:gd name="T10" fmla="+- 0 -2690 -2754"/>
                              <a:gd name="T11" fmla="*/ -2690 h 64"/>
                              <a:gd name="T12" fmla="+- 0 5714 5682"/>
                              <a:gd name="T13" fmla="*/ T12 w 64"/>
                              <a:gd name="T14" fmla="+- 0 -2754 -2754"/>
                              <a:gd name="T15" fmla="*/ -2754 h 64"/>
                              <a:gd name="T16" fmla="+- 0 5682 5682"/>
                              <a:gd name="T17" fmla="*/ T16 w 64"/>
                              <a:gd name="T18" fmla="+- 0 -2690 -2754"/>
                              <a:gd name="T19" fmla="*/ -269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0" y="64"/>
                                </a:moveTo>
                                <a:lnTo>
                                  <a:pt x="32" y="40"/>
                                </a:lnTo>
                                <a:lnTo>
                                  <a:pt x="64" y="64"/>
                                </a:lnTo>
                                <a:lnTo>
                                  <a:pt x="32" y="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55"/>
                        <wps:cNvSpPr>
                          <a:spLocks/>
                        </wps:cNvSpPr>
                        <wps:spPr bwMode="auto">
                          <a:xfrm>
                            <a:off x="3771" y="-2416"/>
                            <a:ext cx="3886" cy="2454"/>
                          </a:xfrm>
                          <a:custGeom>
                            <a:avLst/>
                            <a:gdLst>
                              <a:gd name="T0" fmla="+- 0 3771 3771"/>
                              <a:gd name="T1" fmla="*/ T0 w 3886"/>
                              <a:gd name="T2" fmla="+- 0 -660 -2415"/>
                              <a:gd name="T3" fmla="*/ -660 h 2454"/>
                              <a:gd name="T4" fmla="+- 0 3960 3771"/>
                              <a:gd name="T5" fmla="*/ T4 w 3886"/>
                              <a:gd name="T6" fmla="+- 0 -680 -2415"/>
                              <a:gd name="T7" fmla="*/ -680 h 2454"/>
                              <a:gd name="T8" fmla="+- 0 4396 3771"/>
                              <a:gd name="T9" fmla="*/ T8 w 3886"/>
                              <a:gd name="T10" fmla="+- 0 -744 -2415"/>
                              <a:gd name="T11" fmla="*/ -744 h 2454"/>
                              <a:gd name="T12" fmla="+- 0 4884 3771"/>
                              <a:gd name="T13" fmla="*/ T12 w 3886"/>
                              <a:gd name="T14" fmla="+- 0 -852 -2415"/>
                              <a:gd name="T15" fmla="*/ -852 h 2454"/>
                              <a:gd name="T16" fmla="+- 0 5228 3771"/>
                              <a:gd name="T17" fmla="*/ T16 w 3886"/>
                              <a:gd name="T18" fmla="+- 0 -1009 -2415"/>
                              <a:gd name="T19" fmla="*/ -1009 h 2454"/>
                              <a:gd name="T20" fmla="+- 0 5288 3771"/>
                              <a:gd name="T21" fmla="*/ T20 w 3886"/>
                              <a:gd name="T22" fmla="+- 0 -1086 -2415"/>
                              <a:gd name="T23" fmla="*/ -1086 h 2454"/>
                              <a:gd name="T24" fmla="+- 0 5337 3771"/>
                              <a:gd name="T25" fmla="*/ T24 w 3886"/>
                              <a:gd name="T26" fmla="+- 0 -1196 -2415"/>
                              <a:gd name="T27" fmla="*/ -1196 h 2454"/>
                              <a:gd name="T28" fmla="+- 0 5358 3771"/>
                              <a:gd name="T29" fmla="*/ T28 w 3886"/>
                              <a:gd name="T30" fmla="+- 0 -1261 -2415"/>
                              <a:gd name="T31" fmla="*/ -1261 h 2454"/>
                              <a:gd name="T32" fmla="+- 0 5377 3771"/>
                              <a:gd name="T33" fmla="*/ T32 w 3886"/>
                              <a:gd name="T34" fmla="+- 0 -1331 -2415"/>
                              <a:gd name="T35" fmla="*/ -1331 h 2454"/>
                              <a:gd name="T36" fmla="+- 0 5394 3771"/>
                              <a:gd name="T37" fmla="*/ T36 w 3886"/>
                              <a:gd name="T38" fmla="+- 0 -1406 -2415"/>
                              <a:gd name="T39" fmla="*/ -1406 h 2454"/>
                              <a:gd name="T40" fmla="+- 0 5410 3771"/>
                              <a:gd name="T41" fmla="*/ T40 w 3886"/>
                              <a:gd name="T42" fmla="+- 0 -1484 -2415"/>
                              <a:gd name="T43" fmla="*/ -1484 h 2454"/>
                              <a:gd name="T44" fmla="+- 0 5425 3771"/>
                              <a:gd name="T45" fmla="*/ T44 w 3886"/>
                              <a:gd name="T46" fmla="+- 0 -1564 -2415"/>
                              <a:gd name="T47" fmla="*/ -1564 h 2454"/>
                              <a:gd name="T48" fmla="+- 0 5439 3771"/>
                              <a:gd name="T49" fmla="*/ T48 w 3886"/>
                              <a:gd name="T50" fmla="+- 0 -1647 -2415"/>
                              <a:gd name="T51" fmla="*/ -1647 h 2454"/>
                              <a:gd name="T52" fmla="+- 0 5453 3771"/>
                              <a:gd name="T53" fmla="*/ T52 w 3886"/>
                              <a:gd name="T54" fmla="+- 0 -1729 -2415"/>
                              <a:gd name="T55" fmla="*/ -1729 h 2454"/>
                              <a:gd name="T56" fmla="+- 0 5466 3771"/>
                              <a:gd name="T57" fmla="*/ T56 w 3886"/>
                              <a:gd name="T58" fmla="+- 0 -1811 -2415"/>
                              <a:gd name="T59" fmla="*/ -1811 h 2454"/>
                              <a:gd name="T60" fmla="+- 0 5480 3771"/>
                              <a:gd name="T61" fmla="*/ T60 w 3886"/>
                              <a:gd name="T62" fmla="+- 0 -1892 -2415"/>
                              <a:gd name="T63" fmla="*/ -1892 h 2454"/>
                              <a:gd name="T64" fmla="+- 0 5494 3771"/>
                              <a:gd name="T65" fmla="*/ T64 w 3886"/>
                              <a:gd name="T66" fmla="+- 0 -1971 -2415"/>
                              <a:gd name="T67" fmla="*/ -1971 h 2454"/>
                              <a:gd name="T68" fmla="+- 0 5509 3771"/>
                              <a:gd name="T69" fmla="*/ T68 w 3886"/>
                              <a:gd name="T70" fmla="+- 0 -2046 -2415"/>
                              <a:gd name="T71" fmla="*/ -2046 h 2454"/>
                              <a:gd name="T72" fmla="+- 0 5525 3771"/>
                              <a:gd name="T73" fmla="*/ T72 w 3886"/>
                              <a:gd name="T74" fmla="+- 0 -2117 -2415"/>
                              <a:gd name="T75" fmla="*/ -2117 h 2454"/>
                              <a:gd name="T76" fmla="+- 0 5542 3771"/>
                              <a:gd name="T77" fmla="*/ T76 w 3886"/>
                              <a:gd name="T78" fmla="+- 0 -2182 -2415"/>
                              <a:gd name="T79" fmla="*/ -2182 h 2454"/>
                              <a:gd name="T80" fmla="+- 0 5561 3771"/>
                              <a:gd name="T81" fmla="*/ T80 w 3886"/>
                              <a:gd name="T82" fmla="+- 0 -2242 -2415"/>
                              <a:gd name="T83" fmla="*/ -2242 h 2454"/>
                              <a:gd name="T84" fmla="+- 0 5604 3771"/>
                              <a:gd name="T85" fmla="*/ T84 w 3886"/>
                              <a:gd name="T86" fmla="+- 0 -2339 -2415"/>
                              <a:gd name="T87" fmla="*/ -2339 h 2454"/>
                              <a:gd name="T88" fmla="+- 0 5658 3771"/>
                              <a:gd name="T89" fmla="*/ T88 w 3886"/>
                              <a:gd name="T90" fmla="+- 0 -2399 -2415"/>
                              <a:gd name="T91" fmla="*/ -2399 h 2454"/>
                              <a:gd name="T92" fmla="+- 0 5724 3771"/>
                              <a:gd name="T93" fmla="*/ T92 w 3886"/>
                              <a:gd name="T94" fmla="+- 0 -2415 -2415"/>
                              <a:gd name="T95" fmla="*/ -2415 h 2454"/>
                              <a:gd name="T96" fmla="+- 0 5763 3771"/>
                              <a:gd name="T97" fmla="*/ T96 w 3886"/>
                              <a:gd name="T98" fmla="+- 0 -2405 -2415"/>
                              <a:gd name="T99" fmla="*/ -2405 h 2454"/>
                              <a:gd name="T100" fmla="+- 0 6201 3771"/>
                              <a:gd name="T101" fmla="*/ T100 w 3886"/>
                              <a:gd name="T102" fmla="+- 0 -1962 -2415"/>
                              <a:gd name="T103" fmla="*/ -1962 h 2454"/>
                              <a:gd name="T104" fmla="+- 0 6836 3771"/>
                              <a:gd name="T105" fmla="*/ T104 w 3886"/>
                              <a:gd name="T106" fmla="+- 0 -1129 -2415"/>
                              <a:gd name="T107" fmla="*/ -1129 h 2454"/>
                              <a:gd name="T108" fmla="+- 0 7408 3771"/>
                              <a:gd name="T109" fmla="*/ T108 w 3886"/>
                              <a:gd name="T110" fmla="+- 0 -323 -2415"/>
                              <a:gd name="T111" fmla="*/ -323 h 2454"/>
                              <a:gd name="T112" fmla="+- 0 7657 3771"/>
                              <a:gd name="T113" fmla="*/ T112 w 3886"/>
                              <a:gd name="T114" fmla="+- 0 38 -2415"/>
                              <a:gd name="T115" fmla="*/ 38 h 2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886" h="2454">
                                <a:moveTo>
                                  <a:pt x="0" y="1755"/>
                                </a:moveTo>
                                <a:lnTo>
                                  <a:pt x="189" y="1735"/>
                                </a:lnTo>
                                <a:lnTo>
                                  <a:pt x="625" y="1671"/>
                                </a:lnTo>
                                <a:lnTo>
                                  <a:pt x="1113" y="1563"/>
                                </a:lnTo>
                                <a:lnTo>
                                  <a:pt x="1457" y="1406"/>
                                </a:lnTo>
                                <a:lnTo>
                                  <a:pt x="1517" y="1329"/>
                                </a:lnTo>
                                <a:lnTo>
                                  <a:pt x="1566" y="1219"/>
                                </a:lnTo>
                                <a:lnTo>
                                  <a:pt x="1587" y="1154"/>
                                </a:lnTo>
                                <a:lnTo>
                                  <a:pt x="1606" y="1084"/>
                                </a:lnTo>
                                <a:lnTo>
                                  <a:pt x="1623" y="1009"/>
                                </a:lnTo>
                                <a:lnTo>
                                  <a:pt x="1639" y="931"/>
                                </a:lnTo>
                                <a:lnTo>
                                  <a:pt x="1654" y="851"/>
                                </a:lnTo>
                                <a:lnTo>
                                  <a:pt x="1668" y="768"/>
                                </a:lnTo>
                                <a:lnTo>
                                  <a:pt x="1682" y="686"/>
                                </a:lnTo>
                                <a:lnTo>
                                  <a:pt x="1695" y="604"/>
                                </a:lnTo>
                                <a:lnTo>
                                  <a:pt x="1709" y="523"/>
                                </a:lnTo>
                                <a:lnTo>
                                  <a:pt x="1723" y="444"/>
                                </a:lnTo>
                                <a:lnTo>
                                  <a:pt x="1738" y="369"/>
                                </a:lnTo>
                                <a:lnTo>
                                  <a:pt x="1754" y="298"/>
                                </a:lnTo>
                                <a:lnTo>
                                  <a:pt x="1771" y="233"/>
                                </a:lnTo>
                                <a:lnTo>
                                  <a:pt x="1790" y="173"/>
                                </a:lnTo>
                                <a:lnTo>
                                  <a:pt x="1833" y="76"/>
                                </a:lnTo>
                                <a:lnTo>
                                  <a:pt x="1887" y="16"/>
                                </a:lnTo>
                                <a:lnTo>
                                  <a:pt x="1953" y="0"/>
                                </a:lnTo>
                                <a:lnTo>
                                  <a:pt x="1992" y="10"/>
                                </a:lnTo>
                                <a:lnTo>
                                  <a:pt x="2430" y="453"/>
                                </a:lnTo>
                                <a:lnTo>
                                  <a:pt x="3065" y="1286"/>
                                </a:lnTo>
                                <a:lnTo>
                                  <a:pt x="3637" y="2092"/>
                                </a:lnTo>
                                <a:lnTo>
                                  <a:pt x="3886" y="2453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56"/>
                        <wps:cNvSpPr>
                          <a:spLocks/>
                        </wps:cNvSpPr>
                        <wps:spPr bwMode="auto">
                          <a:xfrm>
                            <a:off x="3771" y="-2405"/>
                            <a:ext cx="3886" cy="2443"/>
                          </a:xfrm>
                          <a:custGeom>
                            <a:avLst/>
                            <a:gdLst>
                              <a:gd name="T0" fmla="+- 0 3771 3771"/>
                              <a:gd name="T1" fmla="*/ T0 w 3886"/>
                              <a:gd name="T2" fmla="+- 0 -660 -2405"/>
                              <a:gd name="T3" fmla="*/ -660 h 2443"/>
                              <a:gd name="T4" fmla="+- 0 7657 3771"/>
                              <a:gd name="T5" fmla="*/ T4 w 3886"/>
                              <a:gd name="T6" fmla="+- 0 -660 -2405"/>
                              <a:gd name="T7" fmla="*/ -660 h 2443"/>
                              <a:gd name="T8" fmla="+- 0 7657 3771"/>
                              <a:gd name="T9" fmla="*/ T8 w 3886"/>
                              <a:gd name="T10" fmla="+- 0 -660 -2405"/>
                              <a:gd name="T11" fmla="*/ -660 h 2443"/>
                              <a:gd name="T12" fmla="+- 0 3771 3771"/>
                              <a:gd name="T13" fmla="*/ T12 w 3886"/>
                              <a:gd name="T14" fmla="+- 0 -2405 -2405"/>
                              <a:gd name="T15" fmla="*/ -2405 h 2443"/>
                              <a:gd name="T16" fmla="+- 0 7657 3771"/>
                              <a:gd name="T17" fmla="*/ T16 w 3886"/>
                              <a:gd name="T18" fmla="+- 0 -2405 -2405"/>
                              <a:gd name="T19" fmla="*/ -2405 h 2443"/>
                              <a:gd name="T20" fmla="+- 0 7657 3771"/>
                              <a:gd name="T21" fmla="*/ T20 w 3886"/>
                              <a:gd name="T22" fmla="+- 0 -2405 -2405"/>
                              <a:gd name="T23" fmla="*/ -2405 h 2443"/>
                              <a:gd name="T24" fmla="+- 0 3771 3771"/>
                              <a:gd name="T25" fmla="*/ T24 w 3886"/>
                              <a:gd name="T26" fmla="+- 0 38 -2405"/>
                              <a:gd name="T27" fmla="*/ 38 h 2443"/>
                              <a:gd name="T28" fmla="+- 0 7657 3771"/>
                              <a:gd name="T29" fmla="*/ T28 w 3886"/>
                              <a:gd name="T30" fmla="+- 0 38 -2405"/>
                              <a:gd name="T31" fmla="*/ 38 h 2443"/>
                              <a:gd name="T32" fmla="+- 0 7657 3771"/>
                              <a:gd name="T33" fmla="*/ T32 w 3886"/>
                              <a:gd name="T34" fmla="+- 0 38 -2405"/>
                              <a:gd name="T35" fmla="*/ 38 h 2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886" h="2443">
                                <a:moveTo>
                                  <a:pt x="0" y="1745"/>
                                </a:moveTo>
                                <a:lnTo>
                                  <a:pt x="3886" y="1745"/>
                                </a:lnTo>
                                <a:moveTo>
                                  <a:pt x="0" y="0"/>
                                </a:moveTo>
                                <a:lnTo>
                                  <a:pt x="3886" y="0"/>
                                </a:lnTo>
                                <a:moveTo>
                                  <a:pt x="0" y="2443"/>
                                </a:moveTo>
                                <a:lnTo>
                                  <a:pt x="3886" y="2443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3771" y="474"/>
                            <a:ext cx="3846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docshape57"/>
                        <wps:cNvSpPr>
                          <a:spLocks/>
                        </wps:cNvSpPr>
                        <wps:spPr bwMode="auto">
                          <a:xfrm>
                            <a:off x="7593" y="442"/>
                            <a:ext cx="64" cy="64"/>
                          </a:xfrm>
                          <a:custGeom>
                            <a:avLst/>
                            <a:gdLst>
                              <a:gd name="T0" fmla="+- 0 7593 7593"/>
                              <a:gd name="T1" fmla="*/ T0 w 64"/>
                              <a:gd name="T2" fmla="+- 0 442 442"/>
                              <a:gd name="T3" fmla="*/ 442 h 64"/>
                              <a:gd name="T4" fmla="+- 0 7617 7593"/>
                              <a:gd name="T5" fmla="*/ T4 w 64"/>
                              <a:gd name="T6" fmla="+- 0 474 442"/>
                              <a:gd name="T7" fmla="*/ 474 h 64"/>
                              <a:gd name="T8" fmla="+- 0 7593 7593"/>
                              <a:gd name="T9" fmla="*/ T8 w 64"/>
                              <a:gd name="T10" fmla="+- 0 506 442"/>
                              <a:gd name="T11" fmla="*/ 506 h 64"/>
                              <a:gd name="T12" fmla="+- 0 7657 7593"/>
                              <a:gd name="T13" fmla="*/ T12 w 64"/>
                              <a:gd name="T14" fmla="+- 0 474 442"/>
                              <a:gd name="T15" fmla="*/ 474 h 64"/>
                              <a:gd name="T16" fmla="+- 0 7593 7593"/>
                              <a:gd name="T17" fmla="*/ T16 w 64"/>
                              <a:gd name="T18" fmla="+- 0 442 442"/>
                              <a:gd name="T19" fmla="*/ 44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0" y="0"/>
                                </a:moveTo>
                                <a:lnTo>
                                  <a:pt x="24" y="32"/>
                                </a:lnTo>
                                <a:lnTo>
                                  <a:pt x="0" y="64"/>
                                </a:lnTo>
                                <a:lnTo>
                                  <a:pt x="64" y="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5846" y="-2708"/>
                            <a:ext cx="459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878B1" w14:textId="77777777" w:rsidR="00DE70B6" w:rsidRDefault="00603B20">
                              <w:pPr>
                                <w:spacing w:line="26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FF"/>
                                  <w:sz w:val="24"/>
                                </w:rPr>
                                <w:t>88%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docshape59"/>
                        <wps:cNvSpPr txBox="1">
                          <a:spLocks noChangeArrowheads="1"/>
                        </wps:cNvSpPr>
                        <wps:spPr bwMode="auto">
                          <a:xfrm>
                            <a:off x="3855" y="-964"/>
                            <a:ext cx="459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3E73C" w14:textId="77777777" w:rsidR="00DE70B6" w:rsidRDefault="00603B20">
                              <w:pPr>
                                <w:spacing w:line="26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FF"/>
                                  <w:sz w:val="24"/>
                                </w:rPr>
                                <w:t>68%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85D79" id="docshapegroup51" o:spid="_x0000_s1052" style="position:absolute;left:0;text-align:left;margin-left:188.35pt;margin-top:-137.7pt;width:194.7pt;height:163.15pt;z-index:15740928;mso-position-horizontal-relative:page;mso-position-vertical-relative:text" coordorigin="3767,-2754" coordsize="3894,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">
                <v:line id="Line 181" o:spid="_x0000_s1053" style="position:absolute;visibility:visible;mso-wrap-style:square" from="3781,474" to="7648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" strokeweight=".14058mm"/>
                <v:shape id="docshape52" o:spid="_x0000_s1054" style="position:absolute;left:3774;top:442;width:30;height:64;visibility:visible;mso-wrap-style:square;v-text-anchor:top" coordsize="3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" path="m30,64l25,54,16,45,7,36,,32,7,28r9,-8l25,10,30,e" filled="f" strokeweight=".1125mm">
                  <v:path arrowok="t" o:connecttype="custom" o:connectlocs="30,506;25,496;16,487;7,478;0,474;7,470;16,462;25,452;30,442" o:connectangles="0,0,0,0,0,0,0,0,0"/>
                </v:shape>
                <v:shape id="docshape53" o:spid="_x0000_s1055" style="position:absolute;left:7623;top:442;width:30;height:64;visibility:visible;mso-wrap-style:square;v-text-anchor:top" coordsize="3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" path="m,l4,10r9,10l23,28r7,4l23,36,13,45,4,54,,64e" filled="f" strokeweight=".1125mm">
                  <v:path arrowok="t" o:connecttype="custom" o:connectlocs="0,442;4,452;13,462;23,470;30,474;23,478;13,487;4,496;0,506" o:connectangles="0,0,0,0,0,0,0,0,0"/>
                </v:shape>
                <v:line id="Line 178" o:spid="_x0000_s1056" style="position:absolute;visibility:visible;mso-wrap-style:square" from="5714,474" to="5714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" strokeweight=".14058mm"/>
                <v:shape id="docshape54" o:spid="_x0000_s1057" style="position:absolute;left:5682;top:-2754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" path="m,64l32,40,64,64,32,,,64xe" fillcolor="black" stroked="f">
                  <v:path arrowok="t" o:connecttype="custom" o:connectlocs="0,-2690;32,-2714;64,-2690;32,-2754;0,-2690" o:connectangles="0,0,0,0,0"/>
                </v:shape>
                <v:shape id="docshape55" o:spid="_x0000_s1058" style="position:absolute;left:3771;top:-2416;width:3886;height:2454;visibility:visible;mso-wrap-style:square;v-text-anchor:top" coordsize="3886,2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" path="m,1755r189,-20l625,1671r488,-108l1457,1406r60,-77l1566,1219r21,-65l1606,1084r17,-75l1639,931r15,-80l1668,768r14,-82l1695,604r14,-81l1723,444r15,-75l1754,298r17,-65l1790,173r43,-97l1887,16,1953,r39,10l2430,453r635,833l3637,2092r249,361e" filled="f" strokecolor="blue" strokeweight=".14058mm">
                  <v:path arrowok="t" o:connecttype="custom" o:connectlocs="0,-660;189,-680;625,-744;1113,-852;1457,-1009;1517,-1086;1566,-1196;1587,-1261;1606,-1331;1623,-1406;1639,-1484;1654,-1564;1668,-1647;1682,-1729;1695,-1811;1709,-1892;1723,-1971;1738,-2046;1754,-2117;1771,-2182;1790,-2242;1833,-2339;1887,-2399;1953,-2415;1992,-2405;2430,-1962;3065,-1129;3637,-323;3886,38" o:connectangles="0,0,0,0,0,0,0,0,0,0,0,0,0,0,0,0,0,0,0,0,0,0,0,0,0,0,0,0,0"/>
                </v:shape>
                <v:shape id="docshape56" o:spid="_x0000_s1059" style="position:absolute;left:3771;top:-2405;width:3886;height:2443;visibility:visible;mso-wrap-style:square;v-text-anchor:top" coordsize="3886,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" path="m,1745r3886,m,l3886,m,2443r3886,e" filled="f" strokeweight=".14058mm">
                  <v:stroke dashstyle="dash"/>
                  <v:path arrowok="t" o:connecttype="custom" o:connectlocs="0,-660;3886,-660;3886,-660;0,-2405;3886,-2405;3886,-2405;0,38;3886,38;3886,38" o:connectangles="0,0,0,0,0,0,0,0,0"/>
                </v:shape>
                <v:line id="Line 174" o:spid="_x0000_s1060" style="position:absolute;visibility:visible;mso-wrap-style:square" from="3771,474" to="7617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" strokeweight=".14058mm"/>
                <v:shape id="docshape57" o:spid="_x0000_s1061" style="position:absolute;left:7593;top:442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" path="m,l24,32,,64,64,32,,xe" fillcolor="black" stroked="f">
                  <v:path arrowok="t" o:connecttype="custom" o:connectlocs="0,442;24,474;0,506;64,474;0,442" o:connectangles="0,0,0,0,0"/>
                </v:shape>
                <v:shape id="docshape58" o:spid="_x0000_s1062" type="#_x0000_t202" style="position:absolute;left:5846;top:-2708;width:459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74B878B1" w14:textId="77777777" w:rsidR="00DE70B6" w:rsidRDefault="00603B20">
                        <w:pPr>
                          <w:spacing w:line="265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FF"/>
                            <w:sz w:val="24"/>
                          </w:rPr>
                          <w:t>88%</w:t>
                        </w:r>
                      </w:p>
                    </w:txbxContent>
                  </v:textbox>
                </v:shape>
                <v:shape id="docshape59" o:spid="_x0000_s1063" type="#_x0000_t202" style="position:absolute;left:3855;top:-964;width:459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3443E73C" w14:textId="77777777" w:rsidR="00DE70B6" w:rsidRDefault="00603B20">
                        <w:pPr>
                          <w:spacing w:line="265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FF"/>
                            <w:sz w:val="24"/>
                          </w:rPr>
                          <w:t>68%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03B20">
        <w:t>Conversion with</w:t>
      </w:r>
      <w:r w:rsidR="00603B20">
        <w:rPr>
          <w:spacing w:val="1"/>
        </w:rPr>
        <w:t xml:space="preserve"> </w:t>
      </w:r>
      <w:r w:rsidR="00603B20">
        <w:t>Artificial</w:t>
      </w:r>
      <w:r w:rsidR="00603B20">
        <w:rPr>
          <w:spacing w:val="-14"/>
        </w:rPr>
        <w:t xml:space="preserve"> </w:t>
      </w:r>
      <w:r w:rsidR="00603B20">
        <w:t>Intelligence</w:t>
      </w:r>
    </w:p>
    <w:p w14:paraId="24DEE342" w14:textId="77777777" w:rsidR="00DE70B6" w:rsidRDefault="00DE70B6">
      <w:pPr>
        <w:spacing w:line="252" w:lineRule="auto"/>
        <w:sectPr w:rsidR="00DE70B6">
          <w:type w:val="continuous"/>
          <w:pgSz w:w="11910" w:h="16840"/>
          <w:pgMar w:top="1260" w:right="1300" w:bottom="1020" w:left="1300" w:header="0" w:footer="833" w:gutter="0"/>
          <w:cols w:num="2" w:space="708" w:equalWidth="0">
            <w:col w:w="2428" w:space="3212"/>
            <w:col w:w="3670"/>
          </w:cols>
        </w:sectPr>
      </w:pPr>
    </w:p>
    <w:p w14:paraId="15C126CA" w14:textId="77777777" w:rsidR="00DE70B6" w:rsidRDefault="00DE70B6">
      <w:pPr>
        <w:pStyle w:val="BodyText"/>
        <w:spacing w:before="4"/>
        <w:ind w:left="0"/>
        <w:rPr>
          <w:sz w:val="13"/>
        </w:rPr>
      </w:pPr>
    </w:p>
    <w:p w14:paraId="2DF9C7D6" w14:textId="77777777" w:rsidR="00DE70B6" w:rsidRDefault="00603B20">
      <w:pPr>
        <w:pStyle w:val="BodyText"/>
        <w:spacing w:before="89"/>
        <w:ind w:left="168" w:right="168"/>
        <w:jc w:val="center"/>
      </w:pPr>
      <w:r>
        <w:t>Pic.</w:t>
      </w:r>
      <w:r>
        <w:rPr>
          <w:spacing w:val="-4"/>
        </w:rPr>
        <w:t xml:space="preserve"> </w:t>
      </w:r>
      <w:r>
        <w:t>7.</w:t>
      </w:r>
      <w:r>
        <w:rPr>
          <w:spacing w:val="1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Satisfaction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Chat</w:t>
      </w:r>
    </w:p>
    <w:p w14:paraId="627415E9" w14:textId="77777777" w:rsidR="00DE70B6" w:rsidRDefault="00603B20">
      <w:pPr>
        <w:spacing w:before="120"/>
        <w:ind w:left="168" w:right="168"/>
        <w:jc w:val="center"/>
        <w:rPr>
          <w:i/>
          <w:sz w:val="20"/>
        </w:rPr>
      </w:pPr>
      <w:r>
        <w:rPr>
          <w:i/>
          <w:sz w:val="20"/>
        </w:rPr>
        <w:t>Source: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Own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study,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”Chatbots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here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stay”,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Accenture,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2018</w:t>
      </w:r>
    </w:p>
    <w:p w14:paraId="1A797C30" w14:textId="77777777" w:rsidR="00DE70B6" w:rsidRDefault="00DE70B6">
      <w:pPr>
        <w:pStyle w:val="BodyText"/>
        <w:ind w:left="0"/>
        <w:rPr>
          <w:i/>
          <w:sz w:val="22"/>
        </w:rPr>
      </w:pPr>
    </w:p>
    <w:p w14:paraId="419E1089" w14:textId="77777777" w:rsidR="00DE70B6" w:rsidRDefault="00603B20">
      <w:pPr>
        <w:pStyle w:val="BodyText"/>
        <w:spacing w:before="160" w:line="357" w:lineRule="auto"/>
        <w:ind w:right="114"/>
        <w:jc w:val="both"/>
      </w:pPr>
      <w:r>
        <w:t>pick</w:t>
      </w:r>
      <w:r>
        <w:rPr>
          <w:spacing w:val="-10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client.</w:t>
      </w:r>
      <w:r>
        <w:rPr>
          <w:spacing w:val="13"/>
        </w:rPr>
        <w:t xml:space="preserve"> </w:t>
      </w:r>
      <w:r>
        <w:t>Nonetheless,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personal-manager</w:t>
      </w:r>
      <w:r>
        <w:rPr>
          <w:spacing w:val="-9"/>
        </w:rPr>
        <w:t xml:space="preserve"> </w:t>
      </w:r>
      <w:r>
        <w:t>service,</w:t>
      </w:r>
      <w:r>
        <w:rPr>
          <w:spacing w:val="-58"/>
        </w:rPr>
        <w:t xml:space="preserve"> </w:t>
      </w:r>
      <w:r>
        <w:t>which communicates in chat and can execute large number of operations. This may decrease</w:t>
      </w:r>
      <w:r>
        <w:rPr>
          <w:spacing w:val="1"/>
        </w:rPr>
        <w:t xml:space="preserve"> </w:t>
      </w:r>
      <w:r>
        <w:t>loads,</w:t>
      </w:r>
      <w:r>
        <w:rPr>
          <w:spacing w:val="-8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work,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payments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</w:t>
      </w:r>
      <w:r>
        <w:t>anager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AI.</w:t>
      </w:r>
      <w:r>
        <w:rPr>
          <w:spacing w:val="-8"/>
        </w:rPr>
        <w:t xml:space="preserve"> </w:t>
      </w:r>
      <w:r>
        <w:t>Human-in-the-loop</w:t>
      </w:r>
      <w:r>
        <w:rPr>
          <w:spacing w:val="-7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HITL — a system, in which there should be a person for a proper functioning. Specialist can</w:t>
      </w:r>
      <w:r>
        <w:rPr>
          <w:spacing w:val="1"/>
        </w:rPr>
        <w:t xml:space="preserve"> </w:t>
      </w:r>
      <w:r>
        <w:t>choose various relevant actions. Manager answers with text messages, as well as with special</w:t>
      </w:r>
      <w:r>
        <w:rPr>
          <w:spacing w:val="1"/>
        </w:rPr>
        <w:t xml:space="preserve"> </w:t>
      </w:r>
      <w:r>
        <w:t>widgets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portfolio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confirmation.</w:t>
      </w:r>
    </w:p>
    <w:p w14:paraId="67ED1C1A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0E5C0477" w14:textId="77777777" w:rsidR="00DE70B6" w:rsidRDefault="00603B20">
      <w:pPr>
        <w:pStyle w:val="Heading2"/>
        <w:numPr>
          <w:ilvl w:val="1"/>
          <w:numId w:val="3"/>
        </w:numPr>
        <w:tabs>
          <w:tab w:val="left" w:pos="714"/>
          <w:tab w:val="left" w:pos="716"/>
        </w:tabs>
        <w:ind w:hanging="599"/>
      </w:pPr>
      <w:bookmarkStart w:id="575" w:name="Chat-bots._Overview_and_theoretical_aspe"/>
      <w:bookmarkStart w:id="576" w:name="_bookmark31"/>
      <w:bookmarkEnd w:id="575"/>
      <w:bookmarkEnd w:id="576"/>
      <w:r>
        <w:t>Chat-bots.</w:t>
      </w:r>
      <w:r>
        <w:rPr>
          <w:spacing w:val="9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theoretical</w:t>
      </w:r>
      <w:r>
        <w:rPr>
          <w:spacing w:val="-8"/>
        </w:rPr>
        <w:t xml:space="preserve"> </w:t>
      </w:r>
      <w:r>
        <w:t>aspect</w:t>
      </w:r>
    </w:p>
    <w:p w14:paraId="7B23F5BC" w14:textId="77777777" w:rsidR="00DE70B6" w:rsidRDefault="00DE70B6">
      <w:pPr>
        <w:pStyle w:val="BodyText"/>
        <w:ind w:left="0"/>
        <w:rPr>
          <w:b/>
          <w:sz w:val="26"/>
        </w:rPr>
      </w:pPr>
    </w:p>
    <w:p w14:paraId="2D972974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t>Chatbot</w:t>
      </w:r>
      <w:r>
        <w:rPr>
          <w:spacing w:val="20"/>
        </w:rPr>
        <w:t xml:space="preserve"> </w:t>
      </w:r>
      <w:r>
        <w:t>—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complex</w:t>
      </w:r>
      <w:r>
        <w:rPr>
          <w:spacing w:val="20"/>
        </w:rPr>
        <w:t xml:space="preserve"> </w:t>
      </w:r>
      <w:r>
        <w:t>multivariate</w:t>
      </w:r>
      <w:r>
        <w:rPr>
          <w:spacing w:val="21"/>
        </w:rPr>
        <w:t xml:space="preserve"> </w:t>
      </w:r>
      <w:r>
        <w:t>algorithm,</w:t>
      </w:r>
      <w:r>
        <w:rPr>
          <w:spacing w:val="26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perceive</w:t>
      </w:r>
      <w:r>
        <w:rPr>
          <w:spacing w:val="20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in the simplest and most understandable for the people form — dialogue.</w:t>
      </w:r>
      <w:r>
        <w:rPr>
          <w:spacing w:val="1"/>
        </w:rPr>
        <w:t xml:space="preserve"> </w:t>
      </w:r>
      <w:r>
        <w:t>In the process of</w:t>
      </w:r>
      <w:r>
        <w:rPr>
          <w:spacing w:val="1"/>
        </w:rPr>
        <w:t xml:space="preserve"> </w:t>
      </w:r>
      <w:r>
        <w:rPr>
          <w:w w:val="95"/>
        </w:rPr>
        <w:t>communication with a person,</w:t>
      </w:r>
      <w:r>
        <w:rPr>
          <w:spacing w:val="54"/>
        </w:rPr>
        <w:t xml:space="preserve"> </w:t>
      </w:r>
      <w:r>
        <w:rPr>
          <w:w w:val="95"/>
        </w:rPr>
        <w:t>chatbot analyzes lexical data and forms logically correct answers.</w:t>
      </w:r>
      <w:r>
        <w:rPr>
          <w:spacing w:val="1"/>
          <w:w w:val="95"/>
        </w:rPr>
        <w:t xml:space="preserve"> </w:t>
      </w:r>
      <w:r>
        <w:t>As a most common exam</w:t>
      </w:r>
      <w:r>
        <w:t>ple, with the help of chatbot, now it is possible to order pizza, find</w:t>
      </w:r>
      <w:r>
        <w:rPr>
          <w:spacing w:val="1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hotel,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parameters,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alarm</w:t>
      </w:r>
      <w:r>
        <w:rPr>
          <w:spacing w:val="-3"/>
        </w:rPr>
        <w:t xml:space="preserve"> </w:t>
      </w:r>
      <w:r>
        <w:t>clock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up-to-date</w:t>
      </w:r>
      <w:r>
        <w:rPr>
          <w:spacing w:val="-57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sport</w:t>
      </w:r>
      <w:r>
        <w:rPr>
          <w:spacing w:val="-1"/>
        </w:rPr>
        <w:t xml:space="preserve"> </w:t>
      </w:r>
      <w:r>
        <w:t>information.</w:t>
      </w:r>
    </w:p>
    <w:p w14:paraId="1B1E203C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Chatbots from a highly specialized, most often non-profit, entertainment turn into a tool.</w:t>
      </w:r>
      <w:r>
        <w:rPr>
          <w:spacing w:val="-57"/>
        </w:rPr>
        <w:t xml:space="preserve"> </w:t>
      </w:r>
      <w:r>
        <w:t>Previously, chatbots were considered as a highly specialized solution, as an entertainment and</w:t>
      </w:r>
      <w:r>
        <w:rPr>
          <w:spacing w:val="-57"/>
        </w:rPr>
        <w:t xml:space="preserve"> </w:t>
      </w:r>
      <w:r>
        <w:t>as a proof-of-concept. Nowadays, it is being understanded as a necessa</w:t>
      </w:r>
      <w:r>
        <w:t>ry tool for all kinds of</w:t>
      </w:r>
      <w:r>
        <w:rPr>
          <w:spacing w:val="1"/>
        </w:rPr>
        <w:t xml:space="preserve"> </w:t>
      </w:r>
      <w:r>
        <w:t>messengers,</w:t>
      </w:r>
      <w:r>
        <w:rPr>
          <w:spacing w:val="-2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applications.</w:t>
      </w:r>
    </w:p>
    <w:p w14:paraId="6DC75025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Chatbots are recreating whole IT ecosystem landscape.</w:t>
      </w:r>
      <w:r>
        <w:rPr>
          <w:spacing w:val="60"/>
        </w:rPr>
        <w:t xml:space="preserve"> </w:t>
      </w:r>
      <w:r>
        <w:t>Even though for the user it is</w:t>
      </w:r>
      <w:r>
        <w:rPr>
          <w:spacing w:val="1"/>
        </w:rPr>
        <w:t xml:space="preserve"> </w:t>
      </w:r>
      <w:r>
        <w:t>just a companion program that is designed to help, on the other side there is always a complex</w:t>
      </w:r>
      <w:r>
        <w:rPr>
          <w:spacing w:val="-57"/>
        </w:rPr>
        <w:t xml:space="preserve"> </w:t>
      </w:r>
      <w:r>
        <w:t>syste</w:t>
      </w:r>
      <w:r>
        <w:t>m,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technologies.</w:t>
      </w:r>
      <w:r>
        <w:rPr>
          <w:spacing w:val="24"/>
        </w:rPr>
        <w:t xml:space="preserve"> </w:t>
      </w:r>
      <w:r>
        <w:t>Obviously,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entirely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service</w:t>
      </w:r>
    </w:p>
    <w:p w14:paraId="125A9E0B" w14:textId="77777777" w:rsidR="00DE70B6" w:rsidRDefault="00DE70B6">
      <w:pPr>
        <w:spacing w:line="357" w:lineRule="auto"/>
        <w:jc w:val="both"/>
        <w:sectPr w:rsidR="00DE70B6">
          <w:type w:val="continuous"/>
          <w:pgSz w:w="11910" w:h="16840"/>
          <w:pgMar w:top="1260" w:right="1300" w:bottom="1020" w:left="1300" w:header="0" w:footer="833" w:gutter="0"/>
          <w:cols w:space="708"/>
        </w:sectPr>
      </w:pPr>
    </w:p>
    <w:p w14:paraId="396DD68D" w14:textId="77777777" w:rsidR="00DE70B6" w:rsidRDefault="00603B20">
      <w:pPr>
        <w:pStyle w:val="BodyText"/>
        <w:spacing w:before="74"/>
        <w:jc w:val="both"/>
      </w:pPr>
      <w:r>
        <w:lastRenderedPageBreak/>
        <w:t>and</w:t>
      </w:r>
      <w:r>
        <w:rPr>
          <w:spacing w:val="-3"/>
        </w:rPr>
        <w:t xml:space="preserve"> </w:t>
      </w:r>
      <w:r>
        <w:t>assisting.</w:t>
      </w:r>
    </w:p>
    <w:p w14:paraId="45CCAECC" w14:textId="77777777" w:rsidR="00DE70B6" w:rsidRDefault="00603B20">
      <w:pPr>
        <w:pStyle w:val="BodyText"/>
        <w:spacing w:before="136"/>
        <w:ind w:left="684"/>
        <w:jc w:val="both"/>
      </w:pPr>
      <w:r>
        <w:t>Generally,</w:t>
      </w:r>
      <w:r>
        <w:rPr>
          <w:spacing w:val="-7"/>
        </w:rPr>
        <w:t xml:space="preserve"> </w:t>
      </w:r>
      <w:r>
        <w:t>chatbots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tasks:</w:t>
      </w:r>
    </w:p>
    <w:p w14:paraId="585A9E33" w14:textId="77777777" w:rsidR="00DE70B6" w:rsidRDefault="00603B20">
      <w:pPr>
        <w:pStyle w:val="ListParagraph"/>
        <w:numPr>
          <w:ilvl w:val="0"/>
          <w:numId w:val="2"/>
        </w:numPr>
        <w:tabs>
          <w:tab w:val="left" w:pos="716"/>
        </w:tabs>
        <w:ind w:hanging="300"/>
        <w:jc w:val="both"/>
        <w:rPr>
          <w:sz w:val="24"/>
        </w:rPr>
      </w:pPr>
      <w:r>
        <w:rPr>
          <w:sz w:val="24"/>
        </w:rPr>
        <w:t>Executing</w:t>
      </w:r>
      <w:r>
        <w:rPr>
          <w:spacing w:val="-4"/>
          <w:sz w:val="24"/>
        </w:rPr>
        <w:t xml:space="preserve"> </w:t>
      </w:r>
      <w:r>
        <w:rPr>
          <w:sz w:val="24"/>
        </w:rPr>
        <w:t>routine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translated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</w:p>
    <w:p w14:paraId="2773FF6B" w14:textId="77777777" w:rsidR="00DE70B6" w:rsidRDefault="00603B20">
      <w:pPr>
        <w:pStyle w:val="ListParagraph"/>
        <w:numPr>
          <w:ilvl w:val="0"/>
          <w:numId w:val="2"/>
        </w:numPr>
        <w:tabs>
          <w:tab w:val="left" w:pos="716"/>
        </w:tabs>
        <w:spacing w:before="135" w:line="357" w:lineRule="auto"/>
        <w:ind w:right="113"/>
        <w:jc w:val="both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aggregation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chatbots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collect</w:t>
      </w:r>
      <w:r>
        <w:rPr>
          <w:spacing w:val="-1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</w:p>
    <w:p w14:paraId="281A6D23" w14:textId="77777777" w:rsidR="00DE70B6" w:rsidRDefault="00603B20">
      <w:pPr>
        <w:pStyle w:val="ListParagraph"/>
        <w:numPr>
          <w:ilvl w:val="0"/>
          <w:numId w:val="2"/>
        </w:numPr>
        <w:tabs>
          <w:tab w:val="left" w:pos="716"/>
        </w:tabs>
        <w:spacing w:before="1" w:line="357" w:lineRule="auto"/>
        <w:ind w:right="113"/>
        <w:jc w:val="both"/>
        <w:rPr>
          <w:sz w:val="24"/>
        </w:rPr>
      </w:pPr>
      <w:r>
        <w:rPr>
          <w:sz w:val="24"/>
        </w:rPr>
        <w:t>First line of customer service — in addition to providing advices on goods and services,</w:t>
      </w:r>
      <w:r>
        <w:rPr>
          <w:spacing w:val="-57"/>
          <w:sz w:val="24"/>
        </w:rPr>
        <w:t xml:space="preserve"> </w:t>
      </w:r>
      <w:r>
        <w:rPr>
          <w:sz w:val="24"/>
        </w:rPr>
        <w:t>chatbots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focus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attention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entertain</w:t>
      </w:r>
      <w:r>
        <w:rPr>
          <w:spacing w:val="-7"/>
          <w:sz w:val="24"/>
        </w:rPr>
        <w:t xml:space="preserve"> </w:t>
      </w:r>
      <w:r>
        <w:rPr>
          <w:sz w:val="24"/>
        </w:rPr>
        <w:t>him,</w:t>
      </w:r>
      <w:r>
        <w:rPr>
          <w:spacing w:val="-6"/>
          <w:sz w:val="24"/>
        </w:rPr>
        <w:t xml:space="preserve"> </w:t>
      </w:r>
      <w:r>
        <w:rPr>
          <w:sz w:val="24"/>
        </w:rPr>
        <w:t>although</w:t>
      </w:r>
      <w:r>
        <w:rPr>
          <w:spacing w:val="-7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chatbots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answer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questions.</w:t>
      </w:r>
    </w:p>
    <w:p w14:paraId="18D99336" w14:textId="77777777" w:rsidR="00DE70B6" w:rsidRDefault="00DE70B6">
      <w:pPr>
        <w:pStyle w:val="BodyText"/>
        <w:spacing w:before="4"/>
        <w:ind w:left="0"/>
        <w:rPr>
          <w:sz w:val="31"/>
        </w:rPr>
      </w:pPr>
    </w:p>
    <w:p w14:paraId="6DF13AA2" w14:textId="77777777" w:rsidR="00DE70B6" w:rsidRDefault="00603B20">
      <w:pPr>
        <w:pStyle w:val="BodyText"/>
        <w:spacing w:line="357" w:lineRule="auto"/>
        <w:ind w:right="114" w:firstLine="566"/>
        <w:jc w:val="both"/>
      </w:pPr>
      <w:r>
        <w:t xml:space="preserve">Rule-based chat-bots with </w:t>
      </w:r>
      <w:proofErr w:type="spellStart"/>
      <w:r>
        <w:t>pregenerated</w:t>
      </w:r>
      <w:proofErr w:type="spellEnd"/>
      <w:r>
        <w:t xml:space="preserve"> and speci</w:t>
      </w:r>
      <w:r>
        <w:t>fied workflow exist from the very be-</w:t>
      </w:r>
      <w:r>
        <w:rPr>
          <w:spacing w:val="1"/>
        </w:rPr>
        <w:t xml:space="preserve"> </w:t>
      </w:r>
      <w:r>
        <w:t>ginning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AI-powered</w:t>
      </w:r>
      <w:r>
        <w:rPr>
          <w:spacing w:val="-8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comparingly</w:t>
      </w:r>
      <w:r>
        <w:rPr>
          <w:spacing w:val="-8"/>
        </w:rPr>
        <w:t xml:space="preserve"> </w:t>
      </w:r>
      <w:r>
        <w:t>new.</w:t>
      </w:r>
      <w:r>
        <w:rPr>
          <w:spacing w:val="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biggest</w:t>
      </w:r>
      <w:r>
        <w:rPr>
          <w:spacing w:val="-8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last decade was done by Apple and its voice assistant Siri in 2010. It would be impossible to</w:t>
      </w:r>
      <w:r>
        <w:rPr>
          <w:spacing w:val="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technologies.</w:t>
      </w:r>
      <w:r>
        <w:rPr>
          <w:spacing w:val="-58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market.</w:t>
      </w:r>
    </w:p>
    <w:p w14:paraId="5A6345A5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wave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popularity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2016,</w:t>
      </w:r>
      <w:r>
        <w:rPr>
          <w:spacing w:val="-7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Facebook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bot</w:t>
      </w:r>
      <w:r>
        <w:rPr>
          <w:spacing w:val="-8"/>
        </w:rPr>
        <w:t xml:space="preserve"> </w:t>
      </w:r>
      <w:r>
        <w:t>platform,</w:t>
      </w:r>
      <w:r>
        <w:rPr>
          <w:spacing w:val="-58"/>
        </w:rPr>
        <w:t xml:space="preserve"> </w:t>
      </w:r>
      <w:r>
        <w:t xml:space="preserve">which allowed to create AI-powered bots inside social network. This showed practical </w:t>
      </w:r>
      <w:proofErr w:type="spellStart"/>
      <w:r>
        <w:t>impor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tance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driving</w:t>
      </w:r>
      <w:r>
        <w:rPr>
          <w:spacing w:val="-7"/>
        </w:rPr>
        <w:t xml:space="preserve"> </w:t>
      </w:r>
      <w:r>
        <w:t>force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practical</w:t>
      </w:r>
      <w:r>
        <w:rPr>
          <w:spacing w:val="-7"/>
        </w:rPr>
        <w:t xml:space="preserve"> </w:t>
      </w:r>
      <w:proofErr w:type="spellStart"/>
      <w:r>
        <w:t>applicaton</w:t>
      </w:r>
      <w:proofErr w:type="spellEnd"/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front-offices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industries.</w:t>
      </w:r>
      <w:r>
        <w:rPr>
          <w:spacing w:val="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result,</w:t>
      </w:r>
      <w:r>
        <w:rPr>
          <w:spacing w:val="-10"/>
        </w:rPr>
        <w:t xml:space="preserve"> </w:t>
      </w:r>
      <w:r>
        <w:t>apart</w:t>
      </w:r>
      <w:r>
        <w:rPr>
          <w:spacing w:val="-12"/>
        </w:rPr>
        <w:t xml:space="preserve"> </w:t>
      </w:r>
      <w:r>
        <w:t>f</w:t>
      </w:r>
      <w:r>
        <w:t>rom</w:t>
      </w:r>
      <w:r>
        <w:rPr>
          <w:spacing w:val="-12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biggest</w:t>
      </w:r>
      <w:r>
        <w:rPr>
          <w:spacing w:val="-12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network,</w:t>
      </w:r>
      <w:r>
        <w:rPr>
          <w:spacing w:val="-10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w w:val="95"/>
        </w:rPr>
        <w:t>3 billion monthly active users , and an important channel of customer communication, Facebook</w:t>
      </w:r>
      <w:r>
        <w:rPr>
          <w:spacing w:val="1"/>
          <w:w w:val="95"/>
        </w:rPr>
        <w:t xml:space="preserve"> </w:t>
      </w:r>
      <w:r>
        <w:t>obtained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massive</w:t>
      </w:r>
      <w:r>
        <w:rPr>
          <w:spacing w:val="-10"/>
        </w:rPr>
        <w:t xml:space="preserve"> </w:t>
      </w:r>
      <w:r>
        <w:t>influence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chatbot</w:t>
      </w:r>
      <w:r>
        <w:rPr>
          <w:spacing w:val="-9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catalyst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growth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 xml:space="preserve">market. Moreover, Facebook invested significant funds into development of speech </w:t>
      </w:r>
      <w:proofErr w:type="spellStart"/>
      <w:r>
        <w:t>technolo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gies</w:t>
      </w:r>
      <w:proofErr w:type="spellEnd"/>
      <w:r>
        <w:t>, creating both toolkits for developers and developing and new sells channels, which made</w:t>
      </w:r>
      <w:r>
        <w:rPr>
          <w:spacing w:val="-57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chatbots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NLP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accessible.</w:t>
      </w:r>
    </w:p>
    <w:p w14:paraId="2D73C141" w14:textId="77777777" w:rsidR="00DE70B6" w:rsidRDefault="00603B20">
      <w:pPr>
        <w:pStyle w:val="BodyText"/>
        <w:spacing w:before="5" w:line="357" w:lineRule="auto"/>
        <w:ind w:right="114" w:firstLine="566"/>
        <w:jc w:val="both"/>
      </w:pPr>
      <w:r>
        <w:t>Starting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2017</w:t>
      </w:r>
      <w:r>
        <w:rPr>
          <w:spacing w:val="-6"/>
        </w:rPr>
        <w:t xml:space="preserve"> </w:t>
      </w:r>
      <w:r>
        <w:t>banks,</w:t>
      </w:r>
      <w:r>
        <w:rPr>
          <w:spacing w:val="-5"/>
        </w:rPr>
        <w:t xml:space="preserve"> </w:t>
      </w:r>
      <w:r>
        <w:t>va</w:t>
      </w:r>
      <w:r>
        <w:t>rious</w:t>
      </w:r>
      <w:r>
        <w:rPr>
          <w:spacing w:val="-6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insurance</w:t>
      </w:r>
      <w:r>
        <w:rPr>
          <w:spacing w:val="-5"/>
        </w:rPr>
        <w:t xml:space="preserve"> </w:t>
      </w:r>
      <w:r>
        <w:t>companies</w:t>
      </w:r>
      <w:r>
        <w:rPr>
          <w:spacing w:val="-5"/>
        </w:rPr>
        <w:t xml:space="preserve"> </w:t>
      </w:r>
      <w:r>
        <w:t>started</w:t>
      </w:r>
      <w:r>
        <w:rPr>
          <w:spacing w:val="-6"/>
        </w:rPr>
        <w:t xml:space="preserve"> </w:t>
      </w:r>
      <w:r>
        <w:t>showing</w:t>
      </w:r>
      <w:r>
        <w:rPr>
          <w:spacing w:val="-6"/>
        </w:rPr>
        <w:t xml:space="preserve"> </w:t>
      </w:r>
      <w:r>
        <w:t>in-</w:t>
      </w:r>
      <w:r>
        <w:rPr>
          <w:spacing w:val="-57"/>
        </w:rPr>
        <w:t xml:space="preserve"> </w:t>
      </w:r>
      <w:proofErr w:type="spellStart"/>
      <w:r>
        <w:t>terest</w:t>
      </w:r>
      <w:proofErr w:type="spellEnd"/>
      <w:r>
        <w:t xml:space="preserve"> toward chatbots with AI. Moreover, same year some of them developed and integrated</w:t>
      </w:r>
      <w:r>
        <w:rPr>
          <w:spacing w:val="1"/>
        </w:rPr>
        <w:t xml:space="preserve"> </w:t>
      </w:r>
      <w:r>
        <w:rPr>
          <w:w w:val="95"/>
        </w:rPr>
        <w:t>automatic communication technologies in client communications.</w:t>
      </w:r>
      <w:r>
        <w:rPr>
          <w:spacing w:val="54"/>
        </w:rPr>
        <w:t xml:space="preserve"> </w:t>
      </w:r>
      <w:r>
        <w:rPr>
          <w:w w:val="95"/>
        </w:rPr>
        <w:t>The first global banking chat-</w:t>
      </w:r>
      <w:r>
        <w:rPr>
          <w:spacing w:val="1"/>
          <w:w w:val="95"/>
        </w:rPr>
        <w:t xml:space="preserve"> </w:t>
      </w:r>
      <w:r>
        <w:t>bot</w:t>
      </w:r>
      <w:r>
        <w:rPr>
          <w:spacing w:val="-11"/>
        </w:rPr>
        <w:t xml:space="preserve"> </w:t>
      </w:r>
      <w:r>
        <w:t>hit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Bank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America’s</w:t>
      </w:r>
      <w:r>
        <w:rPr>
          <w:spacing w:val="-11"/>
        </w:rPr>
        <w:t xml:space="preserve"> </w:t>
      </w:r>
      <w:r>
        <w:t>Erica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2016,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AI-powered</w:t>
      </w:r>
      <w:r>
        <w:rPr>
          <w:spacing w:val="-11"/>
        </w:rPr>
        <w:t xml:space="preserve"> </w:t>
      </w:r>
      <w:r>
        <w:t>financial</w:t>
      </w:r>
      <w:r>
        <w:rPr>
          <w:spacing w:val="-11"/>
        </w:rPr>
        <w:t xml:space="preserve"> </w:t>
      </w:r>
      <w:r>
        <w:t>assistant</w:t>
      </w:r>
      <w:r>
        <w:rPr>
          <w:spacing w:val="-11"/>
        </w:rPr>
        <w:t xml:space="preserve"> </w:t>
      </w:r>
      <w:r>
        <w:t>embedded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mobile banking app, recently passed 20 million users with more than 105 million interactions.</w:t>
      </w:r>
      <w:r>
        <w:rPr>
          <w:spacing w:val="-57"/>
        </w:rPr>
        <w:t xml:space="preserve"> </w:t>
      </w:r>
      <w:r>
        <w:t>As another proper example is a Citi Bot by Citibank, which was developed in 2018, received a</w:t>
      </w:r>
      <w:r>
        <w:rPr>
          <w:spacing w:val="-58"/>
        </w:rPr>
        <w:t xml:space="preserve"> </w:t>
      </w:r>
      <w:proofErr w:type="spellStart"/>
      <w:r>
        <w:t>hude</w:t>
      </w:r>
      <w:proofErr w:type="spellEnd"/>
      <w:r>
        <w:rPr>
          <w:spacing w:val="-2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users.</w:t>
      </w:r>
    </w:p>
    <w:p w14:paraId="4CC9AD2F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In 2018 volume of the global chatb</w:t>
      </w:r>
      <w:r>
        <w:t>ot market reached $1.27 billion.</w:t>
      </w:r>
      <w:r>
        <w:rPr>
          <w:spacing w:val="1"/>
        </w:rPr>
        <w:t xml:space="preserve"> </w:t>
      </w:r>
      <w:r>
        <w:t>Moreover, experts</w:t>
      </w:r>
      <w:r>
        <w:rPr>
          <w:spacing w:val="1"/>
        </w:rPr>
        <w:t xml:space="preserve"> </w:t>
      </w:r>
      <w:r>
        <w:t>expect that starting in 2024 global spending on dialog services with Artificial Intelligence will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34.75%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$7.59</w:t>
      </w:r>
      <w:r>
        <w:rPr>
          <w:spacing w:val="-2"/>
        </w:rPr>
        <w:t xml:space="preserve"> </w:t>
      </w:r>
      <w:r>
        <w:t>billion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2024.</w:t>
      </w:r>
    </w:p>
    <w:p w14:paraId="7005C45B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84AC08F" w14:textId="77777777" w:rsidR="00DE70B6" w:rsidRDefault="00603B20">
      <w:pPr>
        <w:pStyle w:val="BodyText"/>
        <w:spacing w:before="74" w:line="357" w:lineRule="auto"/>
        <w:ind w:right="113" w:firstLine="566"/>
        <w:jc w:val="both"/>
      </w:pPr>
      <w:r>
        <w:lastRenderedPageBreak/>
        <w:t>Even though</w:t>
      </w:r>
      <w:r>
        <w:t xml:space="preserve"> by the end of 2021 the quality of chatbot implementations was on a pretty</w:t>
      </w:r>
      <w:r>
        <w:rPr>
          <w:spacing w:val="1"/>
        </w:rPr>
        <w:t xml:space="preserve"> </w:t>
      </w:r>
      <w:r>
        <w:rPr>
          <w:w w:val="95"/>
        </w:rPr>
        <w:t>low level, its popularity is growing rapidly. On the other hand, the positive effect will be brought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massive</w:t>
      </w:r>
      <w:r>
        <w:rPr>
          <w:spacing w:val="-13"/>
        </w:rPr>
        <w:t xml:space="preserve"> </w:t>
      </w:r>
      <w:r>
        <w:t>consumption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NLU</w:t>
      </w:r>
      <w:r>
        <w:rPr>
          <w:spacing w:val="-12"/>
        </w:rPr>
        <w:t xml:space="preserve"> </w:t>
      </w:r>
      <w:r>
        <w:t>support,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speakers,</w:t>
      </w:r>
      <w:r>
        <w:rPr>
          <w:spacing w:val="-57"/>
        </w:rPr>
        <w:t xml:space="preserve"> </w:t>
      </w:r>
      <w:r>
        <w:t>or voice interfaces for mobile applications. This leads to popularization of voice control, due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proofErr w:type="spellStart"/>
      <w:r>
        <w:t>expluatation</w:t>
      </w:r>
      <w:proofErr w:type="spellEnd"/>
      <w:r>
        <w:rPr>
          <w:spacing w:val="-5"/>
        </w:rPr>
        <w:t xml:space="preserve"> </w:t>
      </w:r>
      <w:r>
        <w:t>convenience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automation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routine</w:t>
      </w:r>
      <w:r>
        <w:rPr>
          <w:spacing w:val="-5"/>
        </w:rPr>
        <w:t xml:space="preserve"> </w:t>
      </w:r>
      <w:r>
        <w:t>processes,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speakers</w:t>
      </w:r>
      <w:r>
        <w:rPr>
          <w:spacing w:val="-57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voice</w:t>
      </w:r>
      <w:r>
        <w:rPr>
          <w:spacing w:val="-7"/>
        </w:rPr>
        <w:t xml:space="preserve"> </w:t>
      </w:r>
      <w:r>
        <w:t>controlled</w:t>
      </w:r>
      <w:r>
        <w:rPr>
          <w:spacing w:val="-7"/>
        </w:rPr>
        <w:t xml:space="preserve"> </w:t>
      </w:r>
      <w:r>
        <w:t>assistant.</w:t>
      </w:r>
      <w:r>
        <w:rPr>
          <w:spacing w:val="14"/>
        </w:rPr>
        <w:t xml:space="preserve"> </w:t>
      </w:r>
      <w:r>
        <w:t>Henceforth,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2025</w:t>
      </w:r>
      <w:r>
        <w:rPr>
          <w:spacing w:val="-7"/>
        </w:rPr>
        <w:t xml:space="preserve"> </w:t>
      </w:r>
      <w:r>
        <w:t>existence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talking</w:t>
      </w:r>
      <w:r>
        <w:rPr>
          <w:spacing w:val="-7"/>
        </w:rPr>
        <w:t xml:space="preserve"> </w:t>
      </w:r>
      <w:r>
        <w:t>chat-</w:t>
      </w:r>
      <w:r>
        <w:rPr>
          <w:spacing w:val="-58"/>
        </w:rPr>
        <w:t xml:space="preserve"> </w:t>
      </w:r>
      <w:r>
        <w:t>bots,</w:t>
      </w:r>
      <w:r>
        <w:rPr>
          <w:spacing w:val="-2"/>
        </w:rPr>
        <w:t xml:space="preserve"> </w:t>
      </w:r>
      <w:r>
        <w:t>de-facto,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services.</w:t>
      </w:r>
    </w:p>
    <w:p w14:paraId="56C9FE32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Chatbot technology is quite in demand by marketing departments of various companies</w:t>
      </w:r>
      <w:r>
        <w:rPr>
          <w:spacing w:val="1"/>
        </w:rPr>
        <w:t xml:space="preserve"> </w:t>
      </w:r>
      <w:r>
        <w:t>for quick contact with potential customers, as well as online customer support organizations.</w:t>
      </w:r>
      <w:r>
        <w:rPr>
          <w:spacing w:val="1"/>
        </w:rPr>
        <w:t xml:space="preserve"> </w:t>
      </w:r>
      <w:r>
        <w:rPr>
          <w:w w:val="95"/>
        </w:rPr>
        <w:t>Chatbots act as a customer manager services or as a support specialist. Compan</w:t>
      </w:r>
      <w:r>
        <w:rPr>
          <w:w w:val="95"/>
        </w:rPr>
        <w:t>y, which uses this</w:t>
      </w:r>
      <w:r>
        <w:rPr>
          <w:spacing w:val="1"/>
          <w:w w:val="95"/>
        </w:rPr>
        <w:t xml:space="preserve"> </w:t>
      </w:r>
      <w:r>
        <w:t>technology,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advantage,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reduced</w:t>
      </w:r>
      <w:r>
        <w:rPr>
          <w:spacing w:val="-4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costs,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disadvantage</w:t>
      </w:r>
    </w:p>
    <w:p w14:paraId="1E29B29C" w14:textId="77777777" w:rsidR="00DE70B6" w:rsidRDefault="00603B20">
      <w:pPr>
        <w:pStyle w:val="BodyText"/>
        <w:spacing w:before="2" w:line="357" w:lineRule="auto"/>
        <w:ind w:right="113"/>
        <w:jc w:val="both"/>
      </w:pPr>
      <w:r>
        <w:rPr>
          <w:w w:val="95"/>
        </w:rPr>
        <w:t>— outflow of clients who do not want to conduct a dialogue with the ”computer”.</w:t>
      </w:r>
      <w:r>
        <w:rPr>
          <w:spacing w:val="1"/>
          <w:w w:val="95"/>
        </w:rPr>
        <w:t xml:space="preserve"> </w:t>
      </w:r>
      <w:r>
        <w:rPr>
          <w:w w:val="95"/>
        </w:rPr>
        <w:t>Consequently,</w:t>
      </w:r>
      <w:r>
        <w:rPr>
          <w:spacing w:val="1"/>
          <w:w w:val="95"/>
        </w:rPr>
        <w:t xml:space="preserve"> </w:t>
      </w:r>
      <w:r>
        <w:t>chat-bot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optimizing</w:t>
      </w:r>
      <w:r>
        <w:rPr>
          <w:spacing w:val="-6"/>
        </w:rPr>
        <w:t xml:space="preserve"> </w:t>
      </w:r>
      <w:r>
        <w:t>business-p</w:t>
      </w:r>
      <w:r>
        <w:t>rocesses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reasonable</w:t>
      </w:r>
      <w:r>
        <w:rPr>
          <w:spacing w:val="-7"/>
        </w:rPr>
        <w:t xml:space="preserve"> </w:t>
      </w:r>
      <w:r>
        <w:t>compromise</w:t>
      </w:r>
      <w:r>
        <w:rPr>
          <w:spacing w:val="-5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simplifying</w:t>
      </w:r>
      <w:r>
        <w:rPr>
          <w:spacing w:val="-11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bankers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simultaneous</w:t>
      </w:r>
      <w:r>
        <w:rPr>
          <w:spacing w:val="-11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cost </w:t>
      </w:r>
      <w:proofErr w:type="spellStart"/>
      <w:r>
        <w:t>reducement</w:t>
      </w:r>
      <w:proofErr w:type="spellEnd"/>
      <w:r>
        <w:t xml:space="preserve"> on call-centers and SMS notification services. Dialog imitation should occur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familiar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comfortable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environment,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receive</w:t>
      </w:r>
      <w:r>
        <w:rPr>
          <w:spacing w:val="-58"/>
        </w:rPr>
        <w:t xml:space="preserve"> </w:t>
      </w:r>
      <w:r>
        <w:t>choice of services which previously wasn’t available via website o</w:t>
      </w:r>
      <w:r>
        <w:t>r remote business service</w:t>
      </w:r>
      <w:r>
        <w:rPr>
          <w:spacing w:val="1"/>
        </w:rPr>
        <w:t xml:space="preserve"> </w:t>
      </w:r>
      <w:r>
        <w:t>systems,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raise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loyalty.</w:t>
      </w:r>
    </w:p>
    <w:p w14:paraId="40B5DA79" w14:textId="77777777" w:rsidR="00DE70B6" w:rsidRDefault="00603B20">
      <w:pPr>
        <w:pStyle w:val="BodyText"/>
        <w:spacing w:before="3" w:line="357" w:lineRule="auto"/>
        <w:ind w:right="113" w:firstLine="566"/>
        <w:jc w:val="right"/>
      </w:pPr>
      <w:r>
        <w:rPr>
          <w:w w:val="95"/>
        </w:rPr>
        <w:t>Unfortunately,</w:t>
      </w:r>
      <w:r>
        <w:rPr>
          <w:spacing w:val="22"/>
          <w:w w:val="95"/>
        </w:rPr>
        <w:t xml:space="preserve"> </w:t>
      </w:r>
      <w:r>
        <w:rPr>
          <w:w w:val="95"/>
        </w:rPr>
        <w:t>text</w:t>
      </w:r>
      <w:r>
        <w:rPr>
          <w:spacing w:val="15"/>
          <w:w w:val="95"/>
        </w:rPr>
        <w:t xml:space="preserve"> </w:t>
      </w:r>
      <w:r>
        <w:rPr>
          <w:w w:val="95"/>
        </w:rPr>
        <w:t>recognition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natural</w:t>
      </w:r>
      <w:r>
        <w:rPr>
          <w:spacing w:val="15"/>
          <w:w w:val="95"/>
        </w:rPr>
        <w:t xml:space="preserve"> </w:t>
      </w:r>
      <w:r>
        <w:rPr>
          <w:w w:val="95"/>
        </w:rPr>
        <w:t>language</w:t>
      </w:r>
      <w:r>
        <w:rPr>
          <w:spacing w:val="15"/>
          <w:w w:val="95"/>
        </w:rPr>
        <w:t xml:space="preserve"> </w:t>
      </w:r>
      <w:r>
        <w:rPr>
          <w:w w:val="95"/>
        </w:rPr>
        <w:t>processing</w:t>
      </w:r>
      <w:r>
        <w:rPr>
          <w:spacing w:val="17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an</w:t>
      </w:r>
      <w:r>
        <w:rPr>
          <w:spacing w:val="15"/>
          <w:w w:val="95"/>
        </w:rPr>
        <w:t xml:space="preserve"> </w:t>
      </w:r>
      <w:r>
        <w:rPr>
          <w:w w:val="95"/>
        </w:rPr>
        <w:t>avant-garde</w:t>
      </w:r>
      <w:r>
        <w:rPr>
          <w:spacing w:val="17"/>
          <w:w w:val="95"/>
        </w:rPr>
        <w:t xml:space="preserve"> </w:t>
      </w:r>
      <w:r>
        <w:rPr>
          <w:w w:val="95"/>
        </w:rPr>
        <w:t>frontier</w:t>
      </w:r>
      <w:r>
        <w:rPr>
          <w:spacing w:val="-54"/>
          <w:w w:val="9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Artificial</w:t>
      </w:r>
      <w:r>
        <w:rPr>
          <w:spacing w:val="19"/>
        </w:rPr>
        <w:t xml:space="preserve"> </w:t>
      </w:r>
      <w:r>
        <w:t>Intelligence,</w:t>
      </w:r>
      <w:r>
        <w:rPr>
          <w:spacing w:val="25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still</w:t>
      </w:r>
      <w:r>
        <w:rPr>
          <w:spacing w:val="19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brought</w:t>
      </w:r>
      <w:r>
        <w:rPr>
          <w:spacing w:val="19"/>
        </w:rPr>
        <w:t xml:space="preserve"> </w:t>
      </w:r>
      <w:r>
        <w:t>up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acceptable</w:t>
      </w:r>
      <w:r>
        <w:rPr>
          <w:spacing w:val="20"/>
        </w:rPr>
        <w:t xml:space="preserve"> </w:t>
      </w:r>
      <w:r>
        <w:t>level.</w:t>
      </w:r>
      <w:r>
        <w:rPr>
          <w:spacing w:val="24"/>
        </w:rPr>
        <w:t xml:space="preserve"> </w:t>
      </w:r>
      <w:r>
        <w:t>Popularity</w:t>
      </w:r>
      <w:r>
        <w:rPr>
          <w:spacing w:val="-5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promising,</w:t>
      </w:r>
      <w:r>
        <w:rPr>
          <w:spacing w:val="20"/>
        </w:rPr>
        <w:t xml:space="preserve"> </w:t>
      </w:r>
      <w:r>
        <w:t>according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multiple</w:t>
      </w:r>
      <w:r>
        <w:rPr>
          <w:spacing w:val="16"/>
        </w:rPr>
        <w:t xml:space="preserve"> </w:t>
      </w:r>
      <w:r>
        <w:t>companies,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so-called</w:t>
      </w:r>
      <w:r>
        <w:rPr>
          <w:spacing w:val="17"/>
        </w:rPr>
        <w:t xml:space="preserve"> </w:t>
      </w:r>
      <w:r>
        <w:t>interface</w:t>
      </w:r>
      <w:r>
        <w:rPr>
          <w:spacing w:val="16"/>
        </w:rPr>
        <w:t xml:space="preserve"> </w:t>
      </w:r>
      <w:r>
        <w:t>bots,</w:t>
      </w:r>
      <w:r>
        <w:rPr>
          <w:spacing w:val="20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Facebook,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high-quality</w:t>
      </w:r>
      <w:r>
        <w:rPr>
          <w:spacing w:val="-10"/>
        </w:rPr>
        <w:t xml:space="preserve"> </w:t>
      </w:r>
      <w:r>
        <w:t>imitation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live</w:t>
      </w:r>
      <w:r>
        <w:rPr>
          <w:spacing w:val="-57"/>
        </w:rPr>
        <w:t xml:space="preserve"> </w:t>
      </w:r>
      <w:r>
        <w:t>conversation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maintain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loyalty.</w:t>
      </w:r>
      <w:r>
        <w:rPr>
          <w:spacing w:val="11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conversational</w:t>
      </w:r>
      <w:r>
        <w:rPr>
          <w:spacing w:val="-13"/>
        </w:rPr>
        <w:t xml:space="preserve"> </w:t>
      </w:r>
      <w:r>
        <w:t>bots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usually</w:t>
      </w:r>
      <w:r>
        <w:rPr>
          <w:spacing w:val="-13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rPr>
          <w:w w:val="95"/>
        </w:rPr>
        <w:t>criticized,</w:t>
      </w:r>
      <w:r>
        <w:rPr>
          <w:spacing w:val="17"/>
          <w:w w:val="95"/>
        </w:rPr>
        <w:t xml:space="preserve"> </w:t>
      </w:r>
      <w:r>
        <w:rPr>
          <w:w w:val="95"/>
        </w:rPr>
        <w:t>especially</w:t>
      </w:r>
      <w:r>
        <w:rPr>
          <w:spacing w:val="13"/>
          <w:w w:val="95"/>
        </w:rPr>
        <w:t xml:space="preserve"> </w:t>
      </w:r>
      <w:r>
        <w:rPr>
          <w:w w:val="95"/>
        </w:rPr>
        <w:t>its</w:t>
      </w:r>
      <w:r>
        <w:rPr>
          <w:spacing w:val="13"/>
          <w:w w:val="95"/>
        </w:rPr>
        <w:t xml:space="preserve"> </w:t>
      </w:r>
      <w:r>
        <w:rPr>
          <w:w w:val="95"/>
        </w:rPr>
        <w:t>more</w:t>
      </w:r>
      <w:r>
        <w:rPr>
          <w:spacing w:val="12"/>
          <w:w w:val="95"/>
        </w:rPr>
        <w:t xml:space="preserve"> </w:t>
      </w:r>
      <w:r>
        <w:rPr>
          <w:w w:val="95"/>
        </w:rPr>
        <w:t>primitive</w:t>
      </w:r>
      <w:r>
        <w:rPr>
          <w:spacing w:val="13"/>
          <w:w w:val="95"/>
        </w:rPr>
        <w:t xml:space="preserve"> </w:t>
      </w:r>
      <w:r>
        <w:rPr>
          <w:w w:val="95"/>
        </w:rPr>
        <w:t>analogues,</w:t>
      </w:r>
      <w:r>
        <w:rPr>
          <w:spacing w:val="18"/>
          <w:w w:val="95"/>
        </w:rPr>
        <w:t xml:space="preserve"> </w:t>
      </w:r>
      <w:r>
        <w:rPr>
          <w:w w:val="95"/>
        </w:rPr>
        <w:t>as</w:t>
      </w:r>
      <w:r>
        <w:rPr>
          <w:spacing w:val="13"/>
          <w:w w:val="95"/>
        </w:rPr>
        <w:t xml:space="preserve"> </w:t>
      </w:r>
      <w:r>
        <w:rPr>
          <w:w w:val="95"/>
        </w:rPr>
        <w:t>they</w:t>
      </w:r>
      <w:r>
        <w:rPr>
          <w:spacing w:val="12"/>
          <w:w w:val="95"/>
        </w:rPr>
        <w:t xml:space="preserve"> </w:t>
      </w:r>
      <w:r>
        <w:rPr>
          <w:w w:val="95"/>
        </w:rPr>
        <w:t>still</w:t>
      </w:r>
      <w:r>
        <w:rPr>
          <w:spacing w:val="13"/>
          <w:w w:val="95"/>
        </w:rPr>
        <w:t xml:space="preserve"> </w:t>
      </w:r>
      <w:r>
        <w:rPr>
          <w:w w:val="95"/>
        </w:rPr>
        <w:t>have</w:t>
      </w:r>
      <w:r>
        <w:rPr>
          <w:spacing w:val="13"/>
          <w:w w:val="95"/>
        </w:rPr>
        <w:t xml:space="preserve"> </w:t>
      </w:r>
      <w:r>
        <w:rPr>
          <w:w w:val="95"/>
        </w:rPr>
        <w:t>limitations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have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mindful</w:t>
      </w:r>
      <w:r>
        <w:rPr>
          <w:spacing w:val="-54"/>
          <w:w w:val="95"/>
        </w:rPr>
        <w:t xml:space="preserve"> </w:t>
      </w:r>
      <w:r>
        <w:t>dialog.</w:t>
      </w:r>
      <w:r>
        <w:rPr>
          <w:spacing w:val="12"/>
        </w:rPr>
        <w:t xml:space="preserve"> </w:t>
      </w:r>
      <w:r>
        <w:t>Discussing</w:t>
      </w:r>
      <w:r>
        <w:rPr>
          <w:spacing w:val="-14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clients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sense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live</w:t>
      </w:r>
      <w:r>
        <w:rPr>
          <w:spacing w:val="-13"/>
        </w:rPr>
        <w:t xml:space="preserve"> </w:t>
      </w:r>
      <w:r>
        <w:t>content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promising</w:t>
      </w:r>
      <w:r>
        <w:rPr>
          <w:spacing w:val="14"/>
        </w:rPr>
        <w:t xml:space="preserve"> </w:t>
      </w:r>
      <w:r>
        <w:t>direction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development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conversational</w:t>
      </w:r>
      <w:r>
        <w:rPr>
          <w:spacing w:val="14"/>
        </w:rPr>
        <w:t xml:space="preserve"> </w:t>
      </w:r>
      <w:r>
        <w:t>chat-bots,</w:t>
      </w:r>
      <w:r>
        <w:rPr>
          <w:spacing w:val="20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given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wide</w:t>
      </w:r>
      <w:r>
        <w:rPr>
          <w:spacing w:val="-5"/>
        </w:rPr>
        <w:t xml:space="preserve"> </w:t>
      </w:r>
      <w:r>
        <w:t>possibilities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extremely</w:t>
      </w:r>
      <w:r>
        <w:rPr>
          <w:spacing w:val="-5"/>
        </w:rPr>
        <w:t xml:space="preserve"> </w:t>
      </w:r>
      <w:r>
        <w:t>hard,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chat-bot,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imitate</w:t>
      </w:r>
      <w:r>
        <w:rPr>
          <w:spacing w:val="-6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quality.</w:t>
      </w:r>
    </w:p>
    <w:p w14:paraId="1B8B1898" w14:textId="77777777" w:rsidR="00DE70B6" w:rsidRDefault="00603B20">
      <w:pPr>
        <w:pStyle w:val="BodyText"/>
        <w:spacing w:before="5" w:line="357" w:lineRule="auto"/>
        <w:ind w:right="113" w:firstLine="566"/>
        <w:jc w:val="both"/>
      </w:pPr>
      <w:r>
        <w:t>This solution will significantly decrease load on a call-center and keep the possibility of</w:t>
      </w:r>
      <w:r>
        <w:rPr>
          <w:spacing w:val="1"/>
        </w:rPr>
        <w:t xml:space="preserve"> </w:t>
      </w:r>
      <w:r>
        <w:t>live dialogue in specific corner cases. Additionally, this technology allows to create a spe</w:t>
      </w:r>
      <w:r>
        <w:t>cific</w:t>
      </w:r>
      <w:r>
        <w:rPr>
          <w:spacing w:val="1"/>
        </w:rPr>
        <w:t xml:space="preserve"> </w:t>
      </w:r>
      <w:r>
        <w:rPr>
          <w:w w:val="95"/>
        </w:rPr>
        <w:t>subtype of chatbots, although it is more common, as it is being developed and supported by major</w:t>
      </w:r>
      <w:r>
        <w:rPr>
          <w:spacing w:val="1"/>
          <w:w w:val="95"/>
        </w:rPr>
        <w:t xml:space="preserve"> </w:t>
      </w:r>
      <w:r>
        <w:t>companies of IT market — personal assistants.</w:t>
      </w:r>
      <w:r>
        <w:rPr>
          <w:spacing w:val="1"/>
        </w:rPr>
        <w:t xml:space="preserve"> </w:t>
      </w:r>
      <w:r>
        <w:t>Hundreds millions of people are interacting</w:t>
      </w:r>
      <w:r>
        <w:rPr>
          <w:spacing w:val="1"/>
        </w:rPr>
        <w:t xml:space="preserve"> </w:t>
      </w:r>
      <w:r>
        <w:t>with personal digital assistants on such platforms as Google, A</w:t>
      </w:r>
      <w:r>
        <w:t>pple, Amazon, Facebook and</w:t>
      </w:r>
      <w:r>
        <w:rPr>
          <w:spacing w:val="1"/>
        </w:rPr>
        <w:t xml:space="preserve"> </w:t>
      </w:r>
      <w:r>
        <w:t>others.</w:t>
      </w:r>
      <w:r>
        <w:rPr>
          <w:spacing w:val="10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Assistants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subtype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chatbots,</w:t>
      </w:r>
      <w:r>
        <w:rPr>
          <w:spacing w:val="-11"/>
        </w:rPr>
        <w:t xml:space="preserve"> </w:t>
      </w:r>
      <w:r>
        <w:t>although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common,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</w:p>
    <w:p w14:paraId="423B4161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6480EFC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being</w:t>
      </w:r>
      <w:r>
        <w:rPr>
          <w:spacing w:val="-9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supported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companies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market.</w:t>
      </w:r>
      <w:r>
        <w:rPr>
          <w:spacing w:val="13"/>
        </w:rPr>
        <w:t xml:space="preserve"> </w:t>
      </w:r>
      <w:r>
        <w:t>Hundreds</w:t>
      </w:r>
      <w:r>
        <w:rPr>
          <w:spacing w:val="-7"/>
        </w:rPr>
        <w:t xml:space="preserve"> </w:t>
      </w:r>
      <w:r>
        <w:t>millions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are interacting with personal digital assistants on such platforms as Google, Apple, Amazon,</w:t>
      </w:r>
      <w:r>
        <w:rPr>
          <w:spacing w:val="1"/>
        </w:rPr>
        <w:t xml:space="preserve"> </w:t>
      </w:r>
      <w:r>
        <w:t>Facebook and others.</w:t>
      </w:r>
      <w:r>
        <w:rPr>
          <w:spacing w:val="1"/>
        </w:rPr>
        <w:t xml:space="preserve"> </w:t>
      </w:r>
      <w:r>
        <w:t>Textual and voice communication with user makes the transition from</w:t>
      </w:r>
      <w:r>
        <w:rPr>
          <w:spacing w:val="1"/>
        </w:rPr>
        <w:t xml:space="preserve"> </w:t>
      </w:r>
      <w:r>
        <w:t>Graphical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towards</w:t>
      </w:r>
      <w:r>
        <w:rPr>
          <w:spacing w:val="-10"/>
        </w:rPr>
        <w:t xml:space="preserve"> </w:t>
      </w:r>
      <w:r>
        <w:t>Conversational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Interface,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trend</w:t>
      </w:r>
      <w:r>
        <w:rPr>
          <w:spacing w:val="-9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years.</w:t>
      </w:r>
    </w:p>
    <w:p w14:paraId="4573D734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Textual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voice</w:t>
      </w:r>
      <w:r>
        <w:rPr>
          <w:spacing w:val="-10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transition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In-</w:t>
      </w:r>
      <w:r>
        <w:rPr>
          <w:spacing w:val="-58"/>
        </w:rPr>
        <w:t xml:space="preserve"> </w:t>
      </w:r>
      <w:proofErr w:type="spellStart"/>
      <w:r>
        <w:t>terface</w:t>
      </w:r>
      <w:proofErr w:type="spellEnd"/>
      <w:r>
        <w:rPr>
          <w:spacing w:val="-11"/>
        </w:rPr>
        <w:t xml:space="preserve"> </w:t>
      </w:r>
      <w:r>
        <w:t>towards</w:t>
      </w:r>
      <w:r>
        <w:rPr>
          <w:spacing w:val="-11"/>
        </w:rPr>
        <w:t xml:space="preserve"> </w:t>
      </w:r>
      <w:r>
        <w:t>Conversational</w:t>
      </w:r>
      <w:r>
        <w:rPr>
          <w:spacing w:val="-10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trend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coming</w:t>
      </w:r>
      <w:r>
        <w:rPr>
          <w:spacing w:val="-11"/>
        </w:rPr>
        <w:t xml:space="preserve"> </w:t>
      </w:r>
      <w:r>
        <w:t>years.</w:t>
      </w:r>
      <w:r>
        <w:rPr>
          <w:spacing w:val="-57"/>
        </w:rPr>
        <w:t xml:space="preserve"> </w:t>
      </w:r>
      <w:r>
        <w:t>Many messenger apps, for example, Facebook Messenger, have public APIs — programming</w:t>
      </w:r>
      <w:r>
        <w:rPr>
          <w:spacing w:val="1"/>
        </w:rPr>
        <w:t xml:space="preserve"> </w:t>
      </w:r>
      <w:r>
        <w:t>interface, which allows creating chatbots. Companies can use those apps as intermediaries 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employees.</w:t>
      </w:r>
    </w:p>
    <w:p w14:paraId="0813B0E6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Additionally, those can be a n</w:t>
      </w:r>
      <w:r>
        <w:t>ew channel for client service, either via corporate website,</w:t>
      </w:r>
      <w:r>
        <w:rPr>
          <w:spacing w:val="-57"/>
        </w:rPr>
        <w:t xml:space="preserve"> </w:t>
      </w:r>
      <w:r>
        <w:t>or by some new service channel.</w:t>
      </w:r>
      <w:r>
        <w:rPr>
          <w:spacing w:val="1"/>
        </w:rPr>
        <w:t xml:space="preserve"> </w:t>
      </w:r>
      <w:r>
        <w:t>Uber allows to order a car via Facebook Messenger.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proofErr w:type="spellStart"/>
      <w:r>
        <w:t>extremelly</w:t>
      </w:r>
      <w:proofErr w:type="spellEnd"/>
      <w:r>
        <w:rPr>
          <w:spacing w:val="-10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launch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Amazon</w:t>
      </w:r>
      <w:r>
        <w:rPr>
          <w:spacing w:val="-10"/>
        </w:rPr>
        <w:t xml:space="preserve"> </w:t>
      </w:r>
      <w:r>
        <w:t>Alexa,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third-party</w:t>
      </w:r>
      <w:r>
        <w:rPr>
          <w:spacing w:val="-10"/>
        </w:rPr>
        <w:t xml:space="preserve"> </w:t>
      </w:r>
      <w:r>
        <w:t>companies</w:t>
      </w:r>
      <w:r>
        <w:rPr>
          <w:spacing w:val="-58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c</w:t>
      </w:r>
      <w:r>
        <w:t>ommunication,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integrated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devices,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smartphones,</w:t>
      </w:r>
      <w:r>
        <w:rPr>
          <w:spacing w:val="-57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speakers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sound</w:t>
      </w:r>
      <w:r>
        <w:rPr>
          <w:spacing w:val="-4"/>
        </w:rPr>
        <w:t xml:space="preserve"> </w:t>
      </w:r>
      <w:r>
        <w:t>input,</w:t>
      </w:r>
      <w:r>
        <w:rPr>
          <w:spacing w:val="-4"/>
        </w:rPr>
        <w:t xml:space="preserve"> </w:t>
      </w:r>
      <w:r>
        <w:t>sound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connection.</w:t>
      </w:r>
    </w:p>
    <w:p w14:paraId="76761435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Nevertheless,</w:t>
      </w:r>
      <w:r>
        <w:rPr>
          <w:spacing w:val="-8"/>
        </w:rPr>
        <w:t xml:space="preserve"> </w:t>
      </w:r>
      <w:r>
        <w:t>chatbots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frontend.</w:t>
      </w:r>
      <w:r>
        <w:rPr>
          <w:spacing w:val="13"/>
        </w:rPr>
        <w:t xml:space="preserve"> </w:t>
      </w:r>
      <w:r>
        <w:t>Firstly,</w:t>
      </w:r>
      <w:r>
        <w:rPr>
          <w:spacing w:val="-7"/>
        </w:rPr>
        <w:t xml:space="preserve"> </w:t>
      </w:r>
      <w:r>
        <w:t>banks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chatbot</w:t>
      </w:r>
      <w:r>
        <w:rPr>
          <w:spacing w:val="-57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channel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notifications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engagement.</w:t>
      </w:r>
      <w:r>
        <w:rPr>
          <w:spacing w:val="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general,</w:t>
      </w:r>
      <w:r>
        <w:rPr>
          <w:spacing w:val="-9"/>
        </w:rPr>
        <w:t xml:space="preserve"> </w:t>
      </w:r>
      <w:r>
        <w:t>live</w:t>
      </w:r>
      <w:r>
        <w:rPr>
          <w:spacing w:val="-57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channel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clients.</w:t>
      </w:r>
      <w:r>
        <w:rPr>
          <w:spacing w:val="1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product</w:t>
      </w:r>
      <w:r>
        <w:rPr>
          <w:spacing w:val="-58"/>
        </w:rPr>
        <w:t xml:space="preserve"> </w:t>
      </w:r>
      <w:r>
        <w:t>specs and services, contact info, payments proceeding, financial recommendations. Secondly,</w:t>
      </w:r>
      <w:r>
        <w:rPr>
          <w:spacing w:val="1"/>
        </w:rPr>
        <w:t xml:space="preserve"> </w:t>
      </w:r>
      <w:r>
        <w:t xml:space="preserve">large amount of client data allows making </w:t>
      </w:r>
      <w:proofErr w:type="spellStart"/>
      <w:r>
        <w:t>targetized</w:t>
      </w:r>
      <w:proofErr w:type="spellEnd"/>
      <w:r>
        <w:t>, individual decisions and solutions. This</w:t>
      </w:r>
      <w:r>
        <w:rPr>
          <w:spacing w:val="1"/>
        </w:rPr>
        <w:t xml:space="preserve"> </w:t>
      </w:r>
      <w:r>
        <w:t>is a strong strategical advantage, as correct account information wou</w:t>
      </w:r>
      <w:r>
        <w:t>ld allow more precisely</w:t>
      </w:r>
      <w:r>
        <w:rPr>
          <w:spacing w:val="1"/>
        </w:rPr>
        <w:t xml:space="preserve"> </w:t>
      </w:r>
      <w:r>
        <w:t>offer personal recommendations.</w:t>
      </w:r>
      <w:r>
        <w:rPr>
          <w:spacing w:val="1"/>
        </w:rPr>
        <w:t xml:space="preserve"> </w:t>
      </w:r>
      <w:r>
        <w:t>Moreover, large amount of client data allows making more</w:t>
      </w:r>
      <w:r>
        <w:rPr>
          <w:spacing w:val="1"/>
        </w:rPr>
        <w:t xml:space="preserve"> </w:t>
      </w:r>
      <w:r>
        <w:t>targeted decisions without using exclusively strategic approach.</w:t>
      </w:r>
      <w:r>
        <w:rPr>
          <w:spacing w:val="1"/>
        </w:rPr>
        <w:t xml:space="preserve"> </w:t>
      </w:r>
      <w:r>
        <w:t>Account information and its</w:t>
      </w:r>
      <w:r>
        <w:rPr>
          <w:spacing w:val="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off</w:t>
      </w:r>
      <w:r>
        <w:t>ers.</w:t>
      </w:r>
    </w:p>
    <w:p w14:paraId="2AF23F59" w14:textId="77777777" w:rsidR="00DE70B6" w:rsidRDefault="00603B20">
      <w:pPr>
        <w:pStyle w:val="BodyText"/>
        <w:spacing w:before="4" w:line="357" w:lineRule="auto"/>
        <w:ind w:right="113" w:firstLine="566"/>
        <w:jc w:val="right"/>
      </w:pPr>
      <w:r>
        <w:t>Chat-bot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end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itself,</w:t>
      </w:r>
      <w:r>
        <w:rPr>
          <w:spacing w:val="31"/>
        </w:rPr>
        <w:t xml:space="preserve"> </w:t>
      </w:r>
      <w:r>
        <w:t>but</w:t>
      </w:r>
      <w:r>
        <w:rPr>
          <w:spacing w:val="23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instrument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checking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testing.</w:t>
      </w:r>
      <w:r>
        <w:rPr>
          <w:spacing w:val="3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practical</w:t>
      </w:r>
      <w:r>
        <w:rPr>
          <w:spacing w:val="9"/>
        </w:rPr>
        <w:t xml:space="preserve"> </w:t>
      </w:r>
      <w:r>
        <w:t>sense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chatbots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costs</w:t>
      </w:r>
      <w:r>
        <w:rPr>
          <w:spacing w:val="10"/>
        </w:rPr>
        <w:t xml:space="preserve"> </w:t>
      </w:r>
      <w:r>
        <w:t>reduction,</w:t>
      </w:r>
      <w:r>
        <w:rPr>
          <w:spacing w:val="13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profit</w:t>
      </w:r>
      <w:r>
        <w:rPr>
          <w:spacing w:val="10"/>
        </w:rPr>
        <w:t xml:space="preserve"> </w:t>
      </w:r>
      <w:r>
        <w:t>generation.</w:t>
      </w:r>
      <w:r>
        <w:rPr>
          <w:spacing w:val="5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hand,</w:t>
      </w:r>
      <w:r>
        <w:rPr>
          <w:spacing w:val="-57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growth</w:t>
      </w:r>
      <w:r>
        <w:rPr>
          <w:spacing w:val="-14"/>
        </w:rPr>
        <w:t xml:space="preserve"> </w:t>
      </w:r>
      <w:r>
        <w:t>rates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chatbot</w:t>
      </w:r>
      <w:r>
        <w:rPr>
          <w:spacing w:val="-14"/>
        </w:rPr>
        <w:t xml:space="preserve"> </w:t>
      </w:r>
      <w:r>
        <w:t>market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NLP</w:t>
      </w:r>
      <w:r>
        <w:rPr>
          <w:spacing w:val="-15"/>
        </w:rPr>
        <w:t xml:space="preserve"> </w:t>
      </w:r>
      <w:r>
        <w:t>technologies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early</w:t>
      </w:r>
      <w:r>
        <w:rPr>
          <w:spacing w:val="-14"/>
        </w:rPr>
        <w:t xml:space="preserve"> </w:t>
      </w:r>
      <w:r>
        <w:t>stage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formation.</w:t>
      </w:r>
    </w:p>
    <w:p w14:paraId="2A750A2E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Among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problems,</w:t>
      </w:r>
      <w:r>
        <w:rPr>
          <w:spacing w:val="-10"/>
        </w:rPr>
        <w:t xml:space="preserve"> </w:t>
      </w:r>
      <w:r>
        <w:t>hindering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technology,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poor</w:t>
      </w:r>
      <w:r>
        <w:rPr>
          <w:spacing w:val="-58"/>
        </w:rPr>
        <w:t xml:space="preserve"> </w:t>
      </w:r>
      <w:r>
        <w:t>user awareness of functionality, quality and convenience of services. However, developers are</w:t>
      </w:r>
      <w:r>
        <w:rPr>
          <w:spacing w:val="-57"/>
        </w:rPr>
        <w:t xml:space="preserve"> </w:t>
      </w:r>
      <w:r>
        <w:rPr>
          <w:w w:val="95"/>
        </w:rPr>
        <w:t>trying to eliminate those disadvantages by launching various interactive features.</w:t>
      </w:r>
      <w:r>
        <w:rPr>
          <w:spacing w:val="1"/>
          <w:w w:val="95"/>
        </w:rPr>
        <w:t xml:space="preserve"> </w:t>
      </w:r>
      <w:r>
        <w:rPr>
          <w:w w:val="95"/>
        </w:rPr>
        <w:t>Despite having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greatest</w:t>
      </w:r>
      <w:r>
        <w:rPr>
          <w:spacing w:val="-5"/>
        </w:rPr>
        <w:t xml:space="preserve"> </w:t>
      </w:r>
      <w:r>
        <w:t>prospects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costs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centers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</w:t>
      </w:r>
      <w:r>
        <w:t>her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technol-</w:t>
      </w:r>
      <w:r>
        <w:rPr>
          <w:spacing w:val="-57"/>
        </w:rPr>
        <w:t xml:space="preserve"> </w:t>
      </w:r>
      <w:proofErr w:type="spellStart"/>
      <w:r>
        <w:t>ogy</w:t>
      </w:r>
      <w:proofErr w:type="spellEnd"/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advantage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services.</w:t>
      </w:r>
      <w:r>
        <w:rPr>
          <w:spacing w:val="15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assistants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catalog navigation easier catalogs and offer users desired products. Since local business is ag-</w:t>
      </w:r>
      <w:r>
        <w:rPr>
          <w:spacing w:val="1"/>
        </w:rPr>
        <w:t xml:space="preserve"> </w:t>
      </w:r>
      <w:proofErr w:type="spellStart"/>
      <w:r>
        <w:t>gressively</w:t>
      </w:r>
      <w:proofErr w:type="spellEnd"/>
      <w:r>
        <w:rPr>
          <w:spacing w:val="-12"/>
        </w:rPr>
        <w:t xml:space="preserve"> </w:t>
      </w:r>
      <w:r>
        <w:t>integrating</w:t>
      </w:r>
      <w:r>
        <w:rPr>
          <w:spacing w:val="-11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Intelligence,</w:t>
      </w:r>
      <w:r>
        <w:rPr>
          <w:spacing w:val="-9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costs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chatbots</w:t>
      </w:r>
    </w:p>
    <w:p w14:paraId="6714602C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13BA738B" w14:textId="77777777" w:rsidR="00DE70B6" w:rsidRDefault="00603B20">
      <w:pPr>
        <w:pStyle w:val="BodyText"/>
        <w:spacing w:before="74"/>
        <w:jc w:val="both"/>
      </w:pPr>
      <w:r>
        <w:lastRenderedPageBreak/>
        <w:t>is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sign</w:t>
      </w:r>
      <w:r>
        <w:t>ificantly</w:t>
      </w:r>
      <w:r>
        <w:rPr>
          <w:spacing w:val="-5"/>
        </w:rPr>
        <w:t xml:space="preserve"> </w:t>
      </w:r>
      <w:r>
        <w:t>decrease</w:t>
      </w:r>
      <w:r>
        <w:rPr>
          <w:spacing w:val="-4"/>
        </w:rPr>
        <w:t xml:space="preserve"> </w:t>
      </w:r>
      <w:r>
        <w:t>costs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services.</w:t>
      </w:r>
    </w:p>
    <w:p w14:paraId="72EF6320" w14:textId="77777777" w:rsidR="00DE70B6" w:rsidRDefault="00603B20">
      <w:pPr>
        <w:pStyle w:val="BodyText"/>
        <w:spacing w:before="136" w:line="357" w:lineRule="auto"/>
        <w:ind w:right="113" w:firstLine="566"/>
        <w:jc w:val="both"/>
      </w:pPr>
      <w:r>
        <w:t>Significant change is expected in Asia-Pacific region due to large amount of people and</w:t>
      </w:r>
      <w:r>
        <w:rPr>
          <w:spacing w:val="1"/>
        </w:rPr>
        <w:t xml:space="preserve"> </w:t>
      </w:r>
      <w:r>
        <w:rPr>
          <w:w w:val="95"/>
        </w:rPr>
        <w:t>historically smartphone-oriented digital market.</w:t>
      </w:r>
      <w:r>
        <w:rPr>
          <w:spacing w:val="1"/>
          <w:w w:val="95"/>
        </w:rPr>
        <w:t xml:space="preserve"> </w:t>
      </w:r>
      <w:r>
        <w:rPr>
          <w:w w:val="95"/>
        </w:rPr>
        <w:t>Scientists of Temple University and Fudan Uni-</w:t>
      </w:r>
      <w:r>
        <w:rPr>
          <w:spacing w:val="1"/>
          <w:w w:val="95"/>
        </w:rPr>
        <w:t xml:space="preserve"> </w:t>
      </w:r>
      <w:proofErr w:type="spellStart"/>
      <w:r>
        <w:t>versity</w:t>
      </w:r>
      <w:proofErr w:type="spellEnd"/>
      <w:r>
        <w:t xml:space="preserve"> conducted a study among 6000 clients of financial service company.</w:t>
      </w:r>
      <w:r>
        <w:rPr>
          <w:spacing w:val="1"/>
        </w:rPr>
        <w:t xml:space="preserve"> </w:t>
      </w:r>
      <w:r>
        <w:t>All clients were</w:t>
      </w:r>
      <w:r>
        <w:rPr>
          <w:spacing w:val="1"/>
        </w:rPr>
        <w:t xml:space="preserve"> </w:t>
      </w:r>
      <w:r>
        <w:t>talking</w:t>
      </w:r>
      <w:r>
        <w:rPr>
          <w:spacing w:val="-10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chatbots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without</w:t>
      </w:r>
      <w:r>
        <w:rPr>
          <w:spacing w:val="-10"/>
        </w:rPr>
        <w:t xml:space="preserve"> </w:t>
      </w:r>
      <w:proofErr w:type="spellStart"/>
      <w:r>
        <w:t>expirience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sales.</w:t>
      </w:r>
      <w:r>
        <w:rPr>
          <w:spacing w:val="12"/>
        </w:rPr>
        <w:t xml:space="preserve"> </w:t>
      </w:r>
      <w:r>
        <w:t>Disclosure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“identity”</w:t>
      </w:r>
      <w:r>
        <w:rPr>
          <w:spacing w:val="-58"/>
        </w:rPr>
        <w:t xml:space="preserve"> </w:t>
      </w:r>
      <w:r>
        <w:t>of the interlocutor was carried out at the beginning of the conversation or at the end, after the</w:t>
      </w:r>
      <w:r>
        <w:rPr>
          <w:spacing w:val="1"/>
        </w:rPr>
        <w:t xml:space="preserve"> </w:t>
      </w:r>
      <w:r>
        <w:t>purchase. Moreover, in several groups the “identity” was not disclosed. AI turned out to be 4</w:t>
      </w:r>
      <w:r>
        <w:rPr>
          <w:spacing w:val="1"/>
        </w:rPr>
        <w:t xml:space="preserve"> </w:t>
      </w:r>
      <w:r>
        <w:t>times more effective than an ordinary unexperienced employee. Ho</w:t>
      </w:r>
      <w:r>
        <w:t>wever, if client founds out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company</w:t>
      </w:r>
      <w:r>
        <w:rPr>
          <w:spacing w:val="-15"/>
        </w:rPr>
        <w:t xml:space="preserve"> </w:t>
      </w:r>
      <w:r>
        <w:t>uses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chatbot</w:t>
      </w:r>
      <w:r>
        <w:rPr>
          <w:spacing w:val="-15"/>
        </w:rPr>
        <w:t xml:space="preserve"> </w:t>
      </w:r>
      <w:r>
        <w:t>before</w:t>
      </w:r>
      <w:r>
        <w:rPr>
          <w:spacing w:val="-15"/>
        </w:rPr>
        <w:t xml:space="preserve"> </w:t>
      </w:r>
      <w:r>
        <w:t>buying,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sale</w:t>
      </w:r>
      <w:r>
        <w:rPr>
          <w:spacing w:val="-15"/>
        </w:rPr>
        <w:t xml:space="preserve"> </w:t>
      </w:r>
      <w:r>
        <w:t>chance</w:t>
      </w:r>
      <w:r>
        <w:rPr>
          <w:spacing w:val="-14"/>
        </w:rPr>
        <w:t xml:space="preserve"> </w:t>
      </w:r>
      <w:r>
        <w:t>drop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79.7%.</w:t>
      </w:r>
      <w:r>
        <w:rPr>
          <w:spacing w:val="12"/>
        </w:rPr>
        <w:t xml:space="preserve"> </w:t>
      </w:r>
      <w:r>
        <w:t>According</w:t>
      </w:r>
      <w:r>
        <w:rPr>
          <w:spacing w:val="-5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researchers,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shouldn’t</w:t>
      </w:r>
      <w:r>
        <w:rPr>
          <w:spacing w:val="-8"/>
        </w:rPr>
        <w:t xml:space="preserve"> </w:t>
      </w:r>
      <w:r>
        <w:t>restrain</w:t>
      </w:r>
      <w:r>
        <w:rPr>
          <w:spacing w:val="-6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chatbots.</w:t>
      </w:r>
      <w:r>
        <w:rPr>
          <w:spacing w:val="13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undeniable</w:t>
      </w:r>
      <w:r>
        <w:rPr>
          <w:spacing w:val="-6"/>
        </w:rPr>
        <w:t xml:space="preserve"> </w:t>
      </w:r>
      <w:proofErr w:type="spellStart"/>
      <w:r>
        <w:t>technologi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cal</w:t>
      </w:r>
      <w:proofErr w:type="spellEnd"/>
      <w:r>
        <w:t xml:space="preserve"> advantages, which allow reducing </w:t>
      </w:r>
      <w:r>
        <w:t>prices by reducing the cost of manual labor. In addition,</w:t>
      </w:r>
      <w:r>
        <w:rPr>
          <w:spacing w:val="-57"/>
        </w:rPr>
        <w:t xml:space="preserve"> </w:t>
      </w:r>
      <w:r>
        <w:t>marketers would have to take this research into account and increase customer confidence in</w:t>
      </w:r>
      <w:r>
        <w:rPr>
          <w:spacing w:val="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robots.</w:t>
      </w:r>
    </w:p>
    <w:p w14:paraId="64BAB557" w14:textId="77777777" w:rsidR="00DE70B6" w:rsidRDefault="00603B20">
      <w:pPr>
        <w:pStyle w:val="BodyText"/>
        <w:spacing w:before="6" w:line="357" w:lineRule="auto"/>
        <w:ind w:right="114" w:firstLine="566"/>
        <w:jc w:val="both"/>
      </w:pPr>
      <w:r>
        <w:t>The</w:t>
      </w:r>
      <w:r>
        <w:rPr>
          <w:spacing w:val="-13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chat-bots</w:t>
      </w:r>
      <w:r>
        <w:rPr>
          <w:spacing w:val="-13"/>
        </w:rPr>
        <w:t xml:space="preserve"> </w:t>
      </w:r>
      <w:r>
        <w:t>require</w:t>
      </w:r>
      <w:r>
        <w:rPr>
          <w:spacing w:val="-13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decision-making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other</w:t>
      </w:r>
      <w:r>
        <w:rPr>
          <w:spacing w:val="-13"/>
        </w:rPr>
        <w:t xml:space="preserve"> </w:t>
      </w:r>
      <w:proofErr w:type="spellStart"/>
      <w:r>
        <w:t>fron</w:t>
      </w:r>
      <w:proofErr w:type="spellEnd"/>
      <w:r>
        <w:t>-</w:t>
      </w:r>
      <w:r>
        <w:rPr>
          <w:spacing w:val="-57"/>
        </w:rPr>
        <w:t xml:space="preserve"> </w:t>
      </w:r>
      <w:r>
        <w:t>tend, and is dependent of every single client. This, in its turn, receives the biggest profit from</w:t>
      </w:r>
      <w:r>
        <w:rPr>
          <w:spacing w:val="1"/>
        </w:rPr>
        <w:t xml:space="preserve"> </w:t>
      </w:r>
      <w:r>
        <w:t>PSD2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Initiative.</w:t>
      </w:r>
    </w:p>
    <w:p w14:paraId="69CBA80A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In order to implement such an automated conversational solution banks can either de-</w:t>
      </w:r>
      <w:r>
        <w:rPr>
          <w:spacing w:val="1"/>
        </w:rPr>
        <w:t xml:space="preserve"> </w:t>
      </w:r>
      <w:proofErr w:type="spellStart"/>
      <w:r>
        <w:t>velop</w:t>
      </w:r>
      <w:proofErr w:type="spellEnd"/>
      <w:r>
        <w:t xml:space="preserve"> their own solutions from t</w:t>
      </w:r>
      <w:r>
        <w:t>he very roots, use existing available instruments for individual</w:t>
      </w:r>
      <w:r>
        <w:rPr>
          <w:spacing w:val="-58"/>
        </w:rPr>
        <w:t xml:space="preserve"> </w:t>
      </w:r>
      <w:r>
        <w:t>custom solutions, or to apply available third-party options offered by specialized companies.</w:t>
      </w:r>
      <w:r>
        <w:rPr>
          <w:spacing w:val="1"/>
        </w:rPr>
        <w:t xml:space="preserve"> </w:t>
      </w:r>
      <w:r>
        <w:t>Current stage of ML technologies allows for companies to access NLP with considerably low</w:t>
      </w:r>
      <w:r>
        <w:rPr>
          <w:spacing w:val="1"/>
        </w:rPr>
        <w:t xml:space="preserve"> </w:t>
      </w:r>
      <w:r>
        <w:t>costs f</w:t>
      </w:r>
      <w:r>
        <w:t>or own implementation. Modern programming technologies have various technologies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libraries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NLP</w:t>
      </w:r>
      <w:r>
        <w:rPr>
          <w:spacing w:val="-10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companies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advanced</w:t>
      </w:r>
      <w:r>
        <w:rPr>
          <w:spacing w:val="-10"/>
        </w:rPr>
        <w:t xml:space="preserve"> </w:t>
      </w:r>
      <w:r>
        <w:t>sup-</w:t>
      </w:r>
      <w:r>
        <w:rPr>
          <w:spacing w:val="-58"/>
        </w:rPr>
        <w:t xml:space="preserve"> </w:t>
      </w:r>
      <w:r>
        <w:t>port. Among most promising open-source solutions are DeepPavlov.ai and Rasa. Those a</w:t>
      </w:r>
      <w:r>
        <w:t>llow</w:t>
      </w:r>
      <w:r>
        <w:rPr>
          <w:spacing w:val="1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support.</w:t>
      </w:r>
    </w:p>
    <w:p w14:paraId="44FA74E1" w14:textId="77777777" w:rsidR="00DE70B6" w:rsidRDefault="00603B20">
      <w:pPr>
        <w:pStyle w:val="BodyText"/>
        <w:spacing w:before="4" w:line="357" w:lineRule="auto"/>
        <w:ind w:right="115" w:firstLine="566"/>
        <w:jc w:val="both"/>
      </w:pPr>
      <w:r>
        <w:t>On the other hand, there are a lot of NLP start-ups, that focus on AI chatbots of various</w:t>
      </w:r>
      <w:r>
        <w:rPr>
          <w:spacing w:val="1"/>
        </w:rPr>
        <w:t xml:space="preserve"> </w:t>
      </w:r>
      <w:r>
        <w:t>complexity.</w:t>
      </w:r>
      <w:r>
        <w:rPr>
          <w:spacing w:val="1"/>
        </w:rPr>
        <w:t xml:space="preserve"> </w:t>
      </w:r>
      <w:r>
        <w:t xml:space="preserve">Among those are </w:t>
      </w:r>
      <w:proofErr w:type="spellStart"/>
      <w:r>
        <w:t>LiveChat</w:t>
      </w:r>
      <w:proofErr w:type="spellEnd"/>
      <w:r>
        <w:t xml:space="preserve">, Kore.ai with </w:t>
      </w:r>
      <w:proofErr w:type="spellStart"/>
      <w:r>
        <w:t>BankAssist</w:t>
      </w:r>
      <w:proofErr w:type="spellEnd"/>
      <w:r>
        <w:t xml:space="preserve">, </w:t>
      </w:r>
      <w:proofErr w:type="spellStart"/>
      <w:r>
        <w:t>Kasisto</w:t>
      </w:r>
      <w:proofErr w:type="spellEnd"/>
      <w:r>
        <w:t>, Morph.ai, Imper-</w:t>
      </w:r>
      <w:r>
        <w:rPr>
          <w:spacing w:val="1"/>
        </w:rPr>
        <w:t xml:space="preserve"> </w:t>
      </w:r>
      <w:r>
        <w:t>son.ai,</w:t>
      </w:r>
      <w:r>
        <w:rPr>
          <w:spacing w:val="-2"/>
        </w:rPr>
        <w:t xml:space="preserve"> </w:t>
      </w:r>
      <w:proofErr w:type="spellStart"/>
      <w:r>
        <w:t>Streebo</w:t>
      </w:r>
      <w:proofErr w:type="spellEnd"/>
      <w:r>
        <w:t>,</w:t>
      </w:r>
      <w:r>
        <w:rPr>
          <w:spacing w:val="-2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Solutions.</w:t>
      </w:r>
    </w:p>
    <w:p w14:paraId="5762AF22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important,</w:t>
      </w:r>
      <w:r>
        <w:rPr>
          <w:spacing w:val="-5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corporations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solutions,</w:t>
      </w:r>
      <w:r>
        <w:rPr>
          <w:spacing w:val="-5"/>
        </w:rPr>
        <w:t xml:space="preserve"> </w:t>
      </w:r>
      <w:r>
        <w:t>resulting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easier form of integration with existing infrastructure. Among those are IBM Watson, Google</w:t>
      </w:r>
      <w:r>
        <w:rPr>
          <w:spacing w:val="1"/>
        </w:rPr>
        <w:t xml:space="preserve"> </w:t>
      </w:r>
      <w:proofErr w:type="spellStart"/>
      <w:r>
        <w:t>Dialogflow</w:t>
      </w:r>
      <w:proofErr w:type="spellEnd"/>
      <w:r>
        <w:t>, Amazon Lex, SAP Recast.ai, Baidu KITT.ai, Facebook Messenger Platform. The</w:t>
      </w:r>
      <w:r>
        <w:rPr>
          <w:spacing w:val="-57"/>
        </w:rPr>
        <w:t xml:space="preserve"> </w:t>
      </w:r>
      <w:r>
        <w:t>lead</w:t>
      </w:r>
      <w:r>
        <w:t>er of those is currently Microsoft, which has Azure Bot Service, Semantic Machines and</w:t>
      </w:r>
      <w:r>
        <w:rPr>
          <w:spacing w:val="1"/>
        </w:rPr>
        <w:t xml:space="preserve"> </w:t>
      </w:r>
      <w:r>
        <w:t>LUIS, Microsoft Language Understanding Intelligent Service. Proper analyzes of possibilities</w:t>
      </w:r>
      <w:r>
        <w:rPr>
          <w:spacing w:val="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chatbots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features.</w:t>
      </w:r>
    </w:p>
    <w:p w14:paraId="7FE58B8E" w14:textId="77777777" w:rsidR="00DE70B6" w:rsidRDefault="00603B20">
      <w:pPr>
        <w:pStyle w:val="BodyText"/>
        <w:spacing w:before="3"/>
        <w:ind w:left="684"/>
        <w:jc w:val="both"/>
      </w:pPr>
      <w:r>
        <w:t>Firstly,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interaction.</w:t>
      </w:r>
      <w:r>
        <w:rPr>
          <w:spacing w:val="2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chatbot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voice,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text.</w:t>
      </w:r>
    </w:p>
    <w:p w14:paraId="2427CF7B" w14:textId="77777777" w:rsidR="00DE70B6" w:rsidRDefault="00DE70B6">
      <w:pPr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tbl>
      <w:tblPr>
        <w:tblW w:w="0" w:type="auto"/>
        <w:tblInd w:w="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5909"/>
      </w:tblGrid>
      <w:tr w:rsidR="00DE70B6" w14:paraId="5B9AAEF5" w14:textId="77777777">
        <w:trPr>
          <w:trHeight w:val="286"/>
        </w:trPr>
        <w:tc>
          <w:tcPr>
            <w:tcW w:w="2053" w:type="dxa"/>
          </w:tcPr>
          <w:p w14:paraId="264F7621" w14:textId="77777777" w:rsidR="00DE70B6" w:rsidRDefault="00603B20">
            <w:pPr>
              <w:pStyle w:val="TableParagraph"/>
              <w:ind w:left="98" w:right="91"/>
              <w:rPr>
                <w:b/>
                <w:sz w:val="24"/>
              </w:rPr>
            </w:pPr>
            <w:bookmarkStart w:id="577" w:name="_bookmark32"/>
            <w:bookmarkEnd w:id="577"/>
            <w:r>
              <w:rPr>
                <w:b/>
                <w:sz w:val="24"/>
              </w:rPr>
              <w:lastRenderedPageBreak/>
              <w:t>Open-source</w:t>
            </w:r>
          </w:p>
        </w:tc>
        <w:tc>
          <w:tcPr>
            <w:tcW w:w="5909" w:type="dxa"/>
          </w:tcPr>
          <w:p w14:paraId="51739EAA" w14:textId="77777777" w:rsidR="00DE70B6" w:rsidRDefault="00603B20">
            <w:pPr>
              <w:pStyle w:val="TableParagraph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Rasa,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DeepPavlov.ai</w:t>
            </w:r>
          </w:p>
        </w:tc>
      </w:tr>
      <w:tr w:rsidR="00DE70B6" w14:paraId="54BAED36" w14:textId="77777777">
        <w:trPr>
          <w:trHeight w:val="864"/>
        </w:trPr>
        <w:tc>
          <w:tcPr>
            <w:tcW w:w="2053" w:type="dxa"/>
          </w:tcPr>
          <w:p w14:paraId="5836C69E" w14:textId="77777777" w:rsidR="00DE70B6" w:rsidRDefault="00603B20">
            <w:pPr>
              <w:pStyle w:val="TableParagraph"/>
              <w:ind w:left="98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ML&amp;AI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solutions</w:t>
            </w:r>
          </w:p>
        </w:tc>
        <w:tc>
          <w:tcPr>
            <w:tcW w:w="5909" w:type="dxa"/>
          </w:tcPr>
          <w:p w14:paraId="486E7E87" w14:textId="77777777" w:rsidR="00DE70B6" w:rsidRDefault="00603B20">
            <w:pPr>
              <w:pStyle w:val="TableParagraph"/>
              <w:ind w:left="11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LiveChat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Kore.ai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BankAssist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Kasisto</w:t>
            </w:r>
            <w:proofErr w:type="spellEnd"/>
            <w:r>
              <w:rPr>
                <w:sz w:val="24"/>
              </w:rPr>
              <w:t>,</w:t>
            </w:r>
          </w:p>
          <w:p w14:paraId="51F8E6CB" w14:textId="77777777" w:rsidR="00DE70B6" w:rsidRDefault="00603B20">
            <w:pPr>
              <w:pStyle w:val="TableParagraph"/>
              <w:spacing w:line="290" w:lineRule="atLeast"/>
              <w:ind w:left="118" w:right="2285"/>
              <w:jc w:val="left"/>
              <w:rPr>
                <w:sz w:val="24"/>
              </w:rPr>
            </w:pPr>
            <w:r>
              <w:rPr>
                <w:sz w:val="24"/>
              </w:rPr>
              <w:t xml:space="preserve">Morph.ai, Imperson.ai, </w:t>
            </w:r>
            <w:proofErr w:type="spellStart"/>
            <w:r>
              <w:rPr>
                <w:sz w:val="24"/>
              </w:rPr>
              <w:t>Streebo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Virtual,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Artificial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</w:p>
        </w:tc>
      </w:tr>
      <w:tr w:rsidR="00DE70B6" w14:paraId="209C1E5C" w14:textId="77777777">
        <w:trPr>
          <w:trHeight w:val="1153"/>
        </w:trPr>
        <w:tc>
          <w:tcPr>
            <w:tcW w:w="2053" w:type="dxa"/>
          </w:tcPr>
          <w:p w14:paraId="222B06F0" w14:textId="77777777" w:rsidR="00DE70B6" w:rsidRDefault="00603B20">
            <w:pPr>
              <w:pStyle w:val="TableParagraph"/>
              <w:ind w:left="97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IT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Corporations</w:t>
            </w:r>
          </w:p>
        </w:tc>
        <w:tc>
          <w:tcPr>
            <w:tcW w:w="5909" w:type="dxa"/>
          </w:tcPr>
          <w:p w14:paraId="67B5E241" w14:textId="77777777" w:rsidR="00DE70B6" w:rsidRDefault="00603B20">
            <w:pPr>
              <w:pStyle w:val="TableParagraph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Watson,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Dialogflow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Amazon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Lex,</w:t>
            </w:r>
          </w:p>
          <w:p w14:paraId="47B5B2E0" w14:textId="77777777" w:rsidR="00DE70B6" w:rsidRDefault="00603B20">
            <w:pPr>
              <w:pStyle w:val="TableParagraph"/>
              <w:spacing w:line="290" w:lineRule="atLeast"/>
              <w:ind w:left="118" w:right="1901"/>
              <w:jc w:val="left"/>
              <w:rPr>
                <w:sz w:val="24"/>
              </w:rPr>
            </w:pPr>
            <w:r>
              <w:rPr>
                <w:sz w:val="24"/>
              </w:rPr>
              <w:t>SAP Recast.ai, Baidu KITT.ai,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Facebook Messenger Platform,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LUIS,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</w:p>
        </w:tc>
      </w:tr>
    </w:tbl>
    <w:p w14:paraId="204560E0" w14:textId="77777777" w:rsidR="00DE70B6" w:rsidRDefault="00DE70B6">
      <w:pPr>
        <w:pStyle w:val="BodyText"/>
        <w:spacing w:before="7"/>
        <w:ind w:left="0"/>
        <w:rPr>
          <w:sz w:val="7"/>
        </w:rPr>
      </w:pPr>
    </w:p>
    <w:p w14:paraId="20A246B8" w14:textId="77777777" w:rsidR="00DE70B6" w:rsidRDefault="00603B20">
      <w:pPr>
        <w:pStyle w:val="BodyText"/>
        <w:spacing w:before="89"/>
        <w:ind w:left="168" w:right="168"/>
        <w:jc w:val="center"/>
      </w:pPr>
      <w:r>
        <w:t>Table</w:t>
      </w:r>
      <w:r>
        <w:rPr>
          <w:spacing w:val="-7"/>
        </w:rPr>
        <w:t xml:space="preserve"> </w:t>
      </w:r>
      <w:r>
        <w:t>3.</w:t>
      </w:r>
      <w:r>
        <w:rPr>
          <w:spacing w:val="11"/>
        </w:rPr>
        <w:t xml:space="preserve"> </w:t>
      </w:r>
      <w:r>
        <w:t>Chat-bot</w:t>
      </w:r>
      <w:r>
        <w:rPr>
          <w:spacing w:val="-7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NLP</w:t>
      </w:r>
      <w:r>
        <w:rPr>
          <w:spacing w:val="-7"/>
        </w:rPr>
        <w:t xml:space="preserve"> </w:t>
      </w:r>
      <w:r>
        <w:t>AI</w:t>
      </w:r>
    </w:p>
    <w:p w14:paraId="0C7FD66A" w14:textId="77777777" w:rsidR="00DE70B6" w:rsidRDefault="00603B20">
      <w:pPr>
        <w:spacing w:before="120"/>
        <w:ind w:left="168" w:right="168"/>
        <w:jc w:val="center"/>
        <w:rPr>
          <w:i/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Own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study</w:t>
      </w:r>
    </w:p>
    <w:p w14:paraId="1F51649F" w14:textId="77777777" w:rsidR="00DE70B6" w:rsidRDefault="00DE70B6">
      <w:pPr>
        <w:pStyle w:val="BodyText"/>
        <w:ind w:left="0"/>
        <w:rPr>
          <w:i/>
          <w:sz w:val="22"/>
        </w:rPr>
      </w:pPr>
    </w:p>
    <w:p w14:paraId="108DDF83" w14:textId="77777777" w:rsidR="00DE70B6" w:rsidRDefault="00603B20">
      <w:pPr>
        <w:pStyle w:val="BodyText"/>
        <w:spacing w:before="161"/>
      </w:pP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chatbot,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speech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text.</w:t>
      </w:r>
    </w:p>
    <w:p w14:paraId="2DC45D76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Text</w:t>
      </w:r>
    </w:p>
    <w:p w14:paraId="61424C89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Voice</w:t>
      </w:r>
    </w:p>
    <w:p w14:paraId="477F0759" w14:textId="77777777" w:rsidR="00DE70B6" w:rsidRDefault="00DE70B6">
      <w:pPr>
        <w:pStyle w:val="BodyText"/>
        <w:ind w:left="0"/>
        <w:rPr>
          <w:sz w:val="26"/>
        </w:rPr>
      </w:pPr>
    </w:p>
    <w:p w14:paraId="6F49CA87" w14:textId="77777777" w:rsidR="00DE70B6" w:rsidRDefault="00603B20">
      <w:pPr>
        <w:pStyle w:val="BodyText"/>
        <w:spacing w:before="196"/>
        <w:ind w:left="684"/>
      </w:pPr>
      <w:r>
        <w:t>Secondly,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front</w:t>
      </w:r>
      <w:r>
        <w:rPr>
          <w:spacing w:val="-6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interaction:</w:t>
      </w:r>
    </w:p>
    <w:p w14:paraId="7CEB9E24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Application</w:t>
      </w:r>
    </w:p>
    <w:p w14:paraId="761ECA14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Third-party</w:t>
      </w:r>
      <w:r>
        <w:rPr>
          <w:spacing w:val="-5"/>
          <w:sz w:val="24"/>
        </w:rPr>
        <w:t xml:space="preserve"> </w:t>
      </w:r>
      <w:r>
        <w:rPr>
          <w:sz w:val="24"/>
        </w:rPr>
        <w:t>messenger</w:t>
      </w:r>
    </w:p>
    <w:p w14:paraId="163B5CFA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Operating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</w:p>
    <w:p w14:paraId="7E6A9219" w14:textId="77777777" w:rsidR="00DE70B6" w:rsidRDefault="00DE70B6">
      <w:pPr>
        <w:pStyle w:val="BodyText"/>
        <w:ind w:left="0"/>
        <w:rPr>
          <w:sz w:val="26"/>
        </w:rPr>
      </w:pPr>
    </w:p>
    <w:p w14:paraId="5973BA86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The reasoning behind this is in a possible platform of interaction with user. Chatbot can</w:t>
      </w:r>
      <w:r>
        <w:rPr>
          <w:spacing w:val="1"/>
        </w:rPr>
        <w:t xml:space="preserve"> </w:t>
      </w:r>
      <w:r>
        <w:t>be in a form of either part of mobile or desktop application, or as a part of web application.</w:t>
      </w:r>
      <w:r>
        <w:rPr>
          <w:spacing w:val="1"/>
        </w:rPr>
        <w:t xml:space="preserve"> </w:t>
      </w:r>
      <w:r>
        <w:t xml:space="preserve">Obviously, in this case user has to know and have access to website or </w:t>
      </w:r>
      <w:r>
        <w:t>mobile application for</w:t>
      </w:r>
      <w:r>
        <w:rPr>
          <w:spacing w:val="1"/>
        </w:rPr>
        <w:t xml:space="preserve"> </w:t>
      </w:r>
      <w:r>
        <w:rPr>
          <w:w w:val="95"/>
        </w:rPr>
        <w:t>proper interaction.</w:t>
      </w:r>
      <w:r>
        <w:rPr>
          <w:spacing w:val="1"/>
          <w:w w:val="95"/>
        </w:rPr>
        <w:t xml:space="preserve"> </w:t>
      </w:r>
      <w:r>
        <w:rPr>
          <w:w w:val="95"/>
        </w:rPr>
        <w:t>Secondly, chatbot can be based on a third-party messenger, such as Facebook</w:t>
      </w:r>
      <w:r>
        <w:rPr>
          <w:spacing w:val="1"/>
          <w:w w:val="95"/>
        </w:rPr>
        <w:t xml:space="preserve"> </w:t>
      </w:r>
      <w:r>
        <w:t>Messenger.</w:t>
      </w:r>
      <w:r>
        <w:rPr>
          <w:spacing w:val="9"/>
        </w:rPr>
        <w:t xml:space="preserve"> </w:t>
      </w:r>
      <w:r>
        <w:t>Thirdly,</w:t>
      </w:r>
      <w:r>
        <w:rPr>
          <w:spacing w:val="-10"/>
        </w:rPr>
        <w:t xml:space="preserve"> </w:t>
      </w:r>
      <w:r>
        <w:t>chatbot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assistant.</w:t>
      </w:r>
      <w:r>
        <w:rPr>
          <w:spacing w:val="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58"/>
        </w:rPr>
        <w:t xml:space="preserve"> </w:t>
      </w:r>
      <w:r>
        <w:t>with Apple Siri on iOS and macOS devices, Cortana on Windows devices or Google Assistant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devices.</w:t>
      </w:r>
    </w:p>
    <w:p w14:paraId="47C780D1" w14:textId="77777777" w:rsidR="00DE70B6" w:rsidRDefault="00603B20">
      <w:pPr>
        <w:pStyle w:val="BodyText"/>
        <w:spacing w:before="4"/>
        <w:ind w:left="684"/>
        <w:jc w:val="both"/>
      </w:pPr>
      <w:r>
        <w:t>Additionally,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cannot</w:t>
      </w:r>
      <w:r>
        <w:rPr>
          <w:spacing w:val="-8"/>
        </w:rPr>
        <w:t xml:space="preserve"> </w:t>
      </w:r>
      <w:r>
        <w:t>ignore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ownership.</w:t>
      </w:r>
    </w:p>
    <w:p w14:paraId="4BA5BF78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spacing w:before="135"/>
        <w:ind w:hanging="205"/>
        <w:jc w:val="both"/>
        <w:rPr>
          <w:sz w:val="24"/>
        </w:rPr>
      </w:pPr>
      <w:r>
        <w:rPr>
          <w:sz w:val="24"/>
        </w:rPr>
        <w:t>Software-as-a-Service</w:t>
      </w:r>
    </w:p>
    <w:p w14:paraId="30AF4DDD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ind w:hanging="205"/>
        <w:jc w:val="both"/>
        <w:rPr>
          <w:sz w:val="24"/>
        </w:rPr>
      </w:pP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</w:p>
    <w:p w14:paraId="504AE702" w14:textId="77777777" w:rsidR="00DE70B6" w:rsidRDefault="00DE70B6">
      <w:pPr>
        <w:pStyle w:val="BodyText"/>
        <w:ind w:left="0"/>
        <w:rPr>
          <w:sz w:val="26"/>
        </w:rPr>
      </w:pPr>
    </w:p>
    <w:p w14:paraId="648D1BC1" w14:textId="77777777" w:rsidR="00DE70B6" w:rsidRDefault="00603B20">
      <w:pPr>
        <w:pStyle w:val="BodyText"/>
        <w:spacing w:before="196" w:line="357" w:lineRule="auto"/>
        <w:ind w:right="114"/>
      </w:pPr>
      <w:r>
        <w:t>Banks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chatbots</w:t>
      </w:r>
      <w:r>
        <w:rPr>
          <w:spacing w:val="15"/>
        </w:rPr>
        <w:t xml:space="preserve"> </w:t>
      </w:r>
      <w:r>
        <w:t>both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third-pa</w:t>
      </w:r>
      <w:r>
        <w:t>rty</w:t>
      </w:r>
      <w:r>
        <w:rPr>
          <w:spacing w:val="15"/>
        </w:rPr>
        <w:t xml:space="preserve"> </w:t>
      </w:r>
      <w:r>
        <w:t>tools,</w:t>
      </w:r>
      <w:r>
        <w:rPr>
          <w:spacing w:val="18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chatbot</w:t>
      </w:r>
      <w:r>
        <w:rPr>
          <w:spacing w:val="14"/>
        </w:rPr>
        <w:t xml:space="preserve"> </w:t>
      </w:r>
      <w:r>
        <w:t>ownership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side</w:t>
      </w:r>
      <w:r>
        <w:rPr>
          <w:spacing w:val="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service,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development.</w:t>
      </w:r>
    </w:p>
    <w:p w14:paraId="146EA7C3" w14:textId="77777777" w:rsidR="00DE70B6" w:rsidRDefault="00603B20">
      <w:pPr>
        <w:pStyle w:val="BodyText"/>
        <w:spacing w:before="1" w:line="357" w:lineRule="auto"/>
        <w:ind w:right="114" w:firstLine="566"/>
      </w:pP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ignored,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chatbots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differently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users.</w:t>
      </w:r>
      <w:r>
        <w:rPr>
          <w:spacing w:val="19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to:</w:t>
      </w:r>
    </w:p>
    <w:p w14:paraId="7426A5D9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spacing w:before="1"/>
        <w:ind w:hanging="205"/>
        <w:rPr>
          <w:sz w:val="24"/>
        </w:rPr>
      </w:pPr>
      <w:r>
        <w:rPr>
          <w:sz w:val="24"/>
        </w:rPr>
        <w:t>Customer-oriented</w:t>
      </w:r>
    </w:p>
    <w:p w14:paraId="09B57703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spacing w:before="135"/>
        <w:ind w:hanging="205"/>
        <w:rPr>
          <w:sz w:val="24"/>
        </w:rPr>
      </w:pPr>
      <w:r>
        <w:rPr>
          <w:sz w:val="24"/>
        </w:rPr>
        <w:t>Employee-oriented</w:t>
      </w:r>
    </w:p>
    <w:p w14:paraId="11A36743" w14:textId="77777777" w:rsidR="00DE70B6" w:rsidRDefault="00DE70B6">
      <w:pPr>
        <w:rPr>
          <w:sz w:val="24"/>
        </w:rPr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tbl>
      <w:tblPr>
        <w:tblW w:w="0" w:type="auto"/>
        <w:tblInd w:w="3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8"/>
        <w:gridCol w:w="1408"/>
        <w:gridCol w:w="1009"/>
      </w:tblGrid>
      <w:tr w:rsidR="00DE70B6" w14:paraId="4D583D1F" w14:textId="77777777">
        <w:trPr>
          <w:trHeight w:val="286"/>
        </w:trPr>
        <w:tc>
          <w:tcPr>
            <w:tcW w:w="788" w:type="dxa"/>
          </w:tcPr>
          <w:p w14:paraId="44BD3F85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08" w:type="dxa"/>
          </w:tcPr>
          <w:p w14:paraId="2B3AA46A" w14:textId="77777777" w:rsidR="00DE70B6" w:rsidRDefault="00603B20">
            <w:pPr>
              <w:pStyle w:val="TableParagraph"/>
              <w:ind w:left="95" w:right="88"/>
              <w:rPr>
                <w:b/>
                <w:sz w:val="24"/>
              </w:rPr>
            </w:pPr>
            <w:bookmarkStart w:id="578" w:name="_bookmark33"/>
            <w:bookmarkEnd w:id="578"/>
            <w:r>
              <w:rPr>
                <w:b/>
                <w:sz w:val="24"/>
              </w:rPr>
              <w:t>Input</w:t>
            </w:r>
          </w:p>
        </w:tc>
        <w:tc>
          <w:tcPr>
            <w:tcW w:w="1009" w:type="dxa"/>
          </w:tcPr>
          <w:p w14:paraId="03C23AD9" w14:textId="77777777" w:rsidR="00DE70B6" w:rsidRDefault="00603B20">
            <w:pPr>
              <w:pStyle w:val="TableParagraph"/>
              <w:ind w:left="96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DE70B6" w14:paraId="161AB141" w14:textId="77777777">
        <w:trPr>
          <w:trHeight w:val="286"/>
        </w:trPr>
        <w:tc>
          <w:tcPr>
            <w:tcW w:w="788" w:type="dxa"/>
          </w:tcPr>
          <w:p w14:paraId="4D2DA122" w14:textId="77777777" w:rsidR="00DE70B6" w:rsidRDefault="00603B20">
            <w:pPr>
              <w:pStyle w:val="TableParagraph"/>
              <w:ind w:left="86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Voice</w:t>
            </w:r>
          </w:p>
        </w:tc>
        <w:tc>
          <w:tcPr>
            <w:tcW w:w="1408" w:type="dxa"/>
          </w:tcPr>
          <w:p w14:paraId="6A8B6B24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Microphone</w:t>
            </w:r>
          </w:p>
        </w:tc>
        <w:tc>
          <w:tcPr>
            <w:tcW w:w="1009" w:type="dxa"/>
          </w:tcPr>
          <w:p w14:paraId="019A4376" w14:textId="77777777" w:rsidR="00DE70B6" w:rsidRDefault="00603B20">
            <w:pPr>
              <w:pStyle w:val="TableParagraph"/>
              <w:ind w:left="96" w:right="89"/>
              <w:rPr>
                <w:sz w:val="24"/>
              </w:rPr>
            </w:pPr>
            <w:r>
              <w:rPr>
                <w:sz w:val="24"/>
              </w:rPr>
              <w:t>Speaker</w:t>
            </w:r>
          </w:p>
        </w:tc>
      </w:tr>
      <w:tr w:rsidR="00DE70B6" w14:paraId="5715A9DE" w14:textId="77777777">
        <w:trPr>
          <w:trHeight w:val="286"/>
        </w:trPr>
        <w:tc>
          <w:tcPr>
            <w:tcW w:w="788" w:type="dxa"/>
          </w:tcPr>
          <w:p w14:paraId="190EC49D" w14:textId="77777777" w:rsidR="00DE70B6" w:rsidRDefault="00603B20">
            <w:pPr>
              <w:pStyle w:val="TableParagraph"/>
              <w:ind w:left="86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</w:p>
        </w:tc>
        <w:tc>
          <w:tcPr>
            <w:tcW w:w="1408" w:type="dxa"/>
          </w:tcPr>
          <w:p w14:paraId="66996A47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009" w:type="dxa"/>
          </w:tcPr>
          <w:p w14:paraId="268F0092" w14:textId="77777777" w:rsidR="00DE70B6" w:rsidRDefault="00603B20">
            <w:pPr>
              <w:pStyle w:val="TableParagraph"/>
              <w:ind w:left="96" w:right="89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</w:tr>
    </w:tbl>
    <w:p w14:paraId="752298C4" w14:textId="77777777" w:rsidR="00DE70B6" w:rsidRDefault="00DE70B6">
      <w:pPr>
        <w:pStyle w:val="BodyText"/>
        <w:spacing w:before="8"/>
        <w:ind w:left="0"/>
        <w:rPr>
          <w:sz w:val="7"/>
        </w:rPr>
      </w:pPr>
    </w:p>
    <w:p w14:paraId="4B4B7F5A" w14:textId="77777777" w:rsidR="00DE70B6" w:rsidRDefault="00603B20">
      <w:pPr>
        <w:pStyle w:val="BodyText"/>
        <w:spacing w:before="89"/>
        <w:ind w:left="168" w:right="168"/>
        <w:jc w:val="center"/>
      </w:pPr>
      <w:r>
        <w:t>Table</w:t>
      </w:r>
      <w:r>
        <w:rPr>
          <w:spacing w:val="-5"/>
        </w:rPr>
        <w:t xml:space="preserve"> </w:t>
      </w:r>
      <w:r>
        <w:t>4.</w:t>
      </w:r>
      <w:r>
        <w:rPr>
          <w:spacing w:val="13"/>
        </w:rPr>
        <w:t xml:space="preserve"> </w:t>
      </w:r>
      <w:r>
        <w:t>Forms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interaction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type</w:t>
      </w:r>
    </w:p>
    <w:p w14:paraId="2A618C1E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7B492E5E" w14:textId="77777777" w:rsidR="00DE70B6" w:rsidRDefault="00DE70B6">
      <w:pPr>
        <w:pStyle w:val="BodyText"/>
        <w:ind w:left="0"/>
        <w:rPr>
          <w:sz w:val="22"/>
        </w:rPr>
      </w:pPr>
    </w:p>
    <w:p w14:paraId="4184B353" w14:textId="77777777" w:rsidR="00DE70B6" w:rsidRDefault="00603B20">
      <w:pPr>
        <w:pStyle w:val="BodyText"/>
        <w:spacing w:before="160" w:line="357" w:lineRule="auto"/>
        <w:ind w:right="110" w:firstLine="566"/>
      </w:pPr>
      <w:r>
        <w:t>The</w:t>
      </w:r>
      <w:r>
        <w:rPr>
          <w:spacing w:val="10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and,</w:t>
      </w:r>
      <w:r>
        <w:rPr>
          <w:spacing w:val="13"/>
        </w:rPr>
        <w:t xml:space="preserve"> </w:t>
      </w:r>
      <w:r>
        <w:t>probably,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internal</w:t>
      </w:r>
      <w:r>
        <w:rPr>
          <w:spacing w:val="11"/>
        </w:rPr>
        <w:t xml:space="preserve"> </w:t>
      </w:r>
      <w:r>
        <w:t>classification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decision-making</w:t>
      </w:r>
      <w:r>
        <w:rPr>
          <w:spacing w:val="-57"/>
        </w:rPr>
        <w:t xml:space="preserve"> </w:t>
      </w:r>
      <w:r>
        <w:t>process:</w:t>
      </w:r>
    </w:p>
    <w:p w14:paraId="1AE055A4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spacing w:before="1"/>
        <w:ind w:hanging="205"/>
        <w:rPr>
          <w:sz w:val="24"/>
        </w:rPr>
      </w:pPr>
      <w:r>
        <w:rPr>
          <w:sz w:val="24"/>
        </w:rPr>
        <w:t>Rule-Based</w:t>
      </w:r>
    </w:p>
    <w:p w14:paraId="2B4229EE" w14:textId="77777777" w:rsidR="00DE70B6" w:rsidRDefault="00603B20">
      <w:pPr>
        <w:pStyle w:val="ListParagraph"/>
        <w:numPr>
          <w:ilvl w:val="0"/>
          <w:numId w:val="1"/>
        </w:numPr>
        <w:tabs>
          <w:tab w:val="left" w:pos="716"/>
        </w:tabs>
        <w:ind w:hanging="205"/>
        <w:rPr>
          <w:sz w:val="24"/>
        </w:rPr>
      </w:pP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</w:p>
    <w:p w14:paraId="244F4F87" w14:textId="77777777" w:rsidR="00DE70B6" w:rsidRDefault="00DE70B6">
      <w:pPr>
        <w:pStyle w:val="BodyText"/>
        <w:ind w:left="0"/>
        <w:rPr>
          <w:sz w:val="26"/>
        </w:rPr>
      </w:pPr>
    </w:p>
    <w:p w14:paraId="11AAAD23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Rule-based chatbots are comparingly simple, as those are being built by a set of branch</w:t>
      </w:r>
      <w:r>
        <w:rPr>
          <w:spacing w:val="1"/>
        </w:rPr>
        <w:t xml:space="preserve"> </w:t>
      </w:r>
      <w:r>
        <w:t>algorithms with limited number of options. Machine Learning based chatbots, in its turn, can</w:t>
      </w:r>
      <w:r>
        <w:rPr>
          <w:spacing w:val="1"/>
        </w:rPr>
        <w:t xml:space="preserve"> </w:t>
      </w:r>
      <w:r>
        <w:t>adapt to everchanging environment and create new answers, notifications and other forms of</w:t>
      </w:r>
      <w:r>
        <w:rPr>
          <w:spacing w:val="1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clients.</w:t>
      </w:r>
    </w:p>
    <w:p w14:paraId="5BC0C8F1" w14:textId="77777777" w:rsidR="00DE70B6" w:rsidRDefault="00DE70B6">
      <w:pPr>
        <w:pStyle w:val="BodyText"/>
        <w:ind w:left="0"/>
        <w:rPr>
          <w:sz w:val="38"/>
        </w:rPr>
      </w:pPr>
    </w:p>
    <w:p w14:paraId="0DE9AC5B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579" w:name="Structure"/>
      <w:bookmarkStart w:id="580" w:name="_bookmark34"/>
      <w:bookmarkEnd w:id="579"/>
      <w:bookmarkEnd w:id="580"/>
      <w:r>
        <w:t>Structure</w:t>
      </w:r>
    </w:p>
    <w:p w14:paraId="5885DAA0" w14:textId="77777777" w:rsidR="00DE70B6" w:rsidRDefault="00DE70B6">
      <w:pPr>
        <w:pStyle w:val="BodyText"/>
        <w:ind w:left="0"/>
        <w:rPr>
          <w:b/>
          <w:sz w:val="26"/>
        </w:rPr>
      </w:pPr>
    </w:p>
    <w:p w14:paraId="2221157A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proofErr w:type="spellStart"/>
      <w:r>
        <w:t>Structurully</w:t>
      </w:r>
      <w:proofErr w:type="spellEnd"/>
      <w:r>
        <w:t>, chatbot can be divided into 3 parts — frontend, middleware and backend.</w:t>
      </w:r>
      <w:r>
        <w:rPr>
          <w:spacing w:val="1"/>
        </w:rPr>
        <w:t xml:space="preserve"> </w:t>
      </w:r>
      <w:r>
        <w:t>Fronten</w:t>
      </w:r>
      <w:r>
        <w:t>d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textual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voice.</w:t>
      </w:r>
      <w:r>
        <w:rPr>
          <w:spacing w:val="15"/>
        </w:rPr>
        <w:t xml:space="preserve"> </w:t>
      </w:r>
      <w:r>
        <w:t>Middle-</w:t>
      </w:r>
      <w:r>
        <w:rPr>
          <w:spacing w:val="-57"/>
        </w:rPr>
        <w:t xml:space="preserve"> </w:t>
      </w:r>
      <w:r>
        <w:t>ware is a rule-based or Machine Learning based decoder and parser, which receives an input</w:t>
      </w:r>
      <w:r>
        <w:rPr>
          <w:spacing w:val="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frontend,</w:t>
      </w:r>
      <w:r>
        <w:rPr>
          <w:spacing w:val="-11"/>
        </w:rPr>
        <w:t xml:space="preserve"> </w:t>
      </w:r>
      <w:r>
        <w:t>produces</w:t>
      </w:r>
      <w:r>
        <w:rPr>
          <w:spacing w:val="-13"/>
        </w:rPr>
        <w:t xml:space="preserve"> </w:t>
      </w:r>
      <w:r>
        <w:t>commands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arguments,</w:t>
      </w:r>
      <w:r>
        <w:rPr>
          <w:spacing w:val="-12"/>
        </w:rPr>
        <w:t xml:space="preserve"> </w:t>
      </w:r>
      <w:r>
        <w:t>passes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backend,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generates</w:t>
      </w:r>
      <w:r>
        <w:rPr>
          <w:spacing w:val="-13"/>
        </w:rPr>
        <w:t xml:space="preserve"> </w:t>
      </w:r>
      <w:r>
        <w:t>text</w:t>
      </w:r>
      <w:r>
        <w:rPr>
          <w:spacing w:val="-58"/>
        </w:rPr>
        <w:t xml:space="preserve"> </w:t>
      </w:r>
      <w:r>
        <w:t>or voice message based on backend response. Backend, accordingly, executes commands with</w:t>
      </w:r>
      <w:r>
        <w:rPr>
          <w:spacing w:val="-57"/>
        </w:rPr>
        <w:t xml:space="preserve"> </w:t>
      </w:r>
      <w:r>
        <w:t>input arguments and produces output, based on an internal banking logic. As it is possible to</w:t>
      </w:r>
      <w:r>
        <w:rPr>
          <w:spacing w:val="1"/>
        </w:rPr>
        <w:t xml:space="preserve"> </w:t>
      </w:r>
      <w:r>
        <w:t>observe, from functional aspect it is not imp</w:t>
      </w:r>
      <w:r>
        <w:t>ort either this is a textual chat-bot or is invoked by</w:t>
      </w:r>
      <w:r>
        <w:rPr>
          <w:spacing w:val="-58"/>
        </w:rPr>
        <w:t xml:space="preserve"> </w:t>
      </w:r>
      <w:r>
        <w:t>voice. Those differ only by the frontend for the user. In both solutions we have to use Natural</w:t>
      </w:r>
      <w:r>
        <w:rPr>
          <w:spacing w:val="1"/>
        </w:rPr>
        <w:t xml:space="preserve"> </w:t>
      </w:r>
      <w:r>
        <w:rPr>
          <w:w w:val="95"/>
        </w:rPr>
        <w:t>Language Programming technologies to either transform text or speech into commands valid for</w:t>
      </w:r>
      <w:r>
        <w:rPr>
          <w:spacing w:val="1"/>
          <w:w w:val="95"/>
        </w:rPr>
        <w:t xml:space="preserve"> </w:t>
      </w:r>
      <w:r>
        <w:t>backend</w:t>
      </w:r>
      <w:r>
        <w:rPr>
          <w:spacing w:val="-14"/>
        </w:rPr>
        <w:t xml:space="preserve"> </w:t>
      </w:r>
      <w:r>
        <w:t>API.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architecture</w:t>
      </w:r>
      <w:r>
        <w:rPr>
          <w:spacing w:val="-14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building</w:t>
      </w:r>
      <w:r>
        <w:rPr>
          <w:spacing w:val="-13"/>
        </w:rPr>
        <w:t xml:space="preserve"> </w:t>
      </w:r>
      <w:r>
        <w:t>conversational</w:t>
      </w:r>
      <w:r>
        <w:rPr>
          <w:spacing w:val="-13"/>
        </w:rPr>
        <w:t xml:space="preserve"> </w:t>
      </w:r>
      <w:r>
        <w:t>solutions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simple,</w:t>
      </w:r>
      <w:r>
        <w:rPr>
          <w:spacing w:val="-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blocks.</w:t>
      </w:r>
    </w:p>
    <w:p w14:paraId="6A41ABA1" w14:textId="77777777" w:rsidR="00DE70B6" w:rsidRDefault="00DE70B6">
      <w:pPr>
        <w:pStyle w:val="BodyText"/>
        <w:spacing w:before="3"/>
        <w:ind w:left="0"/>
        <w:rPr>
          <w:sz w:val="38"/>
        </w:rPr>
      </w:pPr>
    </w:p>
    <w:p w14:paraId="7462362C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  <w:spacing w:before="1"/>
      </w:pPr>
      <w:bookmarkStart w:id="581" w:name="Frontend"/>
      <w:bookmarkStart w:id="582" w:name="_bookmark35"/>
      <w:bookmarkEnd w:id="581"/>
      <w:bookmarkEnd w:id="582"/>
      <w:r>
        <w:t>Frontend</w:t>
      </w:r>
    </w:p>
    <w:p w14:paraId="76C52B65" w14:textId="77777777" w:rsidR="00DE70B6" w:rsidRDefault="00DE70B6">
      <w:pPr>
        <w:pStyle w:val="BodyText"/>
        <w:ind w:left="0"/>
        <w:rPr>
          <w:b/>
          <w:sz w:val="26"/>
        </w:rPr>
      </w:pPr>
    </w:p>
    <w:p w14:paraId="051EB3D0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Frontend is an interface for a user of a conversational bot.</w:t>
      </w:r>
      <w:r>
        <w:rPr>
          <w:spacing w:val="1"/>
        </w:rPr>
        <w:t xml:space="preserve"> </w:t>
      </w:r>
      <w:r>
        <w:t>Interaction can be done by</w:t>
      </w:r>
      <w:r>
        <w:rPr>
          <w:spacing w:val="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output.</w:t>
      </w:r>
    </w:p>
    <w:p w14:paraId="05E4D841" w14:textId="77777777" w:rsidR="00DE70B6" w:rsidRDefault="00603B20">
      <w:pPr>
        <w:pStyle w:val="BodyText"/>
        <w:spacing w:before="1"/>
        <w:ind w:left="684"/>
      </w:pP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voice</w:t>
      </w:r>
      <w:r>
        <w:rPr>
          <w:spacing w:val="6"/>
          <w:w w:val="95"/>
        </w:rPr>
        <w:t xml:space="preserve"> </w:t>
      </w:r>
      <w:r>
        <w:rPr>
          <w:w w:val="95"/>
        </w:rPr>
        <w:t>interaction</w:t>
      </w:r>
      <w:r>
        <w:rPr>
          <w:spacing w:val="6"/>
          <w:w w:val="95"/>
        </w:rPr>
        <w:t xml:space="preserve"> </w:t>
      </w:r>
      <w:r>
        <w:rPr>
          <w:w w:val="95"/>
        </w:rPr>
        <w:t>input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being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microphone,</w:t>
      </w:r>
      <w:r>
        <w:rPr>
          <w:spacing w:val="11"/>
          <w:w w:val="95"/>
        </w:rPr>
        <w:t xml:space="preserve"> </w:t>
      </w:r>
      <w:r>
        <w:rPr>
          <w:w w:val="95"/>
        </w:rPr>
        <w:t>via</w:t>
      </w:r>
      <w:r>
        <w:rPr>
          <w:spacing w:val="6"/>
          <w:w w:val="95"/>
        </w:rPr>
        <w:t xml:space="preserve"> </w:t>
      </w:r>
      <w:r>
        <w:rPr>
          <w:w w:val="95"/>
        </w:rPr>
        <w:t>which</w:t>
      </w:r>
      <w:r>
        <w:rPr>
          <w:spacing w:val="6"/>
          <w:w w:val="95"/>
        </w:rPr>
        <w:t xml:space="preserve"> </w:t>
      </w:r>
      <w:r>
        <w:rPr>
          <w:w w:val="95"/>
        </w:rPr>
        <w:t>user</w:t>
      </w:r>
      <w:r>
        <w:rPr>
          <w:spacing w:val="6"/>
          <w:w w:val="95"/>
        </w:rPr>
        <w:t xml:space="preserve"> </w:t>
      </w:r>
      <w:r>
        <w:rPr>
          <w:w w:val="95"/>
        </w:rPr>
        <w:t>speaks,</w:t>
      </w:r>
    </w:p>
    <w:p w14:paraId="3748F71A" w14:textId="77777777" w:rsidR="00DE70B6" w:rsidRDefault="00DE70B6">
      <w:pPr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053C70D9" w14:textId="012EFD1E" w:rsidR="00DE70B6" w:rsidRDefault="003076F5">
      <w:pPr>
        <w:pStyle w:val="BodyText"/>
        <w:ind w:left="51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A76A819" wp14:editId="09EA6B9C">
                <wp:extent cx="5260340" cy="3049270"/>
                <wp:effectExtent l="0" t="3175" r="0" b="5080"/>
                <wp:docPr id="173" name="docshapegroup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3049270"/>
                          <a:chOff x="0" y="0"/>
                          <a:chExt cx="8284" cy="4802"/>
                        </a:xfrm>
                      </wpg:grpSpPr>
                      <pic:pic xmlns:pic="http://schemas.openxmlformats.org/drawingml/2006/picture">
                        <pic:nvPicPr>
                          <pic:cNvPr id="174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" cy="4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docshape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1" y="34"/>
                            <a:ext cx="2722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2" y="28"/>
                            <a:ext cx="2722" cy="4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6234C0" id="docshapegroup60" o:spid="_x0000_s1026" style="width:414.2pt;height:240.1pt;mso-position-horizontal-relative:char;mso-position-vertical-relative:line" coordsize="8284,48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1" o:spid="_x0000_s1027" type="#_x0000_t75" style="position:absolute;width:2722;height:4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">
                  <v:imagedata r:id="rId19" o:title=""/>
                </v:shape>
                <v:shape id="docshape62" o:spid="_x0000_s1028" type="#_x0000_t75" style="position:absolute;left:2781;top:34;width:2722;height:4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">
                  <v:imagedata r:id="rId20" o:title=""/>
                </v:shape>
                <v:shape id="docshape63" o:spid="_x0000_s1029" type="#_x0000_t75" style="position:absolute;left:5562;top:28;width:2722;height:4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7AC1E47C" w14:textId="77777777" w:rsidR="00DE70B6" w:rsidRDefault="00DE70B6">
      <w:pPr>
        <w:pStyle w:val="BodyText"/>
        <w:spacing w:before="8"/>
        <w:ind w:left="0"/>
        <w:rPr>
          <w:sz w:val="6"/>
        </w:rPr>
      </w:pPr>
    </w:p>
    <w:p w14:paraId="7B6756F7" w14:textId="77777777" w:rsidR="00DE70B6" w:rsidRDefault="00603B20">
      <w:pPr>
        <w:pStyle w:val="BodyText"/>
        <w:spacing w:before="90"/>
        <w:ind w:left="168" w:right="168"/>
        <w:jc w:val="center"/>
      </w:pPr>
      <w:bookmarkStart w:id="583" w:name="_bookmark36"/>
      <w:bookmarkEnd w:id="583"/>
      <w:r>
        <w:t>Pic.</w:t>
      </w:r>
      <w:r>
        <w:rPr>
          <w:spacing w:val="-7"/>
        </w:rPr>
        <w:t xml:space="preserve"> </w:t>
      </w:r>
      <w:r>
        <w:t>8.</w:t>
      </w:r>
      <w:r>
        <w:rPr>
          <w:spacing w:val="11"/>
        </w:rPr>
        <w:t xml:space="preserve"> </w:t>
      </w:r>
      <w:r>
        <w:t>Frontend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Bank</w:t>
      </w:r>
      <w:r>
        <w:rPr>
          <w:spacing w:val="-7"/>
        </w:rPr>
        <w:t xml:space="preserve"> </w:t>
      </w:r>
      <w:r>
        <w:t>Assistant</w:t>
      </w:r>
      <w:r>
        <w:rPr>
          <w:spacing w:val="-6"/>
        </w:rPr>
        <w:t xml:space="preserve"> </w:t>
      </w:r>
      <w:r>
        <w:t>chat-bot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Wells</w:t>
      </w:r>
      <w:r>
        <w:rPr>
          <w:spacing w:val="-7"/>
        </w:rPr>
        <w:t xml:space="preserve"> </w:t>
      </w:r>
      <w:r>
        <w:t>Fargo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Facebook</w:t>
      </w:r>
    </w:p>
    <w:p w14:paraId="46802D8D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3E6062BF" w14:textId="77777777" w:rsidR="00DE70B6" w:rsidRDefault="00DE70B6">
      <w:pPr>
        <w:pStyle w:val="BodyText"/>
        <w:ind w:left="0"/>
        <w:rPr>
          <w:sz w:val="22"/>
        </w:rPr>
      </w:pPr>
    </w:p>
    <w:p w14:paraId="12B92224" w14:textId="77777777" w:rsidR="00DE70B6" w:rsidRDefault="00603B20">
      <w:pPr>
        <w:pStyle w:val="BodyText"/>
        <w:spacing w:before="160" w:line="357" w:lineRule="auto"/>
        <w:ind w:right="114"/>
        <w:jc w:val="both"/>
      </w:pPr>
      <w:r>
        <w:t>and output is done via speaker of a mobile phone or a computer with generated speech.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textual interaction input is done by a text field, usually done with a keyboard, while output is</w:t>
      </w:r>
      <w:r>
        <w:rPr>
          <w:spacing w:val="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message.</w:t>
      </w:r>
    </w:p>
    <w:p w14:paraId="635F7001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Overwhelmingly, as a fron</w:t>
      </w:r>
      <w:r>
        <w:t>tend, chatbots use textual dialog messenger and usually are</w:t>
      </w:r>
      <w:r>
        <w:rPr>
          <w:spacing w:val="1"/>
        </w:rPr>
        <w:t xml:space="preserve"> </w:t>
      </w:r>
      <w:r>
        <w:rPr>
          <w:w w:val="95"/>
        </w:rPr>
        <w:t>associated with this form.</w:t>
      </w:r>
      <w:r>
        <w:rPr>
          <w:spacing w:val="54"/>
        </w:rPr>
        <w:t xml:space="preserve"> </w:t>
      </w:r>
      <w:r>
        <w:rPr>
          <w:w w:val="95"/>
        </w:rPr>
        <w:t>In this use-case customer write via suitable messenger,</w:t>
      </w:r>
      <w:r>
        <w:rPr>
          <w:spacing w:val="54"/>
        </w:rPr>
        <w:t xml:space="preserve"> </w:t>
      </w:r>
      <w:r>
        <w:rPr>
          <w:w w:val="95"/>
        </w:rPr>
        <w:t>social network</w:t>
      </w:r>
      <w:r>
        <w:rPr>
          <w:spacing w:val="1"/>
          <w:w w:val="95"/>
        </w:rPr>
        <w:t xml:space="preserve"> </w:t>
      </w:r>
      <w:r>
        <w:t xml:space="preserve">or application in an </w:t>
      </w:r>
      <w:proofErr w:type="spellStart"/>
      <w:r>
        <w:t>extremelly</w:t>
      </w:r>
      <w:proofErr w:type="spellEnd"/>
      <w:r>
        <w:t xml:space="preserve"> familiar environment. Obviously, familiarity is also connected</w:t>
      </w:r>
      <w:r>
        <w:rPr>
          <w:spacing w:val="1"/>
        </w:rPr>
        <w:t xml:space="preserve"> </w:t>
      </w:r>
      <w:r>
        <w:t xml:space="preserve">to </w:t>
      </w:r>
      <w:r>
        <w:t xml:space="preserve">prior </w:t>
      </w:r>
      <w:proofErr w:type="spellStart"/>
      <w:r>
        <w:t>existance</w:t>
      </w:r>
      <w:proofErr w:type="spellEnd"/>
      <w:r>
        <w:t xml:space="preserve"> of customer support dialogs in any form. Nonetheless, as it was mentioned</w:t>
      </w:r>
      <w:r>
        <w:rPr>
          <w:spacing w:val="1"/>
        </w:rPr>
        <w:t xml:space="preserve"> </w:t>
      </w:r>
      <w:r>
        <w:t>before, this is only a form of interaction, not a logic by itself and not the most labor-intensive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chatbot.</w:t>
      </w:r>
    </w:p>
    <w:p w14:paraId="5F58C7A7" w14:textId="77777777" w:rsidR="00DE70B6" w:rsidRDefault="00DE70B6">
      <w:pPr>
        <w:pStyle w:val="BodyText"/>
        <w:spacing w:before="1"/>
        <w:ind w:left="0"/>
        <w:rPr>
          <w:sz w:val="38"/>
        </w:rPr>
      </w:pPr>
    </w:p>
    <w:p w14:paraId="6BF04415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  <w:spacing w:before="1"/>
      </w:pPr>
      <w:bookmarkStart w:id="584" w:name="Middleware"/>
      <w:bookmarkStart w:id="585" w:name="_bookmark37"/>
      <w:bookmarkEnd w:id="584"/>
      <w:bookmarkEnd w:id="585"/>
      <w:r>
        <w:t>Middleware</w:t>
      </w:r>
    </w:p>
    <w:p w14:paraId="7B70C17A" w14:textId="77777777" w:rsidR="00DE70B6" w:rsidRDefault="00DE70B6">
      <w:pPr>
        <w:pStyle w:val="BodyText"/>
        <w:ind w:left="0"/>
        <w:rPr>
          <w:b/>
          <w:sz w:val="26"/>
        </w:rPr>
      </w:pPr>
    </w:p>
    <w:p w14:paraId="2FBB5C3C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Input received from frontend is p</w:t>
      </w:r>
      <w:r>
        <w:t>assed to middleware.</w:t>
      </w:r>
      <w:r>
        <w:rPr>
          <w:spacing w:val="1"/>
        </w:rPr>
        <w:t xml:space="preserve"> </w:t>
      </w:r>
      <w:r>
        <w:t>Middleware can be either on a</w:t>
      </w:r>
      <w:r>
        <w:rPr>
          <w:spacing w:val="1"/>
        </w:rPr>
        <w:t xml:space="preserve"> </w:t>
      </w:r>
      <w:r>
        <w:t xml:space="preserve">bank side, or on some third-party service. Middleware is required for </w:t>
      </w:r>
      <w:proofErr w:type="spellStart"/>
      <w:r>
        <w:t>preprocesing</w:t>
      </w:r>
      <w:proofErr w:type="spellEnd"/>
      <w:r>
        <w:t xml:space="preserve"> of an input</w:t>
      </w:r>
      <w:r>
        <w:rPr>
          <w:spacing w:val="-57"/>
        </w:rPr>
        <w:t xml:space="preserve"> </w:t>
      </w:r>
      <w:r>
        <w:t>for processing on a bank side, or for postprocessing of an output received from a bank side for</w:t>
      </w:r>
      <w:r>
        <w:rPr>
          <w:spacing w:val="-57"/>
        </w:rPr>
        <w:t xml:space="preserve"> </w:t>
      </w:r>
      <w:r>
        <w:t>proper custome</w:t>
      </w:r>
      <w:r>
        <w:t>r understanding. In other words, this is a part of logic not connected to banking</w:t>
      </w:r>
      <w:r>
        <w:rPr>
          <w:spacing w:val="-57"/>
        </w:rPr>
        <w:t xml:space="preserve"> </w:t>
      </w:r>
      <w:r>
        <w:t>operations,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sides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interaction.</w:t>
      </w:r>
    </w:p>
    <w:p w14:paraId="41CE2777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The most simple case is for Rule-based decision-making.</w:t>
      </w:r>
      <w:r>
        <w:rPr>
          <w:spacing w:val="1"/>
          <w:w w:val="95"/>
        </w:rPr>
        <w:t xml:space="preserve"> </w:t>
      </w:r>
      <w:r>
        <w:rPr>
          <w:w w:val="95"/>
        </w:rPr>
        <w:t>For this option there is no need to</w:t>
      </w:r>
      <w:r>
        <w:rPr>
          <w:spacing w:val="1"/>
          <w:w w:val="9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complicated</w:t>
      </w:r>
      <w:r>
        <w:rPr>
          <w:spacing w:val="-15"/>
        </w:rPr>
        <w:t xml:space="preserve"> </w:t>
      </w:r>
      <w:r>
        <w:t>Statistics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knowledge,</w:t>
      </w:r>
      <w:r>
        <w:rPr>
          <w:spacing w:val="-13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represented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limited</w:t>
      </w:r>
    </w:p>
    <w:p w14:paraId="1CCCC684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76E877F6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rPr>
          <w:w w:val="95"/>
        </w:rPr>
        <w:lastRenderedPageBreak/>
        <w:t xml:space="preserve">set of options and output is presented as a filled </w:t>
      </w:r>
      <w:r>
        <w:rPr>
          <w:w w:val="95"/>
        </w:rPr>
        <w:t>template answer. This case is preferred for faster</w:t>
      </w:r>
      <w:r>
        <w:rPr>
          <w:spacing w:val="1"/>
          <w:w w:val="95"/>
        </w:rPr>
        <w:t xml:space="preserve"> </w:t>
      </w:r>
      <w:r>
        <w:t>chat-bot</w:t>
      </w:r>
      <w:r>
        <w:rPr>
          <w:spacing w:val="-3"/>
        </w:rPr>
        <w:t xml:space="preserve"> </w:t>
      </w:r>
      <w:r>
        <w:t>development,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chat-bot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side,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client.</w:t>
      </w:r>
    </w:p>
    <w:p w14:paraId="4F4F198B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Nevertheless, middleware can have a much more complicated form.</w:t>
      </w:r>
      <w:r>
        <w:rPr>
          <w:spacing w:val="1"/>
        </w:rPr>
        <w:t xml:space="preserve"> </w:t>
      </w:r>
      <w:r>
        <w:t>Ideally, this is the</w:t>
      </w:r>
      <w:r>
        <w:rPr>
          <w:spacing w:val="1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frontier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Artificial</w:t>
      </w:r>
      <w:r>
        <w:rPr>
          <w:spacing w:val="-9"/>
        </w:rPr>
        <w:t xml:space="preserve"> </w:t>
      </w:r>
      <w:r>
        <w:t>Intelligence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technics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chatbots</w:t>
      </w:r>
      <w:r>
        <w:rPr>
          <w:spacing w:val="-9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analytics,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Processing.</w:t>
      </w:r>
    </w:p>
    <w:p w14:paraId="2893C908" w14:textId="77777777" w:rsidR="00DE70B6" w:rsidRDefault="00603B20">
      <w:pPr>
        <w:pStyle w:val="BodyText"/>
        <w:spacing w:before="2" w:line="357" w:lineRule="auto"/>
        <w:ind w:right="115" w:firstLine="566"/>
        <w:jc w:val="both"/>
      </w:pPr>
      <w:r>
        <w:rPr>
          <w:w w:val="95"/>
        </w:rPr>
        <w:t>Natural Language Processing, NLP, divides in two parts — Natural Language Understand-</w:t>
      </w:r>
      <w:r>
        <w:rPr>
          <w:spacing w:val="1"/>
          <w:w w:val="95"/>
        </w:rPr>
        <w:t xml:space="preserve"> </w:t>
      </w:r>
      <w:proofErr w:type="spellStart"/>
      <w:r>
        <w:t>ing</w:t>
      </w:r>
      <w:proofErr w:type="spellEnd"/>
      <w:r>
        <w:t xml:space="preserve"> and Natural Language Generation.</w:t>
      </w:r>
      <w:r>
        <w:rPr>
          <w:spacing w:val="1"/>
        </w:rPr>
        <w:t xml:space="preserve"> </w:t>
      </w:r>
      <w:r>
        <w:t>Natural Language Understanding is a branch of NLP</w:t>
      </w:r>
      <w:r>
        <w:rPr>
          <w:spacing w:val="1"/>
        </w:rPr>
        <w:t xml:space="preserve"> </w:t>
      </w:r>
      <w:r>
        <w:t xml:space="preserve">which uses Artificial Intelligence, mostly Machine Learning technics, for building </w:t>
      </w:r>
      <w:r>
        <w:t>software to</w:t>
      </w:r>
      <w:r>
        <w:rPr>
          <w:spacing w:val="-57"/>
        </w:rPr>
        <w:t xml:space="preserve"> </w:t>
      </w:r>
      <w:r>
        <w:t>understand input in the form of sentences using text or speech.</w:t>
      </w:r>
      <w:r>
        <w:rPr>
          <w:spacing w:val="1"/>
        </w:rPr>
        <w:t xml:space="preserve"> </w:t>
      </w:r>
      <w:r>
        <w:t>Natural Language Generation</w:t>
      </w:r>
      <w:r>
        <w:rPr>
          <w:spacing w:val="1"/>
        </w:rPr>
        <w:t xml:space="preserve"> </w:t>
      </w:r>
      <w:r>
        <w:t>is a branch of NLP which uses Artificial Intelligence, mostly Machine Learning technics, for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synthesize</w:t>
      </w:r>
      <w:r>
        <w:rPr>
          <w:spacing w:val="-2"/>
        </w:rPr>
        <w:t xml:space="preserve"> </w:t>
      </w:r>
      <w:proofErr w:type="spellStart"/>
      <w:r>
        <w:t>tet</w:t>
      </w:r>
      <w:proofErr w:type="spellEnd"/>
      <w:r>
        <w:t>.</w:t>
      </w:r>
    </w:p>
    <w:p w14:paraId="48940216" w14:textId="77777777" w:rsidR="00DE70B6" w:rsidRDefault="00603B20">
      <w:pPr>
        <w:pStyle w:val="BodyText"/>
        <w:spacing w:before="3" w:line="357" w:lineRule="auto"/>
        <w:ind w:right="115" w:firstLine="566"/>
        <w:jc w:val="both"/>
      </w:pPr>
      <w:r>
        <w:t>Acco</w:t>
      </w:r>
      <w:r>
        <w:t>rdingly, Conversational Banking has to be created with two instruments, Natural</w:t>
      </w:r>
      <w:r>
        <w:rPr>
          <w:spacing w:val="1"/>
        </w:rPr>
        <w:t xml:space="preserve"> </w:t>
      </w:r>
      <w:r>
        <w:t>Language Understanding for input and Natural Language Generation for output.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same middleware can be used for various forms, as a text or speech understanding framewor</w:t>
      </w:r>
      <w:r>
        <w:t>k</w:t>
      </w:r>
      <w:r>
        <w:rPr>
          <w:spacing w:val="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call-center</w:t>
      </w:r>
      <w:r>
        <w:rPr>
          <w:spacing w:val="-12"/>
        </w:rPr>
        <w:t xml:space="preserve"> </w:t>
      </w:r>
      <w:r>
        <w:t>bots,</w:t>
      </w:r>
      <w:r>
        <w:rPr>
          <w:spacing w:val="-11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chatbots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proofErr w:type="spellStart"/>
      <w:r>
        <w:t>roboadvisers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speech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SMS,</w:t>
      </w:r>
      <w:r>
        <w:rPr>
          <w:spacing w:val="-58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calling.</w:t>
      </w:r>
    </w:p>
    <w:p w14:paraId="7120D916" w14:textId="77777777" w:rsidR="00DE70B6" w:rsidRDefault="00DE70B6">
      <w:pPr>
        <w:pStyle w:val="BodyText"/>
        <w:ind w:left="0"/>
        <w:rPr>
          <w:sz w:val="38"/>
        </w:rPr>
      </w:pPr>
    </w:p>
    <w:p w14:paraId="14350BB1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586" w:name="Backend"/>
      <w:bookmarkStart w:id="587" w:name="_bookmark38"/>
      <w:bookmarkEnd w:id="586"/>
      <w:bookmarkEnd w:id="587"/>
      <w:r>
        <w:t>Backend</w:t>
      </w:r>
    </w:p>
    <w:p w14:paraId="520E51F4" w14:textId="77777777" w:rsidR="00DE70B6" w:rsidRDefault="00DE70B6">
      <w:pPr>
        <w:pStyle w:val="BodyText"/>
        <w:ind w:left="0"/>
        <w:rPr>
          <w:b/>
          <w:sz w:val="26"/>
        </w:rPr>
      </w:pPr>
    </w:p>
    <w:p w14:paraId="0A6AD084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t>Backend</w:t>
      </w:r>
      <w:r>
        <w:rPr>
          <w:spacing w:val="-10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conversational</w:t>
      </w:r>
      <w:r>
        <w:rPr>
          <w:spacing w:val="-8"/>
        </w:rPr>
        <w:t xml:space="preserve"> </w:t>
      </w:r>
      <w:r>
        <w:t>interaction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banking</w:t>
      </w:r>
      <w:r>
        <w:rPr>
          <w:spacing w:val="-9"/>
        </w:rPr>
        <w:t xml:space="preserve"> </w:t>
      </w:r>
      <w:r>
        <w:t>side,</w:t>
      </w:r>
      <w:r>
        <w:rPr>
          <w:spacing w:val="-58"/>
        </w:rPr>
        <w:t xml:space="preserve"> </w:t>
      </w:r>
      <w:r>
        <w:t>as it is directly connected to banking processes. This part is actual part of execution of trans-</w:t>
      </w:r>
      <w:r>
        <w:rPr>
          <w:spacing w:val="1"/>
        </w:rPr>
        <w:t xml:space="preserve"> </w:t>
      </w:r>
      <w:r>
        <w:t>actions, request or for other orders of operations, including current balance check.</w:t>
      </w:r>
      <w:r>
        <w:rPr>
          <w:spacing w:val="60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it is inextricably linked with actual bank as a platform for fi</w:t>
      </w:r>
      <w:r>
        <w:t>nancial services. In comparison to</w:t>
      </w:r>
      <w:r>
        <w:rPr>
          <w:spacing w:val="1"/>
        </w:rPr>
        <w:t xml:space="preserve"> </w:t>
      </w:r>
      <w:r>
        <w:t>frontend, interface for bank interaction has to be strictly formulated and defined, as, basically,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API,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bank.</w:t>
      </w:r>
    </w:p>
    <w:p w14:paraId="3ECE0762" w14:textId="77777777" w:rsidR="00DE70B6" w:rsidRDefault="00603B20">
      <w:pPr>
        <w:pStyle w:val="BodyText"/>
        <w:spacing w:before="3" w:line="357" w:lineRule="auto"/>
        <w:ind w:right="113" w:firstLine="566"/>
        <w:jc w:val="both"/>
      </w:pP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intense</w:t>
      </w:r>
      <w:r>
        <w:rPr>
          <w:spacing w:val="-12"/>
        </w:rPr>
        <w:t xml:space="preserve"> </w:t>
      </w:r>
      <w:r>
        <w:t>usage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AI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here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shared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levels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banking.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requests.</w:t>
      </w:r>
      <w:r>
        <w:rPr>
          <w:spacing w:val="-58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request</w:t>
      </w:r>
      <w:r>
        <w:rPr>
          <w:spacing w:val="-15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strictly</w:t>
      </w:r>
      <w:r>
        <w:rPr>
          <w:spacing w:val="-14"/>
        </w:rPr>
        <w:t xml:space="preserve"> </w:t>
      </w:r>
      <w:r>
        <w:t>formulated,</w:t>
      </w:r>
      <w:r>
        <w:rPr>
          <w:spacing w:val="-12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possible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col-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lect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obviously,</w:t>
      </w:r>
      <w:r>
        <w:rPr>
          <w:spacing w:val="54"/>
        </w:rPr>
        <w:t xml:space="preserve"> </w:t>
      </w:r>
      <w:r>
        <w:rPr>
          <w:w w:val="95"/>
        </w:rPr>
        <w:t>confirmed to GDPR regulations and requirements,</w:t>
      </w:r>
      <w:r>
        <w:rPr>
          <w:spacing w:val="54"/>
        </w:rPr>
        <w:t xml:space="preserve"> </w:t>
      </w:r>
      <w:r>
        <w:rPr>
          <w:w w:val="95"/>
        </w:rPr>
        <w:t>and after proper anonymizing</w:t>
      </w:r>
      <w:r>
        <w:rPr>
          <w:spacing w:val="1"/>
          <w:w w:val="95"/>
        </w:rPr>
        <w:t xml:space="preserve"> </w:t>
      </w:r>
      <w:r>
        <w:t>of corresponding data. Backend of a chatbot should be connected to general recommendation</w:t>
      </w:r>
      <w:r>
        <w:rPr>
          <w:spacing w:val="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bank,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conversational</w:t>
      </w:r>
      <w:r>
        <w:rPr>
          <w:spacing w:val="-12"/>
        </w:rPr>
        <w:t xml:space="preserve"> </w:t>
      </w:r>
      <w:r>
        <w:t>banking,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bank</w:t>
      </w:r>
      <w:r>
        <w:rPr>
          <w:spacing w:val="-11"/>
        </w:rPr>
        <w:t xml:space="preserve"> </w:t>
      </w:r>
      <w:r>
        <w:t>perspective,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yet</w:t>
      </w:r>
      <w:r>
        <w:rPr>
          <w:spacing w:val="-11"/>
        </w:rPr>
        <w:t xml:space="preserve"> </w:t>
      </w:r>
      <w:r>
        <w:t>a</w:t>
      </w:r>
      <w:r>
        <w:t>nother</w:t>
      </w:r>
      <w:r>
        <w:rPr>
          <w:spacing w:val="-11"/>
        </w:rPr>
        <w:t xml:space="preserve"> </w:t>
      </w:r>
      <w:r>
        <w:t>channel</w:t>
      </w:r>
      <w:r>
        <w:rPr>
          <w:spacing w:val="-1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client interaction. Obviously, mentioned recommendation system is a main source of Machine</w:t>
      </w:r>
      <w:r>
        <w:rPr>
          <w:spacing w:val="-5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decision-making,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unpredictable</w:t>
      </w:r>
      <w:r>
        <w:rPr>
          <w:spacing w:val="-6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client</w:t>
      </w:r>
      <w:r>
        <w:rPr>
          <w:spacing w:val="-6"/>
        </w:rPr>
        <w:t xml:space="preserve"> </w:t>
      </w:r>
      <w:proofErr w:type="spellStart"/>
      <w:r>
        <w:t>behaviour</w:t>
      </w:r>
      <w:proofErr w:type="spellEnd"/>
      <w:r>
        <w:t>,</w:t>
      </w:r>
      <w:r>
        <w:rPr>
          <w:spacing w:val="-5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group, and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observe future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 xml:space="preserve">trends, give </w:t>
      </w:r>
      <w:proofErr w:type="spellStart"/>
      <w:r>
        <w:t>recom</w:t>
      </w:r>
      <w:proofErr w:type="spellEnd"/>
      <w:r>
        <w:t>-</w:t>
      </w:r>
    </w:p>
    <w:p w14:paraId="00FE139F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E436626" w14:textId="77777777" w:rsidR="00DE70B6" w:rsidRDefault="00603B20">
      <w:pPr>
        <w:pStyle w:val="BodyText"/>
        <w:spacing w:before="74"/>
        <w:jc w:val="both"/>
      </w:pPr>
      <w:proofErr w:type="spellStart"/>
      <w:r>
        <w:lastRenderedPageBreak/>
        <w:t>mendations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important,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decision.</w:t>
      </w:r>
    </w:p>
    <w:p w14:paraId="6AB279CC" w14:textId="77777777" w:rsidR="00DE70B6" w:rsidRDefault="00603B20">
      <w:pPr>
        <w:pStyle w:val="BodyText"/>
        <w:spacing w:before="136" w:line="357" w:lineRule="auto"/>
        <w:ind w:right="114" w:firstLine="566"/>
        <w:jc w:val="both"/>
      </w:pPr>
      <w:r>
        <w:t>Secondly,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bank</w:t>
      </w:r>
      <w:r>
        <w:rPr>
          <w:spacing w:val="-57"/>
        </w:rPr>
        <w:t xml:space="preserve"> </w:t>
      </w:r>
      <w:r>
        <w:t>services, but to regulations.</w:t>
      </w:r>
      <w:r>
        <w:rPr>
          <w:spacing w:val="1"/>
        </w:rPr>
        <w:t xml:space="preserve"> </w:t>
      </w:r>
      <w:r>
        <w:t>For example, using supervised learning AI can learn, based on</w:t>
      </w:r>
      <w:r>
        <w:rPr>
          <w:spacing w:val="1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answers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contact</w:t>
      </w:r>
      <w:r>
        <w:rPr>
          <w:spacing w:val="-8"/>
        </w:rPr>
        <w:t xml:space="preserve"> </w:t>
      </w:r>
      <w:r>
        <w:t>center,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documents</w:t>
      </w:r>
      <w:r>
        <w:rPr>
          <w:spacing w:val="-7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brokerage</w:t>
      </w:r>
      <w:r>
        <w:rPr>
          <w:spacing w:val="-2"/>
        </w:rPr>
        <w:t xml:space="preserve"> </w:t>
      </w:r>
      <w:r>
        <w:t>account.</w:t>
      </w:r>
    </w:p>
    <w:p w14:paraId="5BF78314" w14:textId="77777777" w:rsidR="00DE70B6" w:rsidRDefault="00DE70B6">
      <w:pPr>
        <w:pStyle w:val="BodyText"/>
        <w:ind w:left="0"/>
        <w:rPr>
          <w:sz w:val="38"/>
        </w:rPr>
      </w:pPr>
    </w:p>
    <w:p w14:paraId="416C7114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588" w:name="Conclusion"/>
      <w:bookmarkStart w:id="589" w:name="_bookmark39"/>
      <w:bookmarkEnd w:id="588"/>
      <w:bookmarkEnd w:id="589"/>
      <w:r>
        <w:t>Conclusi</w:t>
      </w:r>
      <w:r>
        <w:t>on</w:t>
      </w:r>
    </w:p>
    <w:p w14:paraId="783AEBCC" w14:textId="77777777" w:rsidR="00DE70B6" w:rsidRDefault="00DE70B6">
      <w:pPr>
        <w:pStyle w:val="BodyText"/>
        <w:ind w:left="0"/>
        <w:rPr>
          <w:b/>
          <w:sz w:val="26"/>
        </w:rPr>
      </w:pPr>
    </w:p>
    <w:p w14:paraId="0774E1A8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t xml:space="preserve">Chatbots are an </w:t>
      </w:r>
      <w:proofErr w:type="spellStart"/>
      <w:r>
        <w:t>extremelly</w:t>
      </w:r>
      <w:proofErr w:type="spellEnd"/>
      <w:r>
        <w:t xml:space="preserve"> form of client interaction.</w:t>
      </w:r>
      <w:r>
        <w:rPr>
          <w:spacing w:val="1"/>
        </w:rPr>
        <w:t xml:space="preserve"> </w:t>
      </w:r>
      <w:r>
        <w:t>Even though latest achievements</w:t>
      </w:r>
      <w:r>
        <w:rPr>
          <w:spacing w:val="1"/>
        </w:rPr>
        <w:t xml:space="preserve"> </w:t>
      </w:r>
      <w:r>
        <w:t>of Artificial Intelligence can and has to be applied to banking, those can be comparingly in-</w:t>
      </w:r>
      <w:r>
        <w:rPr>
          <w:spacing w:val="1"/>
        </w:rPr>
        <w:t xml:space="preserve"> </w:t>
      </w:r>
      <w:r>
        <w:t>dependent and developed separately and parallelly by different parties.</w:t>
      </w:r>
      <w:r>
        <w:t xml:space="preserve"> Moreover, those parts</w:t>
      </w:r>
      <w:r>
        <w:rPr>
          <w:spacing w:val="1"/>
        </w:rPr>
        <w:t xml:space="preserve"> </w:t>
      </w:r>
      <w:r>
        <w:t>can be connected to existing banking services and interfaces and don’t require changes other,</w:t>
      </w:r>
      <w:r>
        <w:rPr>
          <w:spacing w:val="1"/>
        </w:rPr>
        <w:t xml:space="preserve"> </w:t>
      </w:r>
      <w:r>
        <w:t>than those required by modern banking regulations or Open Banking philosophy.</w:t>
      </w:r>
      <w:r>
        <w:rPr>
          <w:spacing w:val="1"/>
        </w:rPr>
        <w:t xml:space="preserve"> </w:t>
      </w:r>
      <w:r>
        <w:t>Banks can</w:t>
      </w:r>
      <w:r>
        <w:rPr>
          <w:spacing w:val="1"/>
        </w:rPr>
        <w:t xml:space="preserve"> </w:t>
      </w:r>
      <w:r>
        <w:t>use same chatbot communication channel for notifica</w:t>
      </w:r>
      <w:r>
        <w:t>tions to increase level of client engage-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. In general, live chat can be used as a direct client communication channel with clients,</w:t>
      </w:r>
      <w:r>
        <w:rPr>
          <w:spacing w:val="1"/>
        </w:rPr>
        <w:t xml:space="preserve"> </w:t>
      </w:r>
      <w:r>
        <w:rPr>
          <w:w w:val="95"/>
        </w:rPr>
        <w:t>provide information on product specs and services, contact info, payments proceeding, financial</w:t>
      </w:r>
      <w:r>
        <w:rPr>
          <w:spacing w:val="1"/>
          <w:w w:val="95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goods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services.</w:t>
      </w:r>
    </w:p>
    <w:p w14:paraId="2A0196EA" w14:textId="77777777" w:rsidR="00DE70B6" w:rsidRDefault="00603B20">
      <w:pPr>
        <w:pStyle w:val="BodyText"/>
        <w:spacing w:before="4" w:line="357" w:lineRule="auto"/>
        <w:ind w:right="113" w:firstLine="566"/>
        <w:jc w:val="both"/>
      </w:pPr>
      <w:r>
        <w:t>It is possible to highlight several trends, which may have the most significant impact on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chatbot</w:t>
      </w:r>
      <w:r>
        <w:rPr>
          <w:spacing w:val="-8"/>
        </w:rPr>
        <w:t xml:space="preserve"> </w:t>
      </w:r>
      <w:r>
        <w:t>industry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future.</w:t>
      </w:r>
      <w:r>
        <w:rPr>
          <w:spacing w:val="13"/>
        </w:rPr>
        <w:t xml:space="preserve"> </w:t>
      </w:r>
      <w:r>
        <w:t>Firstly,</w:t>
      </w:r>
      <w:r>
        <w:rPr>
          <w:spacing w:val="-8"/>
        </w:rPr>
        <w:t xml:space="preserve"> </w:t>
      </w:r>
      <w:r>
        <w:t>growth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combined</w:t>
      </w:r>
      <w:r>
        <w:rPr>
          <w:spacing w:val="-57"/>
        </w:rPr>
        <w:t xml:space="preserve"> </w:t>
      </w:r>
      <w:r>
        <w:t>solutions,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whic</w:t>
      </w:r>
      <w:r>
        <w:t>h</w:t>
      </w:r>
      <w:r>
        <w:rPr>
          <w:spacing w:val="-13"/>
        </w:rPr>
        <w:t xml:space="preserve"> </w:t>
      </w:r>
      <w:r>
        <w:t>robots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replace</w:t>
      </w:r>
      <w:r>
        <w:rPr>
          <w:spacing w:val="-13"/>
        </w:rPr>
        <w:t xml:space="preserve"> </w:t>
      </w:r>
      <w:r>
        <w:t>human</w:t>
      </w:r>
      <w:r>
        <w:rPr>
          <w:spacing w:val="-13"/>
        </w:rPr>
        <w:t xml:space="preserve"> </w:t>
      </w:r>
      <w:r>
        <w:t>completely,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complement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repeat-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routine activities. The most promising among of them are assistants for human operators,</w:t>
      </w:r>
      <w:r>
        <w:rPr>
          <w:spacing w:val="1"/>
        </w:rPr>
        <w:t xml:space="preserve"> </w:t>
      </w:r>
      <w:r>
        <w:t>that are integrated with Robotic Process Automation. The second trend is the developm</w:t>
      </w:r>
      <w:r>
        <w:t>ent of</w:t>
      </w:r>
      <w:r>
        <w:rPr>
          <w:spacing w:val="1"/>
        </w:rPr>
        <w:t xml:space="preserve"> </w:t>
      </w:r>
      <w:r>
        <w:t>tools for business intelligence data mining and building ontologies for unstructured data.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words,</w:t>
      </w:r>
      <w:r>
        <w:rPr>
          <w:spacing w:val="23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systems</w:t>
      </w:r>
      <w:r>
        <w:rPr>
          <w:spacing w:val="18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possible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upload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variety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texts,</w:t>
      </w:r>
      <w:r>
        <w:rPr>
          <w:spacing w:val="2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it will automatically extract semantic connections and build language models, specific for that</w:t>
      </w:r>
      <w:r>
        <w:rPr>
          <w:spacing w:val="-5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domain.</w:t>
      </w:r>
      <w:r>
        <w:rPr>
          <w:spacing w:val="11"/>
        </w:rPr>
        <w:t xml:space="preserve"> </w:t>
      </w:r>
      <w:r>
        <w:t>Lastly,</w:t>
      </w:r>
      <w:r>
        <w:rPr>
          <w:spacing w:val="-6"/>
        </w:rPr>
        <w:t xml:space="preserve"> </w:t>
      </w:r>
      <w:r>
        <w:t>shareable</w:t>
      </w:r>
      <w:r>
        <w:rPr>
          <w:spacing w:val="-7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chatbots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chatbot</w:t>
      </w:r>
      <w:r>
        <w:rPr>
          <w:spacing w:val="-7"/>
        </w:rPr>
        <w:t xml:space="preserve"> </w:t>
      </w:r>
      <w:r>
        <w:t>platforms.</w:t>
      </w:r>
      <w:r>
        <w:rPr>
          <w:spacing w:val="-5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personified</w:t>
      </w:r>
      <w:r>
        <w:rPr>
          <w:spacing w:val="-5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assistants,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“personality”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rPr>
          <w:w w:val="95"/>
        </w:rPr>
        <w:t>client.</w:t>
      </w:r>
      <w:r>
        <w:rPr>
          <w:spacing w:val="1"/>
          <w:w w:val="95"/>
        </w:rPr>
        <w:t xml:space="preserve"> </w:t>
      </w:r>
      <w:r>
        <w:rPr>
          <w:w w:val="95"/>
        </w:rPr>
        <w:t>As a result, we can say that Artificial Intelligence and Machine Learning mostly are being</w:t>
      </w:r>
      <w:r>
        <w:rPr>
          <w:spacing w:val="1"/>
          <w:w w:val="9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ordinary</w:t>
      </w:r>
      <w:r>
        <w:rPr>
          <w:spacing w:val="-1"/>
        </w:rPr>
        <w:t xml:space="preserve"> </w:t>
      </w:r>
      <w:r>
        <w:t>man.</w:t>
      </w:r>
    </w:p>
    <w:p w14:paraId="1A076148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282BCB91" w14:textId="74E61DF7" w:rsidR="00DE70B6" w:rsidRDefault="003076F5">
      <w:pPr>
        <w:pStyle w:val="BodyText"/>
        <w:ind w:left="954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613B40EC" wp14:editId="50D77667">
                <wp:simplePos x="0" y="0"/>
                <wp:positionH relativeFrom="page">
                  <wp:posOffset>4278630</wp:posOffset>
                </wp:positionH>
                <wp:positionV relativeFrom="page">
                  <wp:posOffset>1111250</wp:posOffset>
                </wp:positionV>
                <wp:extent cx="360045" cy="38100"/>
                <wp:effectExtent l="0" t="0" r="0" b="0"/>
                <wp:wrapNone/>
                <wp:docPr id="170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6738" y="1750"/>
                          <a:chExt cx="567" cy="60"/>
                        </a:xfrm>
                      </wpg:grpSpPr>
                      <wps:wsp>
                        <wps:cNvPr id="17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6738" y="1780"/>
                            <a:ext cx="52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docshape65"/>
                        <wps:cNvSpPr>
                          <a:spLocks/>
                        </wps:cNvSpPr>
                        <wps:spPr bwMode="auto">
                          <a:xfrm>
                            <a:off x="7225" y="1750"/>
                            <a:ext cx="80" cy="60"/>
                          </a:xfrm>
                          <a:custGeom>
                            <a:avLst/>
                            <a:gdLst>
                              <a:gd name="T0" fmla="+- 0 7226 7226"/>
                              <a:gd name="T1" fmla="*/ T0 w 80"/>
                              <a:gd name="T2" fmla="+- 0 1750 1750"/>
                              <a:gd name="T3" fmla="*/ 1750 h 60"/>
                              <a:gd name="T4" fmla="+- 0 7237 7226"/>
                              <a:gd name="T5" fmla="*/ T4 w 80"/>
                              <a:gd name="T6" fmla="+- 0 1766 1750"/>
                              <a:gd name="T7" fmla="*/ 1766 h 60"/>
                              <a:gd name="T8" fmla="+- 0 7241 7226"/>
                              <a:gd name="T9" fmla="*/ T8 w 80"/>
                              <a:gd name="T10" fmla="+- 0 1780 1750"/>
                              <a:gd name="T11" fmla="*/ 1780 h 60"/>
                              <a:gd name="T12" fmla="+- 0 7237 7226"/>
                              <a:gd name="T13" fmla="*/ T12 w 80"/>
                              <a:gd name="T14" fmla="+- 0 1794 1750"/>
                              <a:gd name="T15" fmla="*/ 1794 h 60"/>
                              <a:gd name="T16" fmla="+- 0 7226 7226"/>
                              <a:gd name="T17" fmla="*/ T16 w 80"/>
                              <a:gd name="T18" fmla="+- 0 1810 1750"/>
                              <a:gd name="T19" fmla="*/ 1810 h 60"/>
                              <a:gd name="T20" fmla="+- 0 7245 7226"/>
                              <a:gd name="T21" fmla="*/ T20 w 80"/>
                              <a:gd name="T22" fmla="+- 0 1798 1750"/>
                              <a:gd name="T23" fmla="*/ 1798 h 60"/>
                              <a:gd name="T24" fmla="+- 0 7267 7226"/>
                              <a:gd name="T25" fmla="*/ T24 w 80"/>
                              <a:gd name="T26" fmla="+- 0 1790 1750"/>
                              <a:gd name="T27" fmla="*/ 1790 h 60"/>
                              <a:gd name="T28" fmla="+- 0 7288 7226"/>
                              <a:gd name="T29" fmla="*/ T28 w 80"/>
                              <a:gd name="T30" fmla="+- 0 1784 1750"/>
                              <a:gd name="T31" fmla="*/ 1784 h 60"/>
                              <a:gd name="T32" fmla="+- 0 7305 7226"/>
                              <a:gd name="T33" fmla="*/ T32 w 80"/>
                              <a:gd name="T34" fmla="+- 0 1780 1750"/>
                              <a:gd name="T35" fmla="*/ 1780 h 60"/>
                              <a:gd name="T36" fmla="+- 0 7288 7226"/>
                              <a:gd name="T37" fmla="*/ T36 w 80"/>
                              <a:gd name="T38" fmla="+- 0 1776 1750"/>
                              <a:gd name="T39" fmla="*/ 1776 h 60"/>
                              <a:gd name="T40" fmla="+- 0 7267 7226"/>
                              <a:gd name="T41" fmla="*/ T40 w 80"/>
                              <a:gd name="T42" fmla="+- 0 1770 1750"/>
                              <a:gd name="T43" fmla="*/ 1770 h 60"/>
                              <a:gd name="T44" fmla="+- 0 7245 7226"/>
                              <a:gd name="T45" fmla="*/ T44 w 80"/>
                              <a:gd name="T46" fmla="+- 0 1762 1750"/>
                              <a:gd name="T47" fmla="*/ 1762 h 60"/>
                              <a:gd name="T48" fmla="+- 0 7226 7226"/>
                              <a:gd name="T49" fmla="*/ T48 w 80"/>
                              <a:gd name="T50" fmla="+- 0 1750 1750"/>
                              <a:gd name="T51" fmla="*/ 175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5" y="30"/>
                                </a:lnTo>
                                <a:lnTo>
                                  <a:pt x="11" y="44"/>
                                </a:lnTo>
                                <a:lnTo>
                                  <a:pt x="0" y="60"/>
                                </a:lnTo>
                                <a:lnTo>
                                  <a:pt x="19" y="48"/>
                                </a:lnTo>
                                <a:lnTo>
                                  <a:pt x="41" y="40"/>
                                </a:lnTo>
                                <a:lnTo>
                                  <a:pt x="62" y="34"/>
                                </a:lnTo>
                                <a:lnTo>
                                  <a:pt x="79" y="30"/>
                                </a:lnTo>
                                <a:lnTo>
                                  <a:pt x="62" y="26"/>
                                </a:lnTo>
                                <a:lnTo>
                                  <a:pt x="41" y="20"/>
                                </a:lnTo>
                                <a:lnTo>
                                  <a:pt x="19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82D07" id="docshapegroup64" o:spid="_x0000_s1026" style="position:absolute;margin-left:336.9pt;margin-top:87.5pt;width:28.35pt;height:3pt;z-index:15743488;mso-position-horizontal-relative:page;mso-position-vertical-relative:page" coordorigin="6738,1750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">
                <v:line id="Line 165" o:spid="_x0000_s1027" style="position:absolute;visibility:visible;mso-wrap-style:square" from="6738,1780" to="7258,1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" strokeweight=".14058mm"/>
                <v:shape id="docshape65" o:spid="_x0000_s1028" style="position:absolute;left:7225;top:1750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" path="m,l11,16r4,14l11,44,,60,19,48,41,40,62,34,79,30,62,26,41,20,19,12,,xe" fillcolor="black" stroked="f">
                  <v:path arrowok="t" o:connecttype="custom" o:connectlocs="0,1750;11,1766;15,1780;11,1794;0,1810;19,1798;41,1790;62,1784;79,1780;62,1776;41,1770;19,1762;0,1750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393675ED" wp14:editId="3E26645C">
                <wp:simplePos x="0" y="0"/>
                <wp:positionH relativeFrom="page">
                  <wp:posOffset>4641215</wp:posOffset>
                </wp:positionH>
                <wp:positionV relativeFrom="page">
                  <wp:posOffset>902335</wp:posOffset>
                </wp:positionV>
                <wp:extent cx="1484630" cy="455930"/>
                <wp:effectExtent l="0" t="0" r="0" b="0"/>
                <wp:wrapNone/>
                <wp:docPr id="169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463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75746F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Internal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675ED" id="docshape66" o:spid="_x0000_s1064" type="#_x0000_t202" style="position:absolute;left:0;text-align:left;margin-left:365.45pt;margin-top:71.05pt;width:116.9pt;height:35.9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" filled="f" strokeweight=".14058mm">
                <v:textbox inset="0,0,0,0">
                  <w:txbxContent>
                    <w:p w14:paraId="3175746F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Internal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956D6EB" wp14:editId="77111E27">
                <wp:extent cx="2847340" cy="1181100"/>
                <wp:effectExtent l="12065" t="3175" r="7620" b="6350"/>
                <wp:docPr id="164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340" cy="1181100"/>
                          <a:chOff x="0" y="0"/>
                          <a:chExt cx="4484" cy="1860"/>
                        </a:xfrm>
                      </wpg:grpSpPr>
                      <wps:wsp>
                        <wps:cNvPr id="16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579" y="1134"/>
                            <a:ext cx="775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docshape68"/>
                        <wps:cNvSpPr>
                          <a:spLocks/>
                        </wps:cNvSpPr>
                        <wps:spPr bwMode="auto">
                          <a:xfrm>
                            <a:off x="2312" y="725"/>
                            <a:ext cx="85" cy="63"/>
                          </a:xfrm>
                          <a:custGeom>
                            <a:avLst/>
                            <a:gdLst>
                              <a:gd name="T0" fmla="+- 0 2312 2312"/>
                              <a:gd name="T1" fmla="*/ T0 w 85"/>
                              <a:gd name="T2" fmla="+- 0 734 725"/>
                              <a:gd name="T3" fmla="*/ 734 h 63"/>
                              <a:gd name="T4" fmla="+- 0 2329 2312"/>
                              <a:gd name="T5" fmla="*/ T4 w 85"/>
                              <a:gd name="T6" fmla="+- 0 743 725"/>
                              <a:gd name="T7" fmla="*/ 743 h 63"/>
                              <a:gd name="T8" fmla="+- 0 2339 2312"/>
                              <a:gd name="T9" fmla="*/ T8 w 85"/>
                              <a:gd name="T10" fmla="+- 0 754 725"/>
                              <a:gd name="T11" fmla="*/ 754 h 63"/>
                              <a:gd name="T12" fmla="+- 0 2342 2312"/>
                              <a:gd name="T13" fmla="*/ T12 w 85"/>
                              <a:gd name="T14" fmla="+- 0 769 725"/>
                              <a:gd name="T15" fmla="*/ 769 h 63"/>
                              <a:gd name="T16" fmla="+- 0 2339 2312"/>
                              <a:gd name="T17" fmla="*/ T16 w 85"/>
                              <a:gd name="T18" fmla="+- 0 788 725"/>
                              <a:gd name="T19" fmla="*/ 788 h 63"/>
                              <a:gd name="T20" fmla="+- 0 2351 2312"/>
                              <a:gd name="T21" fmla="*/ T20 w 85"/>
                              <a:gd name="T22" fmla="+- 0 768 725"/>
                              <a:gd name="T23" fmla="*/ 768 h 63"/>
                              <a:gd name="T24" fmla="+- 0 2367 2312"/>
                              <a:gd name="T25" fmla="*/ T24 w 85"/>
                              <a:gd name="T26" fmla="+- 0 751 725"/>
                              <a:gd name="T27" fmla="*/ 751 h 63"/>
                              <a:gd name="T28" fmla="+- 0 2383 2312"/>
                              <a:gd name="T29" fmla="*/ T28 w 85"/>
                              <a:gd name="T30" fmla="+- 0 737 725"/>
                              <a:gd name="T31" fmla="*/ 737 h 63"/>
                              <a:gd name="T32" fmla="+- 0 2397 2312"/>
                              <a:gd name="T33" fmla="*/ T32 w 85"/>
                              <a:gd name="T34" fmla="+- 0 725 725"/>
                              <a:gd name="T35" fmla="*/ 725 h 63"/>
                              <a:gd name="T36" fmla="+- 0 2379 2312"/>
                              <a:gd name="T37" fmla="*/ T36 w 85"/>
                              <a:gd name="T38" fmla="+- 0 730 725"/>
                              <a:gd name="T39" fmla="*/ 730 h 63"/>
                              <a:gd name="T40" fmla="+- 0 2358 2312"/>
                              <a:gd name="T41" fmla="*/ T40 w 85"/>
                              <a:gd name="T42" fmla="+- 0 734 725"/>
                              <a:gd name="T43" fmla="*/ 734 h 63"/>
                              <a:gd name="T44" fmla="+- 0 2335 2312"/>
                              <a:gd name="T45" fmla="*/ T44 w 85"/>
                              <a:gd name="T46" fmla="+- 0 736 725"/>
                              <a:gd name="T47" fmla="*/ 736 h 63"/>
                              <a:gd name="T48" fmla="+- 0 2312 2312"/>
                              <a:gd name="T49" fmla="*/ T48 w 85"/>
                              <a:gd name="T50" fmla="+- 0 734 725"/>
                              <a:gd name="T51" fmla="*/ 73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5" h="63">
                                <a:moveTo>
                                  <a:pt x="0" y="9"/>
                                </a:moveTo>
                                <a:lnTo>
                                  <a:pt x="17" y="18"/>
                                </a:lnTo>
                                <a:lnTo>
                                  <a:pt x="27" y="29"/>
                                </a:lnTo>
                                <a:lnTo>
                                  <a:pt x="30" y="44"/>
                                </a:lnTo>
                                <a:lnTo>
                                  <a:pt x="27" y="63"/>
                                </a:lnTo>
                                <a:lnTo>
                                  <a:pt x="39" y="43"/>
                                </a:lnTo>
                                <a:lnTo>
                                  <a:pt x="55" y="26"/>
                                </a:lnTo>
                                <a:lnTo>
                                  <a:pt x="71" y="12"/>
                                </a:lnTo>
                                <a:lnTo>
                                  <a:pt x="85" y="0"/>
                                </a:lnTo>
                                <a:lnTo>
                                  <a:pt x="67" y="5"/>
                                </a:lnTo>
                                <a:lnTo>
                                  <a:pt x="46" y="9"/>
                                </a:lnTo>
                                <a:lnTo>
                                  <a:pt x="23" y="11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69"/>
                        <wps:cNvSpPr txBox="1">
                          <a:spLocks noChangeArrowheads="1"/>
                        </wps:cNvSpPr>
                        <wps:spPr bwMode="auto">
                          <a:xfrm>
                            <a:off x="1763" y="3"/>
                            <a:ext cx="2716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4CA598" w14:textId="77777777" w:rsidR="00DE70B6" w:rsidRDefault="00603B20">
                              <w:pPr>
                                <w:spacing w:before="188"/>
                                <w:ind w:left="75"/>
                                <w:rPr>
                                  <w:sz w:val="24"/>
                                </w:rPr>
                              </w:pPr>
                              <w:bookmarkStart w:id="590" w:name="_bookmark40"/>
                              <w:bookmarkEnd w:id="590"/>
                              <w:r>
                                <w:rPr>
                                  <w:sz w:val="24"/>
                                </w:rPr>
                                <w:t>Internet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mobile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1137"/>
                            <a:ext cx="1700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F645E9" w14:textId="77777777" w:rsidR="00DE70B6" w:rsidRDefault="00603B20">
                              <w:pPr>
                                <w:spacing w:before="211"/>
                                <w:ind w:left="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6D6EB" id="docshapegroup67" o:spid="_x0000_s1065" style="width:224.2pt;height:93pt;mso-position-horizontal-relative:char;mso-position-vertical-relative:line" coordsize="4484,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">
                <v:line id="Line 161" o:spid="_x0000_s1066" style="position:absolute;visibility:visible;mso-wrap-style:square" from="1579,1134" to="2354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" strokeweight=".14058mm"/>
                <v:shape id="docshape68" o:spid="_x0000_s1067" style="position:absolute;left:2312;top:725;width:85;height:63;visibility:visible;mso-wrap-style:square;v-text-anchor:top" coordsize="85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" path="m,9r17,9l27,29r3,15l27,63,39,43,55,26,71,12,85,,67,5,46,9,23,11,,9xe" fillcolor="black" stroked="f">
                  <v:path arrowok="t" o:connecttype="custom" o:connectlocs="0,734;17,743;27,754;30,769;27,788;39,768;55,751;71,737;85,725;67,730;46,734;23,736;0,734" o:connectangles="0,0,0,0,0,0,0,0,0,0,0,0,0"/>
                </v:shape>
                <v:shape id="docshape69" o:spid="_x0000_s1068" type="#_x0000_t202" style="position:absolute;left:1763;top:3;width:271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" filled="f" strokeweight=".14058mm">
                  <v:textbox inset="0,0,0,0">
                    <w:txbxContent>
                      <w:p w14:paraId="6C4CA598" w14:textId="77777777" w:rsidR="00DE70B6" w:rsidRDefault="00603B20">
                        <w:pPr>
                          <w:spacing w:before="188"/>
                          <w:ind w:left="75"/>
                          <w:rPr>
                            <w:sz w:val="24"/>
                          </w:rPr>
                        </w:pPr>
                        <w:bookmarkStart w:id="591" w:name="_bookmark40"/>
                        <w:bookmarkEnd w:id="591"/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mobile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banking</w:t>
                        </w:r>
                      </w:p>
                    </w:txbxContent>
                  </v:textbox>
                </v:shape>
                <v:shape id="docshape70" o:spid="_x0000_s1069" type="#_x0000_t202" style="position:absolute;left:3;top:1137;width:170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" filled="f" strokeweight=".14058mm">
                  <v:textbox inset="0,0,0,0">
                    <w:txbxContent>
                      <w:p w14:paraId="7AF645E9" w14:textId="77777777" w:rsidR="00DE70B6" w:rsidRDefault="00603B20">
                        <w:pPr>
                          <w:spacing w:before="211"/>
                          <w:ind w:left="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2D4D4C" w14:textId="77777777" w:rsidR="00DE70B6" w:rsidRDefault="00DE70B6">
      <w:pPr>
        <w:pStyle w:val="BodyText"/>
        <w:ind w:left="0"/>
        <w:rPr>
          <w:sz w:val="20"/>
        </w:rPr>
      </w:pPr>
    </w:p>
    <w:p w14:paraId="6BFB2B5B" w14:textId="2D360FC6" w:rsidR="00DE70B6" w:rsidRDefault="003076F5">
      <w:pPr>
        <w:pStyle w:val="BodyText"/>
        <w:spacing w:before="11"/>
        <w:ind w:left="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2B428516" wp14:editId="172979E5">
                <wp:simplePos x="0" y="0"/>
                <wp:positionH relativeFrom="page">
                  <wp:posOffset>2473960</wp:posOffset>
                </wp:positionH>
                <wp:positionV relativeFrom="paragraph">
                  <wp:posOffset>97790</wp:posOffset>
                </wp:positionV>
                <wp:extent cx="1880870" cy="455930"/>
                <wp:effectExtent l="0" t="0" r="0" b="0"/>
                <wp:wrapTopAndBottom/>
                <wp:docPr id="163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0EF77A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Third-party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service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providers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28516" id="docshape71" o:spid="_x0000_s1070" type="#_x0000_t202" style="position:absolute;margin-left:194.8pt;margin-top:7.7pt;width:148.1pt;height:35.9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" filled="f" strokeweight=".14058mm">
                <v:textbox inset="0,0,0,0">
                  <w:txbxContent>
                    <w:p w14:paraId="6E0EF77A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Third-party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service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providers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DBB3E98" w14:textId="77777777" w:rsidR="00DE70B6" w:rsidRDefault="00DE70B6">
      <w:pPr>
        <w:pStyle w:val="BodyText"/>
        <w:ind w:left="0"/>
        <w:rPr>
          <w:sz w:val="8"/>
        </w:rPr>
      </w:pPr>
    </w:p>
    <w:p w14:paraId="335CFC80" w14:textId="54FDE17E" w:rsidR="00DE70B6" w:rsidRDefault="003076F5">
      <w:pPr>
        <w:pStyle w:val="BodyText"/>
        <w:spacing w:before="89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31F87077" wp14:editId="54B23DE8">
                <wp:simplePos x="0" y="0"/>
                <wp:positionH relativeFrom="page">
                  <wp:posOffset>2432050</wp:posOffset>
                </wp:positionH>
                <wp:positionV relativeFrom="paragraph">
                  <wp:posOffset>-778510</wp:posOffset>
                </wp:positionV>
                <wp:extent cx="521970" cy="262255"/>
                <wp:effectExtent l="0" t="0" r="0" b="0"/>
                <wp:wrapNone/>
                <wp:docPr id="160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970" cy="262255"/>
                          <a:chOff x="3830" y="-1226"/>
                          <a:chExt cx="822" cy="413"/>
                        </a:xfrm>
                      </wpg:grpSpPr>
                      <wps:wsp>
                        <wps:cNvPr id="16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3834" y="-1222"/>
                            <a:ext cx="775" cy="387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docshape73"/>
                        <wps:cNvSpPr>
                          <a:spLocks/>
                        </wps:cNvSpPr>
                        <wps:spPr bwMode="auto">
                          <a:xfrm>
                            <a:off x="4567" y="-877"/>
                            <a:ext cx="85" cy="63"/>
                          </a:xfrm>
                          <a:custGeom>
                            <a:avLst/>
                            <a:gdLst>
                              <a:gd name="T0" fmla="+- 0 4594 4567"/>
                              <a:gd name="T1" fmla="*/ T0 w 85"/>
                              <a:gd name="T2" fmla="+- 0 -876 -876"/>
                              <a:gd name="T3" fmla="*/ -876 h 63"/>
                              <a:gd name="T4" fmla="+- 0 4597 4567"/>
                              <a:gd name="T5" fmla="*/ T4 w 85"/>
                              <a:gd name="T6" fmla="+- 0 -857 -876"/>
                              <a:gd name="T7" fmla="*/ -857 h 63"/>
                              <a:gd name="T8" fmla="+- 0 4594 4567"/>
                              <a:gd name="T9" fmla="*/ T8 w 85"/>
                              <a:gd name="T10" fmla="+- 0 -843 -876"/>
                              <a:gd name="T11" fmla="*/ -843 h 63"/>
                              <a:gd name="T12" fmla="+- 0 4584 4567"/>
                              <a:gd name="T13" fmla="*/ T12 w 85"/>
                              <a:gd name="T14" fmla="+- 0 -831 -876"/>
                              <a:gd name="T15" fmla="*/ -831 h 63"/>
                              <a:gd name="T16" fmla="+- 0 4567 4567"/>
                              <a:gd name="T17" fmla="*/ T16 w 85"/>
                              <a:gd name="T18" fmla="+- 0 -823 -876"/>
                              <a:gd name="T19" fmla="*/ -823 h 63"/>
                              <a:gd name="T20" fmla="+- 0 4590 4567"/>
                              <a:gd name="T21" fmla="*/ T20 w 85"/>
                              <a:gd name="T22" fmla="+- 0 -824 -876"/>
                              <a:gd name="T23" fmla="*/ -824 h 63"/>
                              <a:gd name="T24" fmla="+- 0 4613 4567"/>
                              <a:gd name="T25" fmla="*/ T24 w 85"/>
                              <a:gd name="T26" fmla="+- 0 -822 -876"/>
                              <a:gd name="T27" fmla="*/ -822 h 63"/>
                              <a:gd name="T28" fmla="+- 0 4634 4567"/>
                              <a:gd name="T29" fmla="*/ T28 w 85"/>
                              <a:gd name="T30" fmla="+- 0 -818 -876"/>
                              <a:gd name="T31" fmla="*/ -818 h 63"/>
                              <a:gd name="T32" fmla="+- 0 4652 4567"/>
                              <a:gd name="T33" fmla="*/ T32 w 85"/>
                              <a:gd name="T34" fmla="+- 0 -814 -876"/>
                              <a:gd name="T35" fmla="*/ -814 h 63"/>
                              <a:gd name="T36" fmla="+- 0 4638 4567"/>
                              <a:gd name="T37" fmla="*/ T36 w 85"/>
                              <a:gd name="T38" fmla="+- 0 -825 -876"/>
                              <a:gd name="T39" fmla="*/ -825 h 63"/>
                              <a:gd name="T40" fmla="+- 0 4622 4567"/>
                              <a:gd name="T41" fmla="*/ T40 w 85"/>
                              <a:gd name="T42" fmla="+- 0 -840 -876"/>
                              <a:gd name="T43" fmla="*/ -840 h 63"/>
                              <a:gd name="T44" fmla="+- 0 4606 4567"/>
                              <a:gd name="T45" fmla="*/ T44 w 85"/>
                              <a:gd name="T46" fmla="+- 0 -857 -876"/>
                              <a:gd name="T47" fmla="*/ -857 h 63"/>
                              <a:gd name="T48" fmla="+- 0 4594 4567"/>
                              <a:gd name="T49" fmla="*/ T48 w 85"/>
                              <a:gd name="T50" fmla="+- 0 -876 -876"/>
                              <a:gd name="T51" fmla="*/ -87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5" h="63">
                                <a:moveTo>
                                  <a:pt x="27" y="0"/>
                                </a:moveTo>
                                <a:lnTo>
                                  <a:pt x="30" y="19"/>
                                </a:lnTo>
                                <a:lnTo>
                                  <a:pt x="27" y="33"/>
                                </a:lnTo>
                                <a:lnTo>
                                  <a:pt x="17" y="45"/>
                                </a:lnTo>
                                <a:lnTo>
                                  <a:pt x="0" y="53"/>
                                </a:lnTo>
                                <a:lnTo>
                                  <a:pt x="23" y="52"/>
                                </a:lnTo>
                                <a:lnTo>
                                  <a:pt x="46" y="54"/>
                                </a:lnTo>
                                <a:lnTo>
                                  <a:pt x="67" y="58"/>
                                </a:lnTo>
                                <a:lnTo>
                                  <a:pt x="85" y="62"/>
                                </a:lnTo>
                                <a:lnTo>
                                  <a:pt x="71" y="51"/>
                                </a:lnTo>
                                <a:lnTo>
                                  <a:pt x="55" y="36"/>
                                </a:lnTo>
                                <a:lnTo>
                                  <a:pt x="39" y="19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652E2" id="docshapegroup72" o:spid="_x0000_s1026" style="position:absolute;margin-left:191.5pt;margin-top:-61.3pt;width:41.1pt;height:20.65pt;z-index:15742976;mso-position-horizontal-relative:page" coordorigin="3830,-1226" coordsize="822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">
                <v:line id="Line 155" o:spid="_x0000_s1027" style="position:absolute;visibility:visible;mso-wrap-style:square" from="3834,-1222" to="4609,-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" strokeweight=".14058mm"/>
                <v:shape id="docshape73" o:spid="_x0000_s1028" style="position:absolute;left:4567;top:-877;width:85;height:63;visibility:visible;mso-wrap-style:square;v-text-anchor:top" coordsize="85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" path="m27,r3,19l27,33,17,45,,53,23,52r23,2l67,58r18,4l71,51,55,36,39,19,27,xe" fillcolor="black" stroked="f">
                  <v:path arrowok="t" o:connecttype="custom" o:connectlocs="27,-876;30,-857;27,-843;17,-831;0,-823;23,-824;46,-822;67,-818;85,-814;71,-825;55,-840;39,-857;27,-876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79840" behindDoc="1" locked="0" layoutInCell="1" allowOverlap="1" wp14:anchorId="22FF460C" wp14:editId="75CD2A37">
                <wp:simplePos x="0" y="0"/>
                <wp:positionH relativeFrom="page">
                  <wp:posOffset>3731895</wp:posOffset>
                </wp:positionH>
                <wp:positionV relativeFrom="paragraph">
                  <wp:posOffset>-1498600</wp:posOffset>
                </wp:positionV>
                <wp:extent cx="1367155" cy="982345"/>
                <wp:effectExtent l="0" t="0" r="0" b="0"/>
                <wp:wrapNone/>
                <wp:docPr id="157" name="docshapegroup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7155" cy="982345"/>
                          <a:chOff x="5877" y="-2360"/>
                          <a:chExt cx="2153" cy="1547"/>
                        </a:xfrm>
                      </wpg:grpSpPr>
                      <wps:wsp>
                        <wps:cNvPr id="15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5881" y="-2356"/>
                            <a:ext cx="2110" cy="1514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docshape75"/>
                        <wps:cNvSpPr>
                          <a:spLocks/>
                        </wps:cNvSpPr>
                        <wps:spPr bwMode="auto">
                          <a:xfrm>
                            <a:off x="7948" y="-885"/>
                            <a:ext cx="83" cy="71"/>
                          </a:xfrm>
                          <a:custGeom>
                            <a:avLst/>
                            <a:gdLst>
                              <a:gd name="T0" fmla="+- 0 7983 7948"/>
                              <a:gd name="T1" fmla="*/ T0 w 83"/>
                              <a:gd name="T2" fmla="+- 0 -884 -884"/>
                              <a:gd name="T3" fmla="*/ -884 h 71"/>
                              <a:gd name="T4" fmla="+- 0 7983 7948"/>
                              <a:gd name="T5" fmla="*/ T4 w 83"/>
                              <a:gd name="T6" fmla="+- 0 -865 -884"/>
                              <a:gd name="T7" fmla="*/ -865 h 71"/>
                              <a:gd name="T8" fmla="+- 0 7978 7948"/>
                              <a:gd name="T9" fmla="*/ T8 w 83"/>
                              <a:gd name="T10" fmla="+- 0 -851 -884"/>
                              <a:gd name="T11" fmla="*/ -851 h 71"/>
                              <a:gd name="T12" fmla="+- 0 7966 7948"/>
                              <a:gd name="T13" fmla="*/ T12 w 83"/>
                              <a:gd name="T14" fmla="+- 0 -842 -884"/>
                              <a:gd name="T15" fmla="*/ -842 h 71"/>
                              <a:gd name="T16" fmla="+- 0 7948 7948"/>
                              <a:gd name="T17" fmla="*/ T16 w 83"/>
                              <a:gd name="T18" fmla="+- 0 -836 -884"/>
                              <a:gd name="T19" fmla="*/ -836 h 71"/>
                              <a:gd name="T20" fmla="+- 0 7971 7948"/>
                              <a:gd name="T21" fmla="*/ T20 w 83"/>
                              <a:gd name="T22" fmla="+- 0 -834 -884"/>
                              <a:gd name="T23" fmla="*/ -834 h 71"/>
                              <a:gd name="T24" fmla="+- 0 7993 7948"/>
                              <a:gd name="T25" fmla="*/ T24 w 83"/>
                              <a:gd name="T26" fmla="+- 0 -828 -884"/>
                              <a:gd name="T27" fmla="*/ -828 h 71"/>
                              <a:gd name="T28" fmla="+- 0 8014 7948"/>
                              <a:gd name="T29" fmla="*/ T28 w 83"/>
                              <a:gd name="T30" fmla="+- 0 -821 -884"/>
                              <a:gd name="T31" fmla="*/ -821 h 71"/>
                              <a:gd name="T32" fmla="+- 0 8030 7948"/>
                              <a:gd name="T33" fmla="*/ T32 w 83"/>
                              <a:gd name="T34" fmla="+- 0 -814 -884"/>
                              <a:gd name="T35" fmla="*/ -814 h 71"/>
                              <a:gd name="T36" fmla="+- 0 8018 7948"/>
                              <a:gd name="T37" fmla="*/ T36 w 83"/>
                              <a:gd name="T38" fmla="+- 0 -827 -884"/>
                              <a:gd name="T39" fmla="*/ -827 h 71"/>
                              <a:gd name="T40" fmla="+- 0 8005 7948"/>
                              <a:gd name="T41" fmla="*/ T40 w 83"/>
                              <a:gd name="T42" fmla="+- 0 -844 -884"/>
                              <a:gd name="T43" fmla="*/ -844 h 71"/>
                              <a:gd name="T44" fmla="+- 0 7992 7948"/>
                              <a:gd name="T45" fmla="*/ T44 w 83"/>
                              <a:gd name="T46" fmla="+- 0 -863 -884"/>
                              <a:gd name="T47" fmla="*/ -863 h 71"/>
                              <a:gd name="T48" fmla="+- 0 7983 7948"/>
                              <a:gd name="T49" fmla="*/ T48 w 83"/>
                              <a:gd name="T50" fmla="+- 0 -884 -884"/>
                              <a:gd name="T51" fmla="*/ -884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3" h="71">
                                <a:moveTo>
                                  <a:pt x="35" y="0"/>
                                </a:moveTo>
                                <a:lnTo>
                                  <a:pt x="35" y="19"/>
                                </a:lnTo>
                                <a:lnTo>
                                  <a:pt x="30" y="33"/>
                                </a:lnTo>
                                <a:lnTo>
                                  <a:pt x="18" y="42"/>
                                </a:lnTo>
                                <a:lnTo>
                                  <a:pt x="0" y="48"/>
                                </a:lnTo>
                                <a:lnTo>
                                  <a:pt x="23" y="50"/>
                                </a:lnTo>
                                <a:lnTo>
                                  <a:pt x="45" y="56"/>
                                </a:lnTo>
                                <a:lnTo>
                                  <a:pt x="66" y="63"/>
                                </a:lnTo>
                                <a:lnTo>
                                  <a:pt x="82" y="70"/>
                                </a:lnTo>
                                <a:lnTo>
                                  <a:pt x="70" y="57"/>
                                </a:lnTo>
                                <a:lnTo>
                                  <a:pt x="57" y="40"/>
                                </a:lnTo>
                                <a:lnTo>
                                  <a:pt x="44" y="21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DF236" id="docshapegroup74" o:spid="_x0000_s1026" style="position:absolute;margin-left:293.85pt;margin-top:-118pt;width:107.65pt;height:77.35pt;z-index:-17136640;mso-position-horizontal-relative:page" coordorigin="5877,-2360" coordsize="2153,1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">
                <v:line id="Line 152" o:spid="_x0000_s1027" style="position:absolute;visibility:visible;mso-wrap-style:square" from="5881,-2356" to="7991,-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" strokeweight=".14058mm"/>
                <v:shape id="docshape75" o:spid="_x0000_s1028" style="position:absolute;left:7948;top:-885;width:83;height:71;visibility:visible;mso-wrap-style:square;v-text-anchor:top" coordsize="8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" path="m35,r,19l30,33,18,42,,48r23,2l45,56r21,7l82,70,70,57,57,40,44,21,35,xe" fillcolor="black" stroked="f">
                  <v:path arrowok="t" o:connecttype="custom" o:connectlocs="35,-884;35,-865;30,-851;18,-842;0,-836;23,-834;45,-828;66,-821;82,-814;70,-827;57,-844;44,-863;35,-884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362EF268" wp14:editId="57DD16BC">
                <wp:simplePos x="0" y="0"/>
                <wp:positionH relativeFrom="page">
                  <wp:posOffset>4356735</wp:posOffset>
                </wp:positionH>
                <wp:positionV relativeFrom="paragraph">
                  <wp:posOffset>-305435</wp:posOffset>
                </wp:positionV>
                <wp:extent cx="360045" cy="38100"/>
                <wp:effectExtent l="0" t="0" r="0" b="0"/>
                <wp:wrapNone/>
                <wp:docPr id="154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6861" y="-481"/>
                          <a:chExt cx="567" cy="60"/>
                        </a:xfrm>
                      </wpg:grpSpPr>
                      <wps:wsp>
                        <wps:cNvPr id="155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6861" y="-451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docshape77"/>
                        <wps:cNvSpPr>
                          <a:spLocks/>
                        </wps:cNvSpPr>
                        <wps:spPr bwMode="auto">
                          <a:xfrm>
                            <a:off x="7348" y="-481"/>
                            <a:ext cx="80" cy="60"/>
                          </a:xfrm>
                          <a:custGeom>
                            <a:avLst/>
                            <a:gdLst>
                              <a:gd name="T0" fmla="+- 0 7348 7348"/>
                              <a:gd name="T1" fmla="*/ T0 w 80"/>
                              <a:gd name="T2" fmla="+- 0 -481 -481"/>
                              <a:gd name="T3" fmla="*/ -481 h 60"/>
                              <a:gd name="T4" fmla="+- 0 7360 7348"/>
                              <a:gd name="T5" fmla="*/ T4 w 80"/>
                              <a:gd name="T6" fmla="+- 0 -465 -481"/>
                              <a:gd name="T7" fmla="*/ -465 h 60"/>
                              <a:gd name="T8" fmla="+- 0 7363 7348"/>
                              <a:gd name="T9" fmla="*/ T8 w 80"/>
                              <a:gd name="T10" fmla="+- 0 -451 -481"/>
                              <a:gd name="T11" fmla="*/ -451 h 60"/>
                              <a:gd name="T12" fmla="+- 0 7360 7348"/>
                              <a:gd name="T13" fmla="*/ T12 w 80"/>
                              <a:gd name="T14" fmla="+- 0 -437 -481"/>
                              <a:gd name="T15" fmla="*/ -437 h 60"/>
                              <a:gd name="T16" fmla="+- 0 7348 7348"/>
                              <a:gd name="T17" fmla="*/ T16 w 80"/>
                              <a:gd name="T18" fmla="+- 0 -421 -481"/>
                              <a:gd name="T19" fmla="*/ -421 h 60"/>
                              <a:gd name="T20" fmla="+- 0 7368 7348"/>
                              <a:gd name="T21" fmla="*/ T20 w 80"/>
                              <a:gd name="T22" fmla="+- 0 -433 -481"/>
                              <a:gd name="T23" fmla="*/ -433 h 60"/>
                              <a:gd name="T24" fmla="+- 0 7390 7348"/>
                              <a:gd name="T25" fmla="*/ T24 w 80"/>
                              <a:gd name="T26" fmla="+- 0 -441 -481"/>
                              <a:gd name="T27" fmla="*/ -441 h 60"/>
                              <a:gd name="T28" fmla="+- 0 7411 7348"/>
                              <a:gd name="T29" fmla="*/ T28 w 80"/>
                              <a:gd name="T30" fmla="+- 0 -447 -481"/>
                              <a:gd name="T31" fmla="*/ -447 h 60"/>
                              <a:gd name="T32" fmla="+- 0 7428 7348"/>
                              <a:gd name="T33" fmla="*/ T32 w 80"/>
                              <a:gd name="T34" fmla="+- 0 -451 -481"/>
                              <a:gd name="T35" fmla="*/ -451 h 60"/>
                              <a:gd name="T36" fmla="+- 0 7411 7348"/>
                              <a:gd name="T37" fmla="*/ T36 w 80"/>
                              <a:gd name="T38" fmla="+- 0 -455 -481"/>
                              <a:gd name="T39" fmla="*/ -455 h 60"/>
                              <a:gd name="T40" fmla="+- 0 7390 7348"/>
                              <a:gd name="T41" fmla="*/ T40 w 80"/>
                              <a:gd name="T42" fmla="+- 0 -461 -481"/>
                              <a:gd name="T43" fmla="*/ -461 h 60"/>
                              <a:gd name="T44" fmla="+- 0 7368 7348"/>
                              <a:gd name="T45" fmla="*/ T44 w 80"/>
                              <a:gd name="T46" fmla="+- 0 -469 -481"/>
                              <a:gd name="T47" fmla="*/ -469 h 60"/>
                              <a:gd name="T48" fmla="+- 0 7348 7348"/>
                              <a:gd name="T49" fmla="*/ T48 w 80"/>
                              <a:gd name="T50" fmla="+- 0 -481 -481"/>
                              <a:gd name="T51" fmla="*/ -48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2" y="16"/>
                                </a:lnTo>
                                <a:lnTo>
                                  <a:pt x="15" y="30"/>
                                </a:lnTo>
                                <a:lnTo>
                                  <a:pt x="12" y="44"/>
                                </a:lnTo>
                                <a:lnTo>
                                  <a:pt x="0" y="60"/>
                                </a:lnTo>
                                <a:lnTo>
                                  <a:pt x="20" y="48"/>
                                </a:lnTo>
                                <a:lnTo>
                                  <a:pt x="42" y="40"/>
                                </a:lnTo>
                                <a:lnTo>
                                  <a:pt x="63" y="34"/>
                                </a:lnTo>
                                <a:lnTo>
                                  <a:pt x="80" y="30"/>
                                </a:lnTo>
                                <a:lnTo>
                                  <a:pt x="63" y="26"/>
                                </a:lnTo>
                                <a:lnTo>
                                  <a:pt x="42" y="20"/>
                                </a:lnTo>
                                <a:lnTo>
                                  <a:pt x="2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E79BF" id="docshapegroup76" o:spid="_x0000_s1026" style="position:absolute;margin-left:343.05pt;margin-top:-24.05pt;width:28.35pt;height:3pt;z-index:15744512;mso-position-horizontal-relative:page" coordorigin="6861,-481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">
                <v:line id="Line 149" o:spid="_x0000_s1027" style="position:absolute;visibility:visible;mso-wrap-style:square" from="6861,-451" to="7380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" strokeweight=".14058mm"/>
                <v:shape id="docshape77" o:spid="_x0000_s1028" style="position:absolute;left:7348;top:-481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" path="m,l12,16r3,14l12,44,,60,20,48,42,40,63,34,80,30,63,26,42,20,20,12,,xe" fillcolor="black" stroked="f">
                  <v:path arrowok="t" o:connecttype="custom" o:connectlocs="0,-481;12,-465;15,-451;12,-437;0,-421;20,-433;42,-441;63,-447;80,-451;63,-455;42,-461;20,-469;0,-481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42165486" wp14:editId="3385D746">
                <wp:simplePos x="0" y="0"/>
                <wp:positionH relativeFrom="page">
                  <wp:posOffset>4719320</wp:posOffset>
                </wp:positionH>
                <wp:positionV relativeFrom="paragraph">
                  <wp:posOffset>-514350</wp:posOffset>
                </wp:positionV>
                <wp:extent cx="1400175" cy="455930"/>
                <wp:effectExtent l="0" t="0" r="0" b="0"/>
                <wp:wrapNone/>
                <wp:docPr id="153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D322CD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65486" id="docshape78" o:spid="_x0000_s1071" type="#_x0000_t202" style="position:absolute;left:0;text-align:left;margin-left:371.6pt;margin-top:-40.5pt;width:110.25pt;height:35.9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" filled="f" strokeweight=".14058mm">
                <v:textbox inset="0,0,0,0">
                  <w:txbxContent>
                    <w:p w14:paraId="58D322CD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t>Pic.</w:t>
      </w:r>
      <w:r w:rsidR="00603B20">
        <w:rPr>
          <w:spacing w:val="-3"/>
        </w:rPr>
        <w:t xml:space="preserve"> </w:t>
      </w:r>
      <w:r w:rsidR="00603B20">
        <w:t>9.</w:t>
      </w:r>
      <w:r w:rsidR="00603B20">
        <w:rPr>
          <w:spacing w:val="17"/>
        </w:rPr>
        <w:t xml:space="preserve"> </w:t>
      </w:r>
      <w:r w:rsidR="00603B20">
        <w:t>Current</w:t>
      </w:r>
      <w:r w:rsidR="00603B20">
        <w:rPr>
          <w:spacing w:val="-3"/>
        </w:rPr>
        <w:t xml:space="preserve"> </w:t>
      </w:r>
      <w:r w:rsidR="00603B20">
        <w:t>route</w:t>
      </w:r>
      <w:r w:rsidR="00603B20">
        <w:rPr>
          <w:spacing w:val="-2"/>
        </w:rPr>
        <w:t xml:space="preserve"> </w:t>
      </w:r>
      <w:r w:rsidR="00603B20">
        <w:t>of</w:t>
      </w:r>
      <w:r w:rsidR="00603B20">
        <w:rPr>
          <w:spacing w:val="-3"/>
        </w:rPr>
        <w:t xml:space="preserve"> </w:t>
      </w:r>
      <w:r w:rsidR="00603B20">
        <w:t>a</w:t>
      </w:r>
      <w:r w:rsidR="00603B20">
        <w:rPr>
          <w:spacing w:val="-2"/>
        </w:rPr>
        <w:t xml:space="preserve"> </w:t>
      </w:r>
      <w:r w:rsidR="00603B20">
        <w:t>user</w:t>
      </w:r>
      <w:r w:rsidR="00603B20">
        <w:rPr>
          <w:spacing w:val="-3"/>
        </w:rPr>
        <w:t xml:space="preserve"> </w:t>
      </w:r>
      <w:r w:rsidR="00603B20">
        <w:t>request</w:t>
      </w:r>
      <w:r w:rsidR="00603B20">
        <w:rPr>
          <w:spacing w:val="-2"/>
        </w:rPr>
        <w:t xml:space="preserve"> </w:t>
      </w:r>
      <w:r w:rsidR="00603B20">
        <w:t>to</w:t>
      </w:r>
      <w:r w:rsidR="00603B20">
        <w:rPr>
          <w:spacing w:val="-3"/>
        </w:rPr>
        <w:t xml:space="preserve"> </w:t>
      </w:r>
      <w:r w:rsidR="00603B20">
        <w:t>a</w:t>
      </w:r>
      <w:r w:rsidR="00603B20">
        <w:rPr>
          <w:spacing w:val="-2"/>
        </w:rPr>
        <w:t xml:space="preserve"> </w:t>
      </w:r>
      <w:r w:rsidR="00603B20">
        <w:t>bank</w:t>
      </w:r>
    </w:p>
    <w:p w14:paraId="114F8595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32C458C1" w14:textId="77777777" w:rsidR="00DE70B6" w:rsidRDefault="00DE70B6">
      <w:pPr>
        <w:pStyle w:val="BodyText"/>
        <w:ind w:left="0"/>
        <w:rPr>
          <w:sz w:val="22"/>
        </w:rPr>
      </w:pPr>
    </w:p>
    <w:p w14:paraId="318DC3B9" w14:textId="77777777" w:rsidR="00DE70B6" w:rsidRDefault="00603B20">
      <w:pPr>
        <w:pStyle w:val="Heading2"/>
        <w:numPr>
          <w:ilvl w:val="1"/>
          <w:numId w:val="3"/>
        </w:numPr>
        <w:tabs>
          <w:tab w:val="left" w:pos="716"/>
        </w:tabs>
        <w:spacing w:before="160" w:line="564" w:lineRule="auto"/>
        <w:ind w:left="117" w:right="5507" w:firstLine="0"/>
        <w:jc w:val="both"/>
      </w:pPr>
      <w:bookmarkStart w:id="592" w:name="Strategy_of_a_chat-bot_solution"/>
      <w:bookmarkStart w:id="593" w:name="_bookmark41"/>
      <w:bookmarkEnd w:id="592"/>
      <w:bookmarkEnd w:id="593"/>
      <w:r>
        <w:t>Strategy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chat-bot</w:t>
      </w:r>
      <w:r>
        <w:rPr>
          <w:spacing w:val="-7"/>
        </w:rPr>
        <w:t xml:space="preserve"> </w:t>
      </w:r>
      <w:r>
        <w:t>solution</w:t>
      </w:r>
      <w:r>
        <w:rPr>
          <w:spacing w:val="-57"/>
        </w:rPr>
        <w:t xml:space="preserve"> </w:t>
      </w:r>
      <w:r>
        <w:t>Introduction</w:t>
      </w:r>
    </w:p>
    <w:p w14:paraId="269A615B" w14:textId="77777777" w:rsidR="00DE70B6" w:rsidRDefault="00603B20">
      <w:pPr>
        <w:pStyle w:val="BodyText"/>
        <w:spacing w:before="121" w:line="357" w:lineRule="auto"/>
        <w:ind w:right="113" w:firstLine="566"/>
        <w:jc w:val="both"/>
      </w:pPr>
      <w:r>
        <w:t>Developing a chat-bot for a financial institution is expected to bring high costs and con-</w:t>
      </w:r>
      <w:r>
        <w:rPr>
          <w:spacing w:val="1"/>
        </w:rPr>
        <w:t xml:space="preserve"> </w:t>
      </w:r>
      <w:proofErr w:type="spellStart"/>
      <w:r>
        <w:t>sume</w:t>
      </w:r>
      <w:proofErr w:type="spellEnd"/>
      <w:r>
        <w:rPr>
          <w:spacing w:val="-12"/>
        </w:rPr>
        <w:t xml:space="preserve"> </w:t>
      </w:r>
      <w:r>
        <w:t>lots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time.</w:t>
      </w:r>
      <w:r>
        <w:rPr>
          <w:spacing w:val="12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consequent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chat-bot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lead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iterative</w:t>
      </w:r>
      <w:r>
        <w:rPr>
          <w:spacing w:val="-57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precise</w:t>
      </w:r>
      <w:r>
        <w:rPr>
          <w:spacing w:val="-14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>interaction.</w:t>
      </w:r>
      <w:r>
        <w:rPr>
          <w:spacing w:val="12"/>
        </w:rPr>
        <w:t xml:space="preserve"> </w:t>
      </w:r>
      <w:r>
        <w:t>Existing</w:t>
      </w:r>
      <w:r>
        <w:rPr>
          <w:spacing w:val="-14"/>
        </w:rPr>
        <w:t xml:space="preserve"> </w:t>
      </w:r>
      <w:r>
        <w:t>market</w:t>
      </w:r>
      <w:r>
        <w:rPr>
          <w:spacing w:val="-58"/>
        </w:rPr>
        <w:t xml:space="preserve"> </w:t>
      </w:r>
      <w:r>
        <w:t>situation already requires certain mechanism, that are required for Conversational Banking. In</w:t>
      </w:r>
      <w:r>
        <w:rPr>
          <w:spacing w:val="-57"/>
        </w:rPr>
        <w:t xml:space="preserve"> </w:t>
      </w:r>
      <w:r>
        <w:t>Europe PSD2 made a major influence by forcing banks to make public APIs for payments and</w:t>
      </w:r>
      <w:r>
        <w:rPr>
          <w:spacing w:val="-57"/>
        </w:rPr>
        <w:t xml:space="preserve"> </w:t>
      </w:r>
      <w:r>
        <w:t>accounts.</w:t>
      </w:r>
      <w:r>
        <w:rPr>
          <w:spacing w:val="1"/>
        </w:rPr>
        <w:t xml:space="preserve"> </w:t>
      </w:r>
      <w:r>
        <w:t xml:space="preserve">Even though it required a </w:t>
      </w:r>
      <w:r>
        <w:t>lot of work, things done may become a foundation for a</w:t>
      </w:r>
      <w:r>
        <w:rPr>
          <w:spacing w:val="1"/>
        </w:rPr>
        <w:t xml:space="preserve"> </w:t>
      </w:r>
      <w:r>
        <w:t>global Bank-as-a-Service wave of popularity. Besides, iterative approach with proper strategy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forecast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trends.</w:t>
      </w:r>
    </w:p>
    <w:p w14:paraId="0B95AF09" w14:textId="77777777" w:rsidR="00DE70B6" w:rsidRDefault="00DE70B6">
      <w:pPr>
        <w:pStyle w:val="BodyText"/>
        <w:spacing w:before="2"/>
        <w:ind w:left="0"/>
        <w:rPr>
          <w:sz w:val="38"/>
        </w:rPr>
      </w:pPr>
    </w:p>
    <w:p w14:paraId="0868B0FC" w14:textId="77777777" w:rsidR="00DE70B6" w:rsidRDefault="00603B20">
      <w:pPr>
        <w:pStyle w:val="Heading2"/>
        <w:numPr>
          <w:ilvl w:val="2"/>
          <w:numId w:val="3"/>
        </w:numPr>
        <w:tabs>
          <w:tab w:val="left" w:pos="895"/>
        </w:tabs>
        <w:jc w:val="both"/>
      </w:pPr>
      <w:bookmarkStart w:id="594" w:name="Current_landscape"/>
      <w:bookmarkStart w:id="595" w:name="_bookmark42"/>
      <w:bookmarkEnd w:id="594"/>
      <w:bookmarkEnd w:id="595"/>
      <w:r>
        <w:rPr>
          <w:spacing w:val="-1"/>
        </w:rPr>
        <w:t>Current</w:t>
      </w:r>
      <w:r>
        <w:rPr>
          <w:spacing w:val="-9"/>
        </w:rPr>
        <w:t xml:space="preserve"> </w:t>
      </w:r>
      <w:r>
        <w:t>landscape</w:t>
      </w:r>
    </w:p>
    <w:p w14:paraId="335A5651" w14:textId="77777777" w:rsidR="00DE70B6" w:rsidRDefault="00DE70B6">
      <w:pPr>
        <w:pStyle w:val="BodyText"/>
        <w:ind w:left="0"/>
        <w:rPr>
          <w:b/>
          <w:sz w:val="26"/>
        </w:rPr>
      </w:pPr>
    </w:p>
    <w:p w14:paraId="2BAE1FB1" w14:textId="77777777" w:rsidR="00DE70B6" w:rsidRDefault="00603B20">
      <w:pPr>
        <w:pStyle w:val="BodyText"/>
        <w:spacing w:before="196" w:line="357" w:lineRule="auto"/>
        <w:ind w:right="114" w:firstLine="566"/>
        <w:jc w:val="both"/>
      </w:pPr>
      <w:r>
        <w:rPr>
          <w:w w:val="95"/>
        </w:rPr>
        <w:t>Nowadays, Open Banking is one of the most important innovations in banking.</w:t>
      </w:r>
      <w:r>
        <w:rPr>
          <w:spacing w:val="1"/>
          <w:w w:val="95"/>
        </w:rPr>
        <w:t xml:space="preserve"> </w:t>
      </w:r>
      <w:r>
        <w:rPr>
          <w:w w:val="95"/>
        </w:rPr>
        <w:t>Moreover,</w:t>
      </w:r>
      <w:r>
        <w:rPr>
          <w:spacing w:val="1"/>
          <w:w w:val="95"/>
        </w:rPr>
        <w:t xml:space="preserve"> </w:t>
      </w:r>
      <w:r>
        <w:t>the latest requirements of Bank Regulators all over the world demand this innovation.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granting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trend.</w:t>
      </w:r>
    </w:p>
    <w:p w14:paraId="5202A0F7" w14:textId="77777777" w:rsidR="00DE70B6" w:rsidRDefault="00603B20">
      <w:pPr>
        <w:pStyle w:val="BodyText"/>
        <w:spacing w:before="1" w:line="357" w:lineRule="auto"/>
        <w:ind w:right="114" w:firstLine="566"/>
        <w:jc w:val="both"/>
      </w:pPr>
      <w:r>
        <w:t>C</w:t>
      </w:r>
      <w:r>
        <w:t>urrently,</w:t>
      </w:r>
      <w:r>
        <w:rPr>
          <w:spacing w:val="-4"/>
        </w:rPr>
        <w:t xml:space="preserve"> </w:t>
      </w:r>
      <w:r>
        <w:t>PSD2</w:t>
      </w:r>
      <w:r>
        <w:rPr>
          <w:spacing w:val="-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subset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operation,</w:t>
      </w:r>
      <w:r>
        <w:rPr>
          <w:spacing w:val="-2"/>
        </w:rPr>
        <w:t xml:space="preserve"> </w:t>
      </w:r>
      <w:r>
        <w:t>initiation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ac-</w:t>
      </w:r>
      <w:r>
        <w:rPr>
          <w:spacing w:val="-58"/>
        </w:rPr>
        <w:t xml:space="preserve"> </w:t>
      </w:r>
      <w:r>
        <w:t>count</w:t>
      </w:r>
      <w:r>
        <w:rPr>
          <w:spacing w:val="-14"/>
        </w:rPr>
        <w:t xml:space="preserve"> </w:t>
      </w:r>
      <w:r>
        <w:t>check.</w:t>
      </w:r>
      <w:r>
        <w:rPr>
          <w:spacing w:val="12"/>
        </w:rPr>
        <w:t xml:space="preserve"> </w:t>
      </w:r>
      <w:r>
        <w:t>However,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had</w:t>
      </w:r>
      <w:r>
        <w:rPr>
          <w:spacing w:val="-13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forced</w:t>
      </w:r>
      <w:r>
        <w:rPr>
          <w:spacing w:val="-12"/>
        </w:rPr>
        <w:t xml:space="preserve"> </w:t>
      </w:r>
      <w:r>
        <w:t>banks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know</w:t>
      </w:r>
      <w:r>
        <w:rPr>
          <w:spacing w:val="-13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secured</w:t>
      </w:r>
      <w:r>
        <w:rPr>
          <w:spacing w:val="-14"/>
        </w:rPr>
        <w:t xml:space="preserve"> </w:t>
      </w:r>
      <w:r>
        <w:t>public</w:t>
      </w:r>
      <w:r>
        <w:rPr>
          <w:spacing w:val="-12"/>
        </w:rPr>
        <w:t xml:space="preserve"> </w:t>
      </w:r>
      <w:r>
        <w:t>APIs</w:t>
      </w:r>
      <w:r>
        <w:rPr>
          <w:spacing w:val="-58"/>
        </w:rPr>
        <w:t xml:space="preserve"> </w:t>
      </w:r>
      <w:r>
        <w:t>according to regulations. As a set of possible operation using third-party providers is limited,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assure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APIs,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usage.</w:t>
      </w:r>
    </w:p>
    <w:p w14:paraId="49E61180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rPr>
          <w:w w:val="95"/>
        </w:rPr>
        <w:t>Accordingly, internal bank API is used for official bank’s internet banking web</w:t>
      </w:r>
      <w:r>
        <w:rPr>
          <w:w w:val="95"/>
        </w:rPr>
        <w:t xml:space="preserve"> application</w:t>
      </w:r>
      <w:r>
        <w:rPr>
          <w:spacing w:val="1"/>
          <w:w w:val="9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mobile</w:t>
      </w:r>
      <w:r>
        <w:rPr>
          <w:spacing w:val="16"/>
        </w:rPr>
        <w:t xml:space="preserve"> </w:t>
      </w:r>
      <w:r>
        <w:t>banking</w:t>
      </w:r>
      <w:r>
        <w:rPr>
          <w:spacing w:val="16"/>
        </w:rPr>
        <w:t xml:space="preserve"> </w:t>
      </w:r>
      <w:r>
        <w:t>application.</w:t>
      </w:r>
      <w:r>
        <w:rPr>
          <w:spacing w:val="16"/>
        </w:rPr>
        <w:t xml:space="preserve"> </w:t>
      </w:r>
      <w:r>
        <w:t>Obviously,</w:t>
      </w:r>
      <w:r>
        <w:rPr>
          <w:spacing w:val="21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internal</w:t>
      </w:r>
      <w:r>
        <w:rPr>
          <w:spacing w:val="15"/>
        </w:rPr>
        <w:t xml:space="preserve"> </w:t>
      </w:r>
      <w:r>
        <w:t>API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internal</w:t>
      </w:r>
      <w:r>
        <w:rPr>
          <w:spacing w:val="16"/>
        </w:rPr>
        <w:t xml:space="preserve"> </w:t>
      </w:r>
      <w:r>
        <w:t>usage</w:t>
      </w:r>
    </w:p>
    <w:p w14:paraId="1A3A3950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46B5756C" w14:textId="77777777" w:rsidR="00DE70B6" w:rsidRDefault="00603B20">
      <w:pPr>
        <w:pStyle w:val="BodyText"/>
        <w:spacing w:before="74" w:line="357" w:lineRule="auto"/>
        <w:ind w:right="114"/>
      </w:pPr>
      <w:r>
        <w:rPr>
          <w:w w:val="95"/>
        </w:rPr>
        <w:lastRenderedPageBreak/>
        <w:t>among</w:t>
      </w:r>
      <w:r>
        <w:rPr>
          <w:spacing w:val="16"/>
          <w:w w:val="95"/>
        </w:rPr>
        <w:t xml:space="preserve"> </w:t>
      </w:r>
      <w:r>
        <w:rPr>
          <w:w w:val="95"/>
        </w:rPr>
        <w:t>internal</w:t>
      </w:r>
      <w:r>
        <w:rPr>
          <w:spacing w:val="16"/>
          <w:w w:val="95"/>
        </w:rPr>
        <w:t xml:space="preserve"> </w:t>
      </w:r>
      <w:r>
        <w:rPr>
          <w:w w:val="95"/>
        </w:rPr>
        <w:t>bank</w:t>
      </w:r>
      <w:r>
        <w:rPr>
          <w:spacing w:val="16"/>
          <w:w w:val="95"/>
        </w:rPr>
        <w:t xml:space="preserve"> </w:t>
      </w:r>
      <w:r>
        <w:rPr>
          <w:w w:val="95"/>
        </w:rPr>
        <w:t>services.</w:t>
      </w:r>
      <w:r>
        <w:rPr>
          <w:spacing w:val="4"/>
          <w:w w:val="95"/>
        </w:rPr>
        <w:t xml:space="preserve"> </w:t>
      </w:r>
      <w:r>
        <w:rPr>
          <w:w w:val="95"/>
        </w:rPr>
        <w:t>More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less,</w:t>
      </w:r>
      <w:r>
        <w:rPr>
          <w:spacing w:val="21"/>
          <w:w w:val="95"/>
        </w:rPr>
        <w:t xml:space="preserve"> </w:t>
      </w:r>
      <w:r>
        <w:rPr>
          <w:w w:val="95"/>
        </w:rPr>
        <w:t>mentioned</w:t>
      </w:r>
      <w:r>
        <w:rPr>
          <w:spacing w:val="16"/>
          <w:w w:val="95"/>
        </w:rPr>
        <w:t xml:space="preserve"> </w:t>
      </w:r>
      <w:r>
        <w:rPr>
          <w:w w:val="95"/>
        </w:rPr>
        <w:t>graph</w:t>
      </w:r>
      <w:r>
        <w:rPr>
          <w:spacing w:val="17"/>
          <w:w w:val="95"/>
        </w:rPr>
        <w:t xml:space="preserve"> </w:t>
      </w:r>
      <w:r>
        <w:rPr>
          <w:w w:val="95"/>
        </w:rPr>
        <w:t>represents</w:t>
      </w:r>
      <w:r>
        <w:rPr>
          <w:spacing w:val="16"/>
          <w:w w:val="95"/>
        </w:rPr>
        <w:t xml:space="preserve"> </w:t>
      </w:r>
      <w:r>
        <w:rPr>
          <w:w w:val="95"/>
        </w:rPr>
        <w:t>current</w:t>
      </w:r>
      <w:r>
        <w:rPr>
          <w:spacing w:val="17"/>
          <w:w w:val="95"/>
        </w:rPr>
        <w:t xml:space="preserve"> </w:t>
      </w:r>
      <w:r>
        <w:rPr>
          <w:w w:val="95"/>
        </w:rPr>
        <w:t>state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banking</w:t>
      </w:r>
      <w:r>
        <w:rPr>
          <w:spacing w:val="-54"/>
          <w:w w:val="95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side.</w:t>
      </w:r>
    </w:p>
    <w:p w14:paraId="3A669563" w14:textId="77777777" w:rsidR="00DE70B6" w:rsidRDefault="00DE70B6">
      <w:pPr>
        <w:pStyle w:val="BodyText"/>
        <w:spacing w:before="11"/>
        <w:ind w:left="0"/>
        <w:rPr>
          <w:sz w:val="37"/>
        </w:rPr>
      </w:pPr>
    </w:p>
    <w:p w14:paraId="0C7DD90D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596" w:name="Open_Banking_API_development_and_extensi"/>
      <w:bookmarkStart w:id="597" w:name="_bookmark43"/>
      <w:bookmarkEnd w:id="596"/>
      <w:bookmarkEnd w:id="597"/>
      <w:r>
        <w:t>Open</w:t>
      </w:r>
      <w:r>
        <w:rPr>
          <w:spacing w:val="-7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extension</w:t>
      </w:r>
    </w:p>
    <w:p w14:paraId="52FC7248" w14:textId="77777777" w:rsidR="00DE70B6" w:rsidRDefault="00DE70B6">
      <w:pPr>
        <w:pStyle w:val="BodyText"/>
        <w:ind w:left="0"/>
        <w:rPr>
          <w:b/>
          <w:sz w:val="26"/>
        </w:rPr>
      </w:pPr>
    </w:p>
    <w:p w14:paraId="39B91497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In ideal world it would be easy and comfortable for banks to make entire API public and</w:t>
      </w:r>
      <w:r>
        <w:rPr>
          <w:spacing w:val="-57"/>
        </w:rPr>
        <w:t xml:space="preserve"> </w:t>
      </w:r>
      <w:r>
        <w:t>supportable. This would allow banks to focus on financial operations and stability</w:t>
      </w:r>
      <w:r>
        <w:t>, instead of</w:t>
      </w:r>
      <w:r>
        <w:rPr>
          <w:spacing w:val="1"/>
        </w:rPr>
        <w:t xml:space="preserve"> </w:t>
      </w:r>
      <w:r>
        <w:t>front-offices.</w:t>
      </w:r>
      <w:r>
        <w:rPr>
          <w:spacing w:val="1"/>
        </w:rPr>
        <w:t xml:space="preserve"> </w:t>
      </w:r>
      <w:r>
        <w:t>Unfortunately, this is not possible due to tactical reasons and obvious risks for</w:t>
      </w:r>
      <w:r>
        <w:rPr>
          <w:spacing w:val="1"/>
        </w:rPr>
        <w:t xml:space="preserve"> </w:t>
      </w:r>
      <w:r>
        <w:t>such major changes. Nevertheless, we can assume that certain forms of financial services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API.</w:t>
      </w:r>
    </w:p>
    <w:p w14:paraId="0C57B5EE" w14:textId="77777777" w:rsidR="00DE70B6" w:rsidRDefault="00603B20">
      <w:pPr>
        <w:pStyle w:val="BodyText"/>
        <w:spacing w:before="3" w:line="357" w:lineRule="auto"/>
        <w:ind w:right="114" w:firstLine="566"/>
        <w:jc w:val="both"/>
      </w:pPr>
      <w:r>
        <w:t>API is a programming interface from a set of ready-made functions or structures that are</w:t>
      </w:r>
      <w:r>
        <w:rPr>
          <w:spacing w:val="-57"/>
        </w:rPr>
        <w:t xml:space="preserve"> </w:t>
      </w:r>
      <w:r>
        <w:rPr>
          <w:w w:val="95"/>
        </w:rPr>
        <w:t>provided by an application or service. This API has to support as many banking services, as pos-</w:t>
      </w:r>
      <w:r>
        <w:rPr>
          <w:spacing w:val="1"/>
          <w:w w:val="95"/>
        </w:rPr>
        <w:t xml:space="preserve"> </w:t>
      </w:r>
      <w:proofErr w:type="spellStart"/>
      <w:r>
        <w:t>sible</w:t>
      </w:r>
      <w:proofErr w:type="spellEnd"/>
      <w:r>
        <w:t>, both for registered, bank, users and newcomers. Among those ser</w:t>
      </w:r>
      <w:r>
        <w:t>vices could be, among</w:t>
      </w:r>
      <w:r>
        <w:rPr>
          <w:spacing w:val="1"/>
        </w:rPr>
        <w:t xml:space="preserve"> </w:t>
      </w:r>
      <w:r>
        <w:t>PSD2-based balance check and setting payments, as listing public or individual offers, loan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check,</w:t>
      </w:r>
      <w:r>
        <w:rPr>
          <w:spacing w:val="-2"/>
        </w:rPr>
        <w:t xml:space="preserve"> </w:t>
      </w:r>
      <w:r>
        <w:t>deposit</w:t>
      </w:r>
      <w:r>
        <w:rPr>
          <w:spacing w:val="-2"/>
        </w:rPr>
        <w:t xml:space="preserve"> </w:t>
      </w:r>
      <w:r>
        <w:t>terms,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information.</w:t>
      </w:r>
    </w:p>
    <w:p w14:paraId="1BEB3378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step,</w:t>
      </w:r>
      <w:r>
        <w:rPr>
          <w:spacing w:val="-4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proofErr w:type="spellStart"/>
      <w:r>
        <w:t>lic</w:t>
      </w:r>
      <w:r>
        <w:t>ensible</w:t>
      </w:r>
      <w:proofErr w:type="spellEnd"/>
      <w:r>
        <w:t>.</w:t>
      </w:r>
      <w:r>
        <w:rPr>
          <w:spacing w:val="14"/>
        </w:rPr>
        <w:t xml:space="preserve"> </w:t>
      </w:r>
      <w:r>
        <w:t>Basically,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would allow for bank to work in a Bank-as-a-Service business model in a more abstract way.</w:t>
      </w:r>
      <w:r>
        <w:rPr>
          <w:spacing w:val="1"/>
        </w:rPr>
        <w:t xml:space="preserve"> </w:t>
      </w:r>
      <w:r>
        <w:t>The reasoning behind this is in high costs of internal solutions. Additionally, bank may not be</w:t>
      </w:r>
      <w:r>
        <w:rPr>
          <w:spacing w:val="1"/>
        </w:rPr>
        <w:t xml:space="preserve"> </w:t>
      </w:r>
      <w:r>
        <w:t>interested or cannot allow for itself to inv</w:t>
      </w:r>
      <w:r>
        <w:t>est into risky forms of client interaction. Bank-as-a-</w:t>
      </w:r>
      <w:r>
        <w:rPr>
          <w:spacing w:val="1"/>
        </w:rPr>
        <w:t xml:space="preserve"> </w:t>
      </w:r>
      <w:r>
        <w:t xml:space="preserve">Service model for third-party </w:t>
      </w:r>
      <w:proofErr w:type="spellStart"/>
      <w:r>
        <w:t>FinTechs</w:t>
      </w:r>
      <w:proofErr w:type="spellEnd"/>
      <w:r>
        <w:t xml:space="preserve"> is an </w:t>
      </w:r>
      <w:proofErr w:type="spellStart"/>
      <w:r>
        <w:t>applyable</w:t>
      </w:r>
      <w:proofErr w:type="spellEnd"/>
      <w:r>
        <w:t xml:space="preserve"> option in this case, as it would allow</w:t>
      </w:r>
      <w:r>
        <w:rPr>
          <w:spacing w:val="1"/>
        </w:rPr>
        <w:t xml:space="preserve"> </w:t>
      </w:r>
      <w:proofErr w:type="spellStart"/>
      <w:r>
        <w:t>transfering</w:t>
      </w:r>
      <w:proofErr w:type="spellEnd"/>
      <w:r>
        <w:rPr>
          <w:spacing w:val="-7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interaction</w:t>
      </w:r>
      <w:r>
        <w:rPr>
          <w:spacing w:val="-7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FinTechs</w:t>
      </w:r>
      <w:proofErr w:type="spellEnd"/>
      <w:r>
        <w:t>.</w:t>
      </w:r>
      <w:r>
        <w:rPr>
          <w:spacing w:val="1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useble</w:t>
      </w:r>
      <w:proofErr w:type="spellEnd"/>
      <w:r>
        <w:rPr>
          <w:spacing w:val="-58"/>
        </w:rPr>
        <w:t xml:space="preserve"> </w:t>
      </w:r>
      <w:r>
        <w:rPr>
          <w:w w:val="95"/>
        </w:rPr>
        <w:t>in any form.</w:t>
      </w:r>
      <w:r>
        <w:rPr>
          <w:spacing w:val="1"/>
          <w:w w:val="95"/>
        </w:rPr>
        <w:t xml:space="preserve"> </w:t>
      </w:r>
      <w:r>
        <w:rPr>
          <w:w w:val="95"/>
        </w:rPr>
        <w:t>Basically, this step represents risk deduction by allowing FinTech using Bank-as-a-</w:t>
      </w:r>
      <w:r>
        <w:rPr>
          <w:spacing w:val="1"/>
          <w:w w:val="95"/>
        </w:rPr>
        <w:t xml:space="preserve"> </w:t>
      </w:r>
      <w:r>
        <w:t>Service.</w:t>
      </w:r>
      <w:r>
        <w:rPr>
          <w:spacing w:val="14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interaction,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interpret</w:t>
      </w:r>
      <w:r>
        <w:rPr>
          <w:spacing w:val="-58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third-parties.</w:t>
      </w:r>
    </w:p>
    <w:p w14:paraId="29224B6D" w14:textId="77777777" w:rsidR="00DE70B6" w:rsidRDefault="00603B20">
      <w:pPr>
        <w:pStyle w:val="BodyText"/>
        <w:spacing w:before="5" w:line="357" w:lineRule="auto"/>
        <w:ind w:right="113" w:firstLine="566"/>
        <w:jc w:val="both"/>
      </w:pP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case,</w:t>
      </w:r>
      <w:r>
        <w:rPr>
          <w:spacing w:val="-10"/>
        </w:rPr>
        <w:t xml:space="preserve"> </w:t>
      </w:r>
      <w:r>
        <w:t>ba</w:t>
      </w:r>
      <w:r>
        <w:t>nk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validate</w:t>
      </w:r>
      <w:r>
        <w:rPr>
          <w:spacing w:val="-12"/>
        </w:rPr>
        <w:t xml:space="preserve"> </w:t>
      </w:r>
      <w:r>
        <w:t>strategies</w:t>
      </w:r>
      <w:r>
        <w:rPr>
          <w:spacing w:val="-12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third-parties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client</w:t>
      </w:r>
      <w:r>
        <w:rPr>
          <w:spacing w:val="-11"/>
        </w:rPr>
        <w:t xml:space="preserve"> </w:t>
      </w:r>
      <w:proofErr w:type="spellStart"/>
      <w:r>
        <w:t>interac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</w:t>
      </w:r>
      <w:proofErr w:type="spellEnd"/>
      <w:r>
        <w:t>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positive</w:t>
      </w:r>
      <w:r>
        <w:rPr>
          <w:spacing w:val="-14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bank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decide</w:t>
      </w:r>
      <w:r>
        <w:rPr>
          <w:spacing w:val="-14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proofErr w:type="spellStart"/>
      <w:r>
        <w:t>applyable</w:t>
      </w:r>
      <w:proofErr w:type="spellEnd"/>
      <w:r>
        <w:rPr>
          <w:spacing w:val="-14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either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continue</w:t>
      </w:r>
      <w:r>
        <w:rPr>
          <w:spacing w:val="-58"/>
        </w:rPr>
        <w:t xml:space="preserve"> </w:t>
      </w:r>
      <w:r>
        <w:t>serving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bank,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itself.</w:t>
      </w:r>
    </w:p>
    <w:p w14:paraId="23B45D5B" w14:textId="77777777" w:rsidR="00DE70B6" w:rsidRDefault="00603B20">
      <w:pPr>
        <w:pStyle w:val="BodyText"/>
        <w:spacing w:before="1" w:line="357" w:lineRule="auto"/>
        <w:ind w:right="113" w:firstLine="566"/>
        <w:jc w:val="both"/>
      </w:pPr>
      <w:r>
        <w:t>This development would lead to a major move towards Bank-as-a-Service.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third-party</w:t>
      </w:r>
      <w:r>
        <w:rPr>
          <w:spacing w:val="-8"/>
        </w:rPr>
        <w:t xml:space="preserve"> </w:t>
      </w:r>
      <w:r>
        <w:t>providers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bank’s</w:t>
      </w:r>
      <w:r>
        <w:rPr>
          <w:spacing w:val="-8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 xml:space="preserve">would lead to partly delegation of front-office functions to those third-parties, as those can </w:t>
      </w:r>
      <w:proofErr w:type="spellStart"/>
      <w:r>
        <w:t>fo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cus</w:t>
      </w:r>
      <w:proofErr w:type="spellEnd"/>
      <w:r>
        <w:t xml:space="preserve"> on B2C cooperation and find clients more precisely and in more effective way, especially</w:t>
      </w:r>
      <w:r>
        <w:rPr>
          <w:spacing w:val="1"/>
        </w:rPr>
        <w:t xml:space="preserve"> </w:t>
      </w:r>
      <w:r>
        <w:t>by uniting services of multiple Banks-as-a-Services.</w:t>
      </w:r>
      <w:r>
        <w:rPr>
          <w:spacing w:val="1"/>
        </w:rPr>
        <w:t xml:space="preserve"> </w:t>
      </w:r>
      <w:r>
        <w:t>Mentioned o</w:t>
      </w:r>
      <w:r>
        <w:t>perations would inevitably</w:t>
      </w:r>
      <w:r>
        <w:rPr>
          <w:spacing w:val="1"/>
        </w:rPr>
        <w:t xml:space="preserve"> </w:t>
      </w:r>
      <w:r>
        <w:t>result in risky, state-of-art FinTech start-ups. As a result, Conversational Banking solution can</w:t>
      </w:r>
      <w:r>
        <w:rPr>
          <w:spacing w:val="-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FinTech</w:t>
      </w:r>
      <w:r>
        <w:rPr>
          <w:spacing w:val="-2"/>
        </w:rPr>
        <w:t xml:space="preserve"> </w:t>
      </w:r>
      <w:r>
        <w:t>start-up,</w:t>
      </w:r>
      <w:r>
        <w:rPr>
          <w:spacing w:val="-3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scheme.</w:t>
      </w:r>
    </w:p>
    <w:p w14:paraId="596E2DD8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72E1A3BD" w14:textId="1EAC7EC1" w:rsidR="00DE70B6" w:rsidRDefault="003076F5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85472" behindDoc="1" locked="0" layoutInCell="1" allowOverlap="1" wp14:anchorId="6DB5833A" wp14:editId="4FF5AAF6">
                <wp:simplePos x="0" y="0"/>
                <wp:positionH relativeFrom="page">
                  <wp:posOffset>4272915</wp:posOffset>
                </wp:positionH>
                <wp:positionV relativeFrom="page">
                  <wp:posOffset>2344420</wp:posOffset>
                </wp:positionV>
                <wp:extent cx="651510" cy="262255"/>
                <wp:effectExtent l="0" t="0" r="0" b="0"/>
                <wp:wrapNone/>
                <wp:docPr id="150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" cy="262255"/>
                          <a:chOff x="6729" y="3692"/>
                          <a:chExt cx="1026" cy="413"/>
                        </a:xfrm>
                      </wpg:grpSpPr>
                      <wps:wsp>
                        <wps:cNvPr id="151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6733" y="3695"/>
                            <a:ext cx="978" cy="391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docshape80"/>
                        <wps:cNvSpPr>
                          <a:spLocks/>
                        </wps:cNvSpPr>
                        <wps:spPr bwMode="auto">
                          <a:xfrm>
                            <a:off x="7670" y="4046"/>
                            <a:ext cx="86" cy="58"/>
                          </a:xfrm>
                          <a:custGeom>
                            <a:avLst/>
                            <a:gdLst>
                              <a:gd name="T0" fmla="+- 0 7692 7670"/>
                              <a:gd name="T1" fmla="*/ T0 w 86"/>
                              <a:gd name="T2" fmla="+- 0 4047 4047"/>
                              <a:gd name="T3" fmla="*/ 4047 h 58"/>
                              <a:gd name="T4" fmla="+- 0 7697 7670"/>
                              <a:gd name="T5" fmla="*/ T4 w 86"/>
                              <a:gd name="T6" fmla="+- 0 4065 4047"/>
                              <a:gd name="T7" fmla="*/ 4065 h 58"/>
                              <a:gd name="T8" fmla="+- 0 7695 7670"/>
                              <a:gd name="T9" fmla="*/ T8 w 86"/>
                              <a:gd name="T10" fmla="+- 0 4080 4047"/>
                              <a:gd name="T11" fmla="*/ 4080 h 58"/>
                              <a:gd name="T12" fmla="+- 0 7686 7670"/>
                              <a:gd name="T13" fmla="*/ T12 w 86"/>
                              <a:gd name="T14" fmla="+- 0 4092 4047"/>
                              <a:gd name="T15" fmla="*/ 4092 h 58"/>
                              <a:gd name="T16" fmla="+- 0 7670 7670"/>
                              <a:gd name="T17" fmla="*/ T16 w 86"/>
                              <a:gd name="T18" fmla="+- 0 4102 4047"/>
                              <a:gd name="T19" fmla="*/ 4102 h 58"/>
                              <a:gd name="T20" fmla="+- 0 7693 7670"/>
                              <a:gd name="T21" fmla="*/ T20 w 86"/>
                              <a:gd name="T22" fmla="+- 0 4099 4047"/>
                              <a:gd name="T23" fmla="*/ 4099 h 58"/>
                              <a:gd name="T24" fmla="+- 0 7716 7670"/>
                              <a:gd name="T25" fmla="*/ T24 w 86"/>
                              <a:gd name="T26" fmla="+- 0 4099 4047"/>
                              <a:gd name="T27" fmla="*/ 4099 h 58"/>
                              <a:gd name="T28" fmla="+- 0 7737 7670"/>
                              <a:gd name="T29" fmla="*/ T28 w 86"/>
                              <a:gd name="T30" fmla="+- 0 4101 4047"/>
                              <a:gd name="T31" fmla="*/ 4101 h 58"/>
                              <a:gd name="T32" fmla="+- 0 7755 7670"/>
                              <a:gd name="T33" fmla="*/ T32 w 86"/>
                              <a:gd name="T34" fmla="+- 0 4104 4047"/>
                              <a:gd name="T35" fmla="*/ 4104 h 58"/>
                              <a:gd name="T36" fmla="+- 0 7740 7670"/>
                              <a:gd name="T37" fmla="*/ T36 w 86"/>
                              <a:gd name="T38" fmla="+- 0 4094 4047"/>
                              <a:gd name="T39" fmla="*/ 4094 h 58"/>
                              <a:gd name="T40" fmla="+- 0 7723 7670"/>
                              <a:gd name="T41" fmla="*/ T40 w 86"/>
                              <a:gd name="T42" fmla="+- 0 4081 4047"/>
                              <a:gd name="T43" fmla="*/ 4081 h 58"/>
                              <a:gd name="T44" fmla="+- 0 7706 7670"/>
                              <a:gd name="T45" fmla="*/ T44 w 86"/>
                              <a:gd name="T46" fmla="+- 0 4065 4047"/>
                              <a:gd name="T47" fmla="*/ 4065 h 58"/>
                              <a:gd name="T48" fmla="+- 0 7692 7670"/>
                              <a:gd name="T49" fmla="*/ T48 w 86"/>
                              <a:gd name="T50" fmla="+- 0 4047 4047"/>
                              <a:gd name="T51" fmla="*/ 40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8">
                                <a:moveTo>
                                  <a:pt x="22" y="0"/>
                                </a:moveTo>
                                <a:lnTo>
                                  <a:pt x="27" y="18"/>
                                </a:lnTo>
                                <a:lnTo>
                                  <a:pt x="25" y="33"/>
                                </a:lnTo>
                                <a:lnTo>
                                  <a:pt x="16" y="45"/>
                                </a:lnTo>
                                <a:lnTo>
                                  <a:pt x="0" y="55"/>
                                </a:lnTo>
                                <a:lnTo>
                                  <a:pt x="23" y="52"/>
                                </a:lnTo>
                                <a:lnTo>
                                  <a:pt x="46" y="52"/>
                                </a:lnTo>
                                <a:lnTo>
                                  <a:pt x="67" y="54"/>
                                </a:lnTo>
                                <a:lnTo>
                                  <a:pt x="85" y="57"/>
                                </a:lnTo>
                                <a:lnTo>
                                  <a:pt x="70" y="47"/>
                                </a:lnTo>
                                <a:lnTo>
                                  <a:pt x="53" y="34"/>
                                </a:lnTo>
                                <a:lnTo>
                                  <a:pt x="36" y="1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D83E9" id="docshapegroup79" o:spid="_x0000_s1026" style="position:absolute;margin-left:336.45pt;margin-top:184.6pt;width:51.3pt;height:20.65pt;z-index:-17131008;mso-position-horizontal-relative:page;mso-position-vertical-relative:page" coordorigin="6729,3692" coordsize="1026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">
                <v:line id="Line 145" o:spid="_x0000_s1027" style="position:absolute;visibility:visible;mso-wrap-style:square" from="6733,3695" to="7711,4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" strokeweight=".14058mm"/>
                <v:shape id="docshape80" o:spid="_x0000_s1028" style="position:absolute;left:7670;top:4046;width:86;height:58;visibility:visible;mso-wrap-style:square;v-text-anchor:top" coordsize="8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" path="m22,r5,18l25,33,16,45,,55,23,52r23,l67,54r18,3l70,47,53,34,36,18,22,xe" fillcolor="black" stroked="f">
                  <v:path arrowok="t" o:connecttype="custom" o:connectlocs="22,4047;27,4065;25,4080;16,4092;0,4102;23,4099;46,4099;67,4101;85,4104;70,4094;53,4081;36,4065;22,4047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1680" behindDoc="0" locked="0" layoutInCell="1" allowOverlap="1" wp14:anchorId="67782D26" wp14:editId="0E8347A0">
                <wp:simplePos x="0" y="0"/>
                <wp:positionH relativeFrom="page">
                  <wp:posOffset>4318000</wp:posOffset>
                </wp:positionH>
                <wp:positionV relativeFrom="page">
                  <wp:posOffset>6853555</wp:posOffset>
                </wp:positionV>
                <wp:extent cx="792480" cy="264795"/>
                <wp:effectExtent l="0" t="0" r="0" b="0"/>
                <wp:wrapNone/>
                <wp:docPr id="147" name="docshapegroup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2480" cy="264795"/>
                          <a:chOff x="6800" y="10793"/>
                          <a:chExt cx="1248" cy="417"/>
                        </a:xfrm>
                      </wpg:grpSpPr>
                      <wps:wsp>
                        <wps:cNvPr id="148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6804" y="10797"/>
                            <a:ext cx="1198" cy="393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docshape82"/>
                        <wps:cNvSpPr>
                          <a:spLocks/>
                        </wps:cNvSpPr>
                        <wps:spPr bwMode="auto">
                          <a:xfrm>
                            <a:off x="7962" y="11152"/>
                            <a:ext cx="86" cy="57"/>
                          </a:xfrm>
                          <a:custGeom>
                            <a:avLst/>
                            <a:gdLst>
                              <a:gd name="T0" fmla="+- 0 7981 7963"/>
                              <a:gd name="T1" fmla="*/ T0 w 86"/>
                              <a:gd name="T2" fmla="+- 0 11152 11152"/>
                              <a:gd name="T3" fmla="*/ 11152 h 57"/>
                              <a:gd name="T4" fmla="+- 0 7987 7963"/>
                              <a:gd name="T5" fmla="*/ T4 w 86"/>
                              <a:gd name="T6" fmla="+- 0 11170 11152"/>
                              <a:gd name="T7" fmla="*/ 11170 h 57"/>
                              <a:gd name="T8" fmla="+- 0 7986 7963"/>
                              <a:gd name="T9" fmla="*/ T8 w 86"/>
                              <a:gd name="T10" fmla="+- 0 11185 11152"/>
                              <a:gd name="T11" fmla="*/ 11185 h 57"/>
                              <a:gd name="T12" fmla="+- 0 7978 7963"/>
                              <a:gd name="T13" fmla="*/ T12 w 86"/>
                              <a:gd name="T14" fmla="+- 0 11198 11152"/>
                              <a:gd name="T15" fmla="*/ 11198 h 57"/>
                              <a:gd name="T16" fmla="+- 0 7963 7963"/>
                              <a:gd name="T17" fmla="*/ T16 w 86"/>
                              <a:gd name="T18" fmla="+- 0 11209 11152"/>
                              <a:gd name="T19" fmla="*/ 11209 h 57"/>
                              <a:gd name="T20" fmla="+- 0 7985 7963"/>
                              <a:gd name="T21" fmla="*/ T20 w 86"/>
                              <a:gd name="T22" fmla="+- 0 11204 11152"/>
                              <a:gd name="T23" fmla="*/ 11204 h 57"/>
                              <a:gd name="T24" fmla="+- 0 8008 7963"/>
                              <a:gd name="T25" fmla="*/ T24 w 86"/>
                              <a:gd name="T26" fmla="+- 0 11203 11152"/>
                              <a:gd name="T27" fmla="*/ 11203 h 57"/>
                              <a:gd name="T28" fmla="+- 0 8030 7963"/>
                              <a:gd name="T29" fmla="*/ T28 w 86"/>
                              <a:gd name="T30" fmla="+- 0 11203 11152"/>
                              <a:gd name="T31" fmla="*/ 11203 h 57"/>
                              <a:gd name="T32" fmla="+- 0 8048 7963"/>
                              <a:gd name="T33" fmla="*/ T32 w 86"/>
                              <a:gd name="T34" fmla="+- 0 11205 11152"/>
                              <a:gd name="T35" fmla="*/ 11205 h 57"/>
                              <a:gd name="T36" fmla="+- 0 8032 7963"/>
                              <a:gd name="T37" fmla="*/ T36 w 86"/>
                              <a:gd name="T38" fmla="+- 0 11196 11152"/>
                              <a:gd name="T39" fmla="*/ 11196 h 57"/>
                              <a:gd name="T40" fmla="+- 0 8014 7963"/>
                              <a:gd name="T41" fmla="*/ T40 w 86"/>
                              <a:gd name="T42" fmla="+- 0 11184 11152"/>
                              <a:gd name="T43" fmla="*/ 11184 h 57"/>
                              <a:gd name="T44" fmla="+- 0 7996 7963"/>
                              <a:gd name="T45" fmla="*/ T44 w 86"/>
                              <a:gd name="T46" fmla="+- 0 11169 11152"/>
                              <a:gd name="T47" fmla="*/ 11169 h 57"/>
                              <a:gd name="T48" fmla="+- 0 7981 7963"/>
                              <a:gd name="T49" fmla="*/ T48 w 86"/>
                              <a:gd name="T50" fmla="+- 0 11152 11152"/>
                              <a:gd name="T51" fmla="*/ 11152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7">
                                <a:moveTo>
                                  <a:pt x="18" y="0"/>
                                </a:moveTo>
                                <a:lnTo>
                                  <a:pt x="24" y="18"/>
                                </a:lnTo>
                                <a:lnTo>
                                  <a:pt x="23" y="33"/>
                                </a:lnTo>
                                <a:lnTo>
                                  <a:pt x="15" y="46"/>
                                </a:lnTo>
                                <a:lnTo>
                                  <a:pt x="0" y="57"/>
                                </a:lnTo>
                                <a:lnTo>
                                  <a:pt x="22" y="52"/>
                                </a:lnTo>
                                <a:lnTo>
                                  <a:pt x="45" y="51"/>
                                </a:lnTo>
                                <a:lnTo>
                                  <a:pt x="67" y="51"/>
                                </a:lnTo>
                                <a:lnTo>
                                  <a:pt x="85" y="53"/>
                                </a:lnTo>
                                <a:lnTo>
                                  <a:pt x="69" y="44"/>
                                </a:lnTo>
                                <a:lnTo>
                                  <a:pt x="51" y="32"/>
                                </a:lnTo>
                                <a:lnTo>
                                  <a:pt x="33" y="17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06261" id="docshapegroup81" o:spid="_x0000_s1026" style="position:absolute;margin-left:340pt;margin-top:539.65pt;width:62.4pt;height:20.85pt;z-index:15751680;mso-position-horizontal-relative:page;mso-position-vertical-relative:page" coordorigin="6800,10793" coordsize="1248,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">
                <v:line id="Line 142" o:spid="_x0000_s1027" style="position:absolute;visibility:visible;mso-wrap-style:square" from="6804,10797" to="8002,11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" strokeweight=".14058mm"/>
                <v:shape id="docshape82" o:spid="_x0000_s1028" style="position:absolute;left:7962;top:11152;width:86;height:57;visibility:visible;mso-wrap-style:square;v-text-anchor:top" coordsize="8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" path="m18,r6,18l23,33,15,46,,57,22,52,45,51r22,l85,53,69,44,51,32,33,17,18,xe" fillcolor="black" stroked="f">
                  <v:path arrowok="t" o:connecttype="custom" o:connectlocs="18,11152;24,11170;23,11185;15,11198;0,11209;22,11204;45,11203;67,11203;85,11205;69,11196;51,11184;33,11169;18,11152" o:connectangles="0,0,0,0,0,0,0,0,0,0,0,0,0"/>
                </v:shape>
                <w10:wrap anchorx="page" anchory="page"/>
              </v:group>
            </w:pict>
          </mc:Fallback>
        </mc:AlternateContent>
      </w:r>
    </w:p>
    <w:p w14:paraId="5553758E" w14:textId="77777777" w:rsidR="00DE70B6" w:rsidRDefault="00DE70B6">
      <w:pPr>
        <w:pStyle w:val="BodyText"/>
        <w:ind w:left="0"/>
        <w:rPr>
          <w:sz w:val="20"/>
        </w:rPr>
      </w:pPr>
    </w:p>
    <w:p w14:paraId="7DD1B800" w14:textId="77777777" w:rsidR="00DE70B6" w:rsidRDefault="00DE70B6">
      <w:pPr>
        <w:pStyle w:val="BodyText"/>
        <w:ind w:left="0"/>
        <w:rPr>
          <w:sz w:val="20"/>
        </w:rPr>
      </w:pPr>
    </w:p>
    <w:p w14:paraId="718CDC05" w14:textId="77777777" w:rsidR="00DE70B6" w:rsidRDefault="00DE70B6">
      <w:pPr>
        <w:pStyle w:val="BodyText"/>
        <w:ind w:left="0"/>
        <w:rPr>
          <w:sz w:val="20"/>
        </w:rPr>
      </w:pPr>
    </w:p>
    <w:p w14:paraId="43E1AE1E" w14:textId="77777777" w:rsidR="00DE70B6" w:rsidRDefault="00DE70B6">
      <w:pPr>
        <w:pStyle w:val="BodyText"/>
        <w:ind w:left="0"/>
        <w:rPr>
          <w:sz w:val="20"/>
        </w:rPr>
      </w:pPr>
    </w:p>
    <w:p w14:paraId="43E189F1" w14:textId="77777777" w:rsidR="00DE70B6" w:rsidRDefault="00DE70B6">
      <w:pPr>
        <w:pStyle w:val="BodyText"/>
        <w:spacing w:before="4"/>
        <w:ind w:left="0"/>
        <w:rPr>
          <w:sz w:val="19"/>
        </w:rPr>
      </w:pPr>
    </w:p>
    <w:p w14:paraId="3E75C29C" w14:textId="50C8530A" w:rsidR="00DE70B6" w:rsidRDefault="003076F5">
      <w:pPr>
        <w:tabs>
          <w:tab w:val="left" w:pos="6254"/>
        </w:tabs>
        <w:ind w:left="8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68E5FF" wp14:editId="75C2E496">
                <wp:extent cx="3207385" cy="1181100"/>
                <wp:effectExtent l="4445" t="7620" r="7620" b="1905"/>
                <wp:docPr id="142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7385" cy="1181100"/>
                          <a:chOff x="0" y="0"/>
                          <a:chExt cx="5051" cy="1860"/>
                        </a:xfrm>
                      </wpg:grpSpPr>
                      <wps:wsp>
                        <wps:cNvPr id="143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708" y="1155"/>
                            <a:ext cx="103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docshape84"/>
                        <wps:cNvSpPr>
                          <a:spLocks/>
                        </wps:cNvSpPr>
                        <wps:spPr bwMode="auto">
                          <a:xfrm>
                            <a:off x="2697" y="725"/>
                            <a:ext cx="86" cy="58"/>
                          </a:xfrm>
                          <a:custGeom>
                            <a:avLst/>
                            <a:gdLst>
                              <a:gd name="T0" fmla="+- 0 2697 2697"/>
                              <a:gd name="T1" fmla="*/ T0 w 86"/>
                              <a:gd name="T2" fmla="+- 0 727 725"/>
                              <a:gd name="T3" fmla="*/ 727 h 58"/>
                              <a:gd name="T4" fmla="+- 0 2713 2697"/>
                              <a:gd name="T5" fmla="*/ T4 w 86"/>
                              <a:gd name="T6" fmla="+- 0 737 725"/>
                              <a:gd name="T7" fmla="*/ 737 h 58"/>
                              <a:gd name="T8" fmla="+- 0 2722 2697"/>
                              <a:gd name="T9" fmla="*/ T8 w 86"/>
                              <a:gd name="T10" fmla="+- 0 749 725"/>
                              <a:gd name="T11" fmla="*/ 749 h 58"/>
                              <a:gd name="T12" fmla="+- 0 2724 2697"/>
                              <a:gd name="T13" fmla="*/ T12 w 86"/>
                              <a:gd name="T14" fmla="+- 0 764 725"/>
                              <a:gd name="T15" fmla="*/ 764 h 58"/>
                              <a:gd name="T16" fmla="+- 0 2720 2697"/>
                              <a:gd name="T17" fmla="*/ T16 w 86"/>
                              <a:gd name="T18" fmla="+- 0 783 725"/>
                              <a:gd name="T19" fmla="*/ 783 h 58"/>
                              <a:gd name="T20" fmla="+- 0 2734 2697"/>
                              <a:gd name="T21" fmla="*/ T20 w 86"/>
                              <a:gd name="T22" fmla="+- 0 764 725"/>
                              <a:gd name="T23" fmla="*/ 764 h 58"/>
                              <a:gd name="T24" fmla="+- 0 2750 2697"/>
                              <a:gd name="T25" fmla="*/ T24 w 86"/>
                              <a:gd name="T26" fmla="+- 0 749 725"/>
                              <a:gd name="T27" fmla="*/ 749 h 58"/>
                              <a:gd name="T28" fmla="+- 0 2768 2697"/>
                              <a:gd name="T29" fmla="*/ T28 w 86"/>
                              <a:gd name="T30" fmla="+- 0 735 725"/>
                              <a:gd name="T31" fmla="*/ 735 h 58"/>
                              <a:gd name="T32" fmla="+- 0 2782 2697"/>
                              <a:gd name="T33" fmla="*/ T32 w 86"/>
                              <a:gd name="T34" fmla="+- 0 725 725"/>
                              <a:gd name="T35" fmla="*/ 725 h 58"/>
                              <a:gd name="T36" fmla="+- 0 2765 2697"/>
                              <a:gd name="T37" fmla="*/ T36 w 86"/>
                              <a:gd name="T38" fmla="+- 0 728 725"/>
                              <a:gd name="T39" fmla="*/ 728 h 58"/>
                              <a:gd name="T40" fmla="+- 0 2743 2697"/>
                              <a:gd name="T41" fmla="*/ T40 w 86"/>
                              <a:gd name="T42" fmla="+- 0 731 725"/>
                              <a:gd name="T43" fmla="*/ 731 h 58"/>
                              <a:gd name="T44" fmla="+- 0 2720 2697"/>
                              <a:gd name="T45" fmla="*/ T44 w 86"/>
                              <a:gd name="T46" fmla="+- 0 731 725"/>
                              <a:gd name="T47" fmla="*/ 731 h 58"/>
                              <a:gd name="T48" fmla="+- 0 2697 2697"/>
                              <a:gd name="T49" fmla="*/ T48 w 86"/>
                              <a:gd name="T50" fmla="+- 0 727 725"/>
                              <a:gd name="T51" fmla="*/ 72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8">
                                <a:moveTo>
                                  <a:pt x="0" y="2"/>
                                </a:moveTo>
                                <a:lnTo>
                                  <a:pt x="16" y="12"/>
                                </a:lnTo>
                                <a:lnTo>
                                  <a:pt x="25" y="24"/>
                                </a:lnTo>
                                <a:lnTo>
                                  <a:pt x="27" y="39"/>
                                </a:lnTo>
                                <a:lnTo>
                                  <a:pt x="23" y="58"/>
                                </a:lnTo>
                                <a:lnTo>
                                  <a:pt x="37" y="39"/>
                                </a:lnTo>
                                <a:lnTo>
                                  <a:pt x="53" y="24"/>
                                </a:lnTo>
                                <a:lnTo>
                                  <a:pt x="71" y="10"/>
                                </a:lnTo>
                                <a:lnTo>
                                  <a:pt x="85" y="0"/>
                                </a:lnTo>
                                <a:lnTo>
                                  <a:pt x="68" y="3"/>
                                </a:lnTo>
                                <a:lnTo>
                                  <a:pt x="46" y="6"/>
                                </a:lnTo>
                                <a:lnTo>
                                  <a:pt x="23" y="6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1137"/>
                            <a:ext cx="1700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D0F8AF" w14:textId="77777777" w:rsidR="00DE70B6" w:rsidRDefault="00603B20">
                              <w:pPr>
                                <w:spacing w:before="211"/>
                                <w:ind w:left="75"/>
                                <w:rPr>
                                  <w:sz w:val="24"/>
                                </w:rPr>
                              </w:pPr>
                              <w:bookmarkStart w:id="598" w:name="_bookmark44"/>
                              <w:bookmarkEnd w:id="598"/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2330" y="3"/>
                            <a:ext cx="2716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AF97A1" w14:textId="77777777" w:rsidR="00DE70B6" w:rsidRDefault="00603B20">
                              <w:pPr>
                                <w:spacing w:before="188"/>
                                <w:ind w:left="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Internet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mobile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8E5FF" id="docshapegroup83" o:spid="_x0000_s1072" style="width:252.55pt;height:93pt;mso-position-horizontal-relative:char;mso-position-vertical-relative:line" coordsize="5051,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">
                <v:line id="Line 139" o:spid="_x0000_s1073" style="position:absolute;visibility:visible;mso-wrap-style:square" from="1708,1155" to="2738,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" strokeweight=".14058mm"/>
                <v:shape id="docshape84" o:spid="_x0000_s1074" style="position:absolute;left:2697;top:725;width:86;height:58;visibility:visible;mso-wrap-style:square;v-text-anchor:top" coordsize="8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" path="m,2l16,12r9,12l27,39,23,58,37,39,53,24,71,10,85,,68,3,46,6,23,6,,2xe" fillcolor="black" stroked="f">
                  <v:path arrowok="t" o:connecttype="custom" o:connectlocs="0,727;16,737;25,749;27,764;23,783;37,764;53,749;71,735;85,725;68,728;46,731;23,731;0,727" o:connectangles="0,0,0,0,0,0,0,0,0,0,0,0,0"/>
                </v:shape>
                <v:shape id="docshape85" o:spid="_x0000_s1075" type="#_x0000_t202" style="position:absolute;left:3;top:1137;width:170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" filled="f" strokeweight=".14058mm">
                  <v:textbox inset="0,0,0,0">
                    <w:txbxContent>
                      <w:p w14:paraId="71D0F8AF" w14:textId="77777777" w:rsidR="00DE70B6" w:rsidRDefault="00603B20">
                        <w:pPr>
                          <w:spacing w:before="211"/>
                          <w:ind w:left="75"/>
                          <w:rPr>
                            <w:sz w:val="24"/>
                          </w:rPr>
                        </w:pPr>
                        <w:bookmarkStart w:id="599" w:name="_bookmark44"/>
                        <w:bookmarkEnd w:id="599"/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services</w:t>
                        </w:r>
                      </w:p>
                    </w:txbxContent>
                  </v:textbox>
                </v:shape>
                <v:shape id="docshape86" o:spid="_x0000_s1076" type="#_x0000_t202" style="position:absolute;left:2330;top:3;width:271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" filled="f" strokeweight=".14058mm">
                  <v:textbox inset="0,0,0,0">
                    <w:txbxContent>
                      <w:p w14:paraId="73AF97A1" w14:textId="77777777" w:rsidR="00DE70B6" w:rsidRDefault="00603B20">
                        <w:pPr>
                          <w:spacing w:before="188"/>
                          <w:ind w:left="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mobile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03B20"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720C5574" wp14:editId="74869F26">
                <wp:extent cx="1400175" cy="455930"/>
                <wp:effectExtent l="5715" t="7620" r="13335" b="12700"/>
                <wp:docPr id="141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5D7FCF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C5574" id="docshape87" o:spid="_x0000_s1077" type="#_x0000_t202" style="width:110.2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" filled="f" strokeweight=".14058mm">
                <v:textbox inset="0,0,0,0">
                  <w:txbxContent>
                    <w:p w14:paraId="1B5D7FCF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B7AF44" w14:textId="77777777" w:rsidR="00DE70B6" w:rsidRDefault="00DE70B6">
      <w:pPr>
        <w:pStyle w:val="BodyText"/>
        <w:ind w:left="0"/>
        <w:rPr>
          <w:sz w:val="20"/>
        </w:rPr>
      </w:pPr>
    </w:p>
    <w:p w14:paraId="0FCBA051" w14:textId="45E22DD0" w:rsidR="00DE70B6" w:rsidRDefault="003076F5">
      <w:pPr>
        <w:pStyle w:val="BodyText"/>
        <w:ind w:left="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08648133" wp14:editId="591641AB">
                <wp:simplePos x="0" y="0"/>
                <wp:positionH relativeFrom="page">
                  <wp:posOffset>2759710</wp:posOffset>
                </wp:positionH>
                <wp:positionV relativeFrom="paragraph">
                  <wp:posOffset>98425</wp:posOffset>
                </wp:positionV>
                <wp:extent cx="1880870" cy="455930"/>
                <wp:effectExtent l="0" t="0" r="0" b="0"/>
                <wp:wrapTopAndBottom/>
                <wp:docPr id="140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67634E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Third-party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service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providers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48133" id="docshape88" o:spid="_x0000_s1078" type="#_x0000_t202" style="position:absolute;margin-left:217.3pt;margin-top:7.75pt;width:148.1pt;height:35.9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" filled="f" strokeweight=".14058mm">
                <v:textbox inset="0,0,0,0">
                  <w:txbxContent>
                    <w:p w14:paraId="3C67634E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Third-party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service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providers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D20A63" w14:textId="77777777" w:rsidR="00DE70B6" w:rsidRDefault="00DE70B6">
      <w:pPr>
        <w:pStyle w:val="BodyText"/>
        <w:ind w:left="0"/>
        <w:rPr>
          <w:sz w:val="8"/>
        </w:rPr>
      </w:pPr>
    </w:p>
    <w:p w14:paraId="41E52BF7" w14:textId="3BF20549" w:rsidR="00DE70B6" w:rsidRDefault="003076F5">
      <w:pPr>
        <w:pStyle w:val="BodyText"/>
        <w:spacing w:before="89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12BD41D2" wp14:editId="71253869">
                <wp:simplePos x="0" y="0"/>
                <wp:positionH relativeFrom="page">
                  <wp:posOffset>2439670</wp:posOffset>
                </wp:positionH>
                <wp:positionV relativeFrom="paragraph">
                  <wp:posOffset>-792480</wp:posOffset>
                </wp:positionV>
                <wp:extent cx="685165" cy="275590"/>
                <wp:effectExtent l="0" t="0" r="0" b="0"/>
                <wp:wrapNone/>
                <wp:docPr id="137" name="docshapegroup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165" cy="275590"/>
                          <a:chOff x="3842" y="-1248"/>
                          <a:chExt cx="1079" cy="434"/>
                        </a:xfrm>
                      </wpg:grpSpPr>
                      <wps:wsp>
                        <wps:cNvPr id="13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3846" y="-1244"/>
                            <a:ext cx="1030" cy="413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docshape90"/>
                        <wps:cNvSpPr>
                          <a:spLocks/>
                        </wps:cNvSpPr>
                        <wps:spPr bwMode="auto">
                          <a:xfrm>
                            <a:off x="4835" y="-872"/>
                            <a:ext cx="86" cy="58"/>
                          </a:xfrm>
                          <a:custGeom>
                            <a:avLst/>
                            <a:gdLst>
                              <a:gd name="T0" fmla="+- 0 4858 4835"/>
                              <a:gd name="T1" fmla="*/ T0 w 86"/>
                              <a:gd name="T2" fmla="+- 0 -871 -871"/>
                              <a:gd name="T3" fmla="*/ -871 h 58"/>
                              <a:gd name="T4" fmla="+- 0 4862 4835"/>
                              <a:gd name="T5" fmla="*/ T4 w 86"/>
                              <a:gd name="T6" fmla="+- 0 -852 -871"/>
                              <a:gd name="T7" fmla="*/ -852 h 58"/>
                              <a:gd name="T8" fmla="+- 0 4860 4835"/>
                              <a:gd name="T9" fmla="*/ T8 w 86"/>
                              <a:gd name="T10" fmla="+- 0 -838 -871"/>
                              <a:gd name="T11" fmla="*/ -838 h 58"/>
                              <a:gd name="T12" fmla="+- 0 4851 4835"/>
                              <a:gd name="T13" fmla="*/ T12 w 86"/>
                              <a:gd name="T14" fmla="+- 0 -826 -871"/>
                              <a:gd name="T15" fmla="*/ -826 h 58"/>
                              <a:gd name="T16" fmla="+- 0 4835 4835"/>
                              <a:gd name="T17" fmla="*/ T16 w 86"/>
                              <a:gd name="T18" fmla="+- 0 -816 -871"/>
                              <a:gd name="T19" fmla="*/ -816 h 58"/>
                              <a:gd name="T20" fmla="+- 0 4858 4835"/>
                              <a:gd name="T21" fmla="*/ T20 w 86"/>
                              <a:gd name="T22" fmla="+- 0 -819 -871"/>
                              <a:gd name="T23" fmla="*/ -819 h 58"/>
                              <a:gd name="T24" fmla="+- 0 4881 4835"/>
                              <a:gd name="T25" fmla="*/ T24 w 86"/>
                              <a:gd name="T26" fmla="+- 0 -819 -871"/>
                              <a:gd name="T27" fmla="*/ -819 h 58"/>
                              <a:gd name="T28" fmla="+- 0 4903 4835"/>
                              <a:gd name="T29" fmla="*/ T28 w 86"/>
                              <a:gd name="T30" fmla="+- 0 -817 -871"/>
                              <a:gd name="T31" fmla="*/ -817 h 58"/>
                              <a:gd name="T32" fmla="+- 0 4920 4835"/>
                              <a:gd name="T33" fmla="*/ T32 w 86"/>
                              <a:gd name="T34" fmla="+- 0 -814 -871"/>
                              <a:gd name="T35" fmla="*/ -814 h 58"/>
                              <a:gd name="T36" fmla="+- 0 4906 4835"/>
                              <a:gd name="T37" fmla="*/ T36 w 86"/>
                              <a:gd name="T38" fmla="+- 0 -824 -871"/>
                              <a:gd name="T39" fmla="*/ -824 h 58"/>
                              <a:gd name="T40" fmla="+- 0 4888 4835"/>
                              <a:gd name="T41" fmla="*/ T40 w 86"/>
                              <a:gd name="T42" fmla="+- 0 -837 -871"/>
                              <a:gd name="T43" fmla="*/ -837 h 58"/>
                              <a:gd name="T44" fmla="+- 0 4872 4835"/>
                              <a:gd name="T45" fmla="*/ T44 w 86"/>
                              <a:gd name="T46" fmla="+- 0 -853 -871"/>
                              <a:gd name="T47" fmla="*/ -853 h 58"/>
                              <a:gd name="T48" fmla="+- 0 4858 4835"/>
                              <a:gd name="T49" fmla="*/ T48 w 86"/>
                              <a:gd name="T50" fmla="+- 0 -871 -871"/>
                              <a:gd name="T51" fmla="*/ -871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8">
                                <a:moveTo>
                                  <a:pt x="23" y="0"/>
                                </a:moveTo>
                                <a:lnTo>
                                  <a:pt x="27" y="19"/>
                                </a:lnTo>
                                <a:lnTo>
                                  <a:pt x="25" y="33"/>
                                </a:lnTo>
                                <a:lnTo>
                                  <a:pt x="16" y="45"/>
                                </a:lnTo>
                                <a:lnTo>
                                  <a:pt x="0" y="55"/>
                                </a:lnTo>
                                <a:lnTo>
                                  <a:pt x="23" y="52"/>
                                </a:lnTo>
                                <a:lnTo>
                                  <a:pt x="46" y="52"/>
                                </a:lnTo>
                                <a:lnTo>
                                  <a:pt x="68" y="54"/>
                                </a:lnTo>
                                <a:lnTo>
                                  <a:pt x="85" y="57"/>
                                </a:lnTo>
                                <a:lnTo>
                                  <a:pt x="71" y="47"/>
                                </a:lnTo>
                                <a:lnTo>
                                  <a:pt x="53" y="34"/>
                                </a:lnTo>
                                <a:lnTo>
                                  <a:pt x="37" y="18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5F596" id="docshapegroup89" o:spid="_x0000_s1026" style="position:absolute;margin-left:192.1pt;margin-top:-62.4pt;width:53.95pt;height:21.7pt;z-index:15749120;mso-position-horizontal-relative:page" coordorigin="3842,-1248" coordsize="1079,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">
                <v:line id="Line 132" o:spid="_x0000_s1027" style="position:absolute;visibility:visible;mso-wrap-style:square" from="3846,-1244" to="4876,-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" strokeweight=".14058mm"/>
                <v:shape id="docshape90" o:spid="_x0000_s1028" style="position:absolute;left:4835;top:-872;width:86;height:58;visibility:visible;mso-wrap-style:square;v-text-anchor:top" coordsize="8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" path="m23,r4,19l25,33,16,45,,55,23,52r23,l68,54r17,3l71,47,53,34,37,18,23,xe" fillcolor="black" stroked="f">
                  <v:path arrowok="t" o:connecttype="custom" o:connectlocs="23,-871;27,-852;25,-838;16,-826;0,-816;23,-819;46,-819;68,-817;85,-814;71,-824;53,-837;37,-853;23,-871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 wp14:anchorId="0192C2ED" wp14:editId="152ED141">
                <wp:simplePos x="0" y="0"/>
                <wp:positionH relativeFrom="page">
                  <wp:posOffset>4272915</wp:posOffset>
                </wp:positionH>
                <wp:positionV relativeFrom="paragraph">
                  <wp:posOffset>-775970</wp:posOffset>
                </wp:positionV>
                <wp:extent cx="651510" cy="262255"/>
                <wp:effectExtent l="0" t="0" r="0" b="0"/>
                <wp:wrapNone/>
                <wp:docPr id="134" name="docshapegroup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" cy="262255"/>
                          <a:chOff x="6729" y="-1222"/>
                          <a:chExt cx="1026" cy="413"/>
                        </a:xfrm>
                      </wpg:grpSpPr>
                      <wps:wsp>
                        <wps:cNvPr id="13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6733" y="-814"/>
                            <a:ext cx="978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docshape92"/>
                        <wps:cNvSpPr>
                          <a:spLocks/>
                        </wps:cNvSpPr>
                        <wps:spPr bwMode="auto">
                          <a:xfrm>
                            <a:off x="7670" y="-1223"/>
                            <a:ext cx="86" cy="58"/>
                          </a:xfrm>
                          <a:custGeom>
                            <a:avLst/>
                            <a:gdLst>
                              <a:gd name="T0" fmla="+- 0 7670 7670"/>
                              <a:gd name="T1" fmla="*/ T0 w 86"/>
                              <a:gd name="T2" fmla="+- 0 -1220 -1222"/>
                              <a:gd name="T3" fmla="*/ -1220 h 58"/>
                              <a:gd name="T4" fmla="+- 0 7686 7670"/>
                              <a:gd name="T5" fmla="*/ T4 w 86"/>
                              <a:gd name="T6" fmla="+- 0 -1210 -1222"/>
                              <a:gd name="T7" fmla="*/ -1210 h 58"/>
                              <a:gd name="T8" fmla="+- 0 7695 7670"/>
                              <a:gd name="T9" fmla="*/ T8 w 86"/>
                              <a:gd name="T10" fmla="+- 0 -1198 -1222"/>
                              <a:gd name="T11" fmla="*/ -1198 h 58"/>
                              <a:gd name="T12" fmla="+- 0 7697 7670"/>
                              <a:gd name="T13" fmla="*/ T12 w 86"/>
                              <a:gd name="T14" fmla="+- 0 -1184 -1222"/>
                              <a:gd name="T15" fmla="*/ -1184 h 58"/>
                              <a:gd name="T16" fmla="+- 0 7692 7670"/>
                              <a:gd name="T17" fmla="*/ T16 w 86"/>
                              <a:gd name="T18" fmla="+- 0 -1165 -1222"/>
                              <a:gd name="T19" fmla="*/ -1165 h 58"/>
                              <a:gd name="T20" fmla="+- 0 7706 7670"/>
                              <a:gd name="T21" fmla="*/ T20 w 86"/>
                              <a:gd name="T22" fmla="+- 0 -1183 -1222"/>
                              <a:gd name="T23" fmla="*/ -1183 h 58"/>
                              <a:gd name="T24" fmla="+- 0 7723 7670"/>
                              <a:gd name="T25" fmla="*/ T24 w 86"/>
                              <a:gd name="T26" fmla="+- 0 -1199 -1222"/>
                              <a:gd name="T27" fmla="*/ -1199 h 58"/>
                              <a:gd name="T28" fmla="+- 0 7740 7670"/>
                              <a:gd name="T29" fmla="*/ T28 w 86"/>
                              <a:gd name="T30" fmla="+- 0 -1212 -1222"/>
                              <a:gd name="T31" fmla="*/ -1212 h 58"/>
                              <a:gd name="T32" fmla="+- 0 7755 7670"/>
                              <a:gd name="T33" fmla="*/ T32 w 86"/>
                              <a:gd name="T34" fmla="+- 0 -1222 -1222"/>
                              <a:gd name="T35" fmla="*/ -1222 h 58"/>
                              <a:gd name="T36" fmla="+- 0 7737 7670"/>
                              <a:gd name="T37" fmla="*/ T36 w 86"/>
                              <a:gd name="T38" fmla="+- 0 -1219 -1222"/>
                              <a:gd name="T39" fmla="*/ -1219 h 58"/>
                              <a:gd name="T40" fmla="+- 0 7716 7670"/>
                              <a:gd name="T41" fmla="*/ T40 w 86"/>
                              <a:gd name="T42" fmla="+- 0 -1217 -1222"/>
                              <a:gd name="T43" fmla="*/ -1217 h 58"/>
                              <a:gd name="T44" fmla="+- 0 7693 7670"/>
                              <a:gd name="T45" fmla="*/ T44 w 86"/>
                              <a:gd name="T46" fmla="+- 0 -1217 -1222"/>
                              <a:gd name="T47" fmla="*/ -1217 h 58"/>
                              <a:gd name="T48" fmla="+- 0 7670 7670"/>
                              <a:gd name="T49" fmla="*/ T48 w 86"/>
                              <a:gd name="T50" fmla="+- 0 -1220 -1222"/>
                              <a:gd name="T51" fmla="*/ -122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8">
                                <a:moveTo>
                                  <a:pt x="0" y="2"/>
                                </a:moveTo>
                                <a:lnTo>
                                  <a:pt x="16" y="12"/>
                                </a:lnTo>
                                <a:lnTo>
                                  <a:pt x="25" y="24"/>
                                </a:lnTo>
                                <a:lnTo>
                                  <a:pt x="27" y="38"/>
                                </a:lnTo>
                                <a:lnTo>
                                  <a:pt x="22" y="57"/>
                                </a:lnTo>
                                <a:lnTo>
                                  <a:pt x="36" y="39"/>
                                </a:lnTo>
                                <a:lnTo>
                                  <a:pt x="53" y="23"/>
                                </a:lnTo>
                                <a:lnTo>
                                  <a:pt x="70" y="10"/>
                                </a:lnTo>
                                <a:lnTo>
                                  <a:pt x="85" y="0"/>
                                </a:lnTo>
                                <a:lnTo>
                                  <a:pt x="67" y="3"/>
                                </a:lnTo>
                                <a:lnTo>
                                  <a:pt x="46" y="5"/>
                                </a:lnTo>
                                <a:lnTo>
                                  <a:pt x="23" y="5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DEC8C" id="docshapegroup91" o:spid="_x0000_s1026" style="position:absolute;margin-left:336.45pt;margin-top:-61.1pt;width:51.3pt;height:20.65pt;z-index:15750144;mso-position-horizontal-relative:page" coordorigin="6729,-1222" coordsize="1026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">
                <v:line id="Line 129" o:spid="_x0000_s1027" style="position:absolute;visibility:visible;mso-wrap-style:square" from="6733,-814" to="7711,-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" strokeweight=".14058mm"/>
                <v:shape id="docshape92" o:spid="_x0000_s1028" style="position:absolute;left:7670;top:-1223;width:86;height:58;visibility:visible;mso-wrap-style:square;v-text-anchor:top" coordsize="8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" path="m,2l16,12r9,12l27,38,22,57,36,39,53,23,70,10,85,,67,3,46,5,23,5,,2xe" fillcolor="black" stroked="f">
                  <v:path arrowok="t" o:connecttype="custom" o:connectlocs="0,-1220;16,-1210;25,-1198;27,-1184;22,-1165;36,-1183;53,-1199;70,-1212;85,-1222;67,-1219;46,-1217;23,-1217;0,-1220" o:connectangles="0,0,0,0,0,0,0,0,0,0,0,0,0"/>
                </v:shape>
                <w10:wrap anchorx="page"/>
              </v:group>
            </w:pict>
          </mc:Fallback>
        </mc:AlternateContent>
      </w:r>
      <w:r w:rsidR="00603B20">
        <w:t>Pic.</w:t>
      </w:r>
      <w:r w:rsidR="00603B20">
        <w:rPr>
          <w:spacing w:val="-5"/>
        </w:rPr>
        <w:t xml:space="preserve"> </w:t>
      </w:r>
      <w:r w:rsidR="00603B20">
        <w:t>10.</w:t>
      </w:r>
      <w:r w:rsidR="00603B20">
        <w:rPr>
          <w:spacing w:val="15"/>
        </w:rPr>
        <w:t xml:space="preserve"> </w:t>
      </w:r>
      <w:r w:rsidR="00603B20">
        <w:t>Open</w:t>
      </w:r>
      <w:r w:rsidR="00603B20">
        <w:rPr>
          <w:spacing w:val="-4"/>
        </w:rPr>
        <w:t xml:space="preserve"> </w:t>
      </w:r>
      <w:r w:rsidR="00603B20">
        <w:t>Banking</w:t>
      </w:r>
      <w:r w:rsidR="00603B20">
        <w:rPr>
          <w:spacing w:val="-4"/>
        </w:rPr>
        <w:t xml:space="preserve"> </w:t>
      </w:r>
      <w:r w:rsidR="00603B20">
        <w:t>User</w:t>
      </w:r>
      <w:r w:rsidR="00603B20">
        <w:rPr>
          <w:spacing w:val="-4"/>
        </w:rPr>
        <w:t xml:space="preserve"> </w:t>
      </w:r>
      <w:r w:rsidR="00603B20">
        <w:t>Request</w:t>
      </w:r>
      <w:r w:rsidR="00603B20">
        <w:rPr>
          <w:spacing w:val="-4"/>
        </w:rPr>
        <w:t xml:space="preserve"> </w:t>
      </w:r>
      <w:r w:rsidR="00603B20">
        <w:t>Route</w:t>
      </w:r>
    </w:p>
    <w:p w14:paraId="0FD47ED2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6611FAD4" w14:textId="77777777" w:rsidR="00DE70B6" w:rsidRDefault="00DE70B6">
      <w:pPr>
        <w:pStyle w:val="BodyText"/>
        <w:ind w:left="0"/>
        <w:rPr>
          <w:sz w:val="20"/>
        </w:rPr>
      </w:pPr>
    </w:p>
    <w:p w14:paraId="5AD08E3A" w14:textId="77777777" w:rsidR="00DE70B6" w:rsidRDefault="00DE70B6">
      <w:pPr>
        <w:pStyle w:val="BodyText"/>
        <w:ind w:left="0"/>
        <w:rPr>
          <w:sz w:val="20"/>
        </w:rPr>
      </w:pPr>
    </w:p>
    <w:p w14:paraId="0DED208A" w14:textId="77777777" w:rsidR="00DE70B6" w:rsidRDefault="00DE70B6">
      <w:pPr>
        <w:pStyle w:val="BodyText"/>
        <w:ind w:left="0"/>
        <w:rPr>
          <w:sz w:val="20"/>
        </w:rPr>
      </w:pPr>
    </w:p>
    <w:p w14:paraId="5D05FCF6" w14:textId="77777777" w:rsidR="00DE70B6" w:rsidRDefault="00DE70B6">
      <w:pPr>
        <w:pStyle w:val="BodyText"/>
        <w:ind w:left="0"/>
        <w:rPr>
          <w:sz w:val="20"/>
        </w:rPr>
      </w:pPr>
    </w:p>
    <w:p w14:paraId="49C6575D" w14:textId="77777777" w:rsidR="00DE70B6" w:rsidRDefault="00DE70B6">
      <w:pPr>
        <w:pStyle w:val="BodyText"/>
        <w:ind w:left="0"/>
        <w:rPr>
          <w:sz w:val="20"/>
        </w:rPr>
      </w:pPr>
    </w:p>
    <w:p w14:paraId="59125723" w14:textId="77777777" w:rsidR="00DE70B6" w:rsidRDefault="00DE70B6">
      <w:pPr>
        <w:pStyle w:val="BodyText"/>
        <w:ind w:left="0"/>
        <w:rPr>
          <w:sz w:val="20"/>
        </w:rPr>
      </w:pPr>
    </w:p>
    <w:p w14:paraId="2FA5B714" w14:textId="77777777" w:rsidR="00DE70B6" w:rsidRDefault="00DE70B6">
      <w:pPr>
        <w:pStyle w:val="BodyText"/>
        <w:ind w:left="0"/>
        <w:rPr>
          <w:sz w:val="20"/>
        </w:rPr>
      </w:pPr>
    </w:p>
    <w:p w14:paraId="036D3A2F" w14:textId="77777777" w:rsidR="00DE70B6" w:rsidRDefault="00DE70B6">
      <w:pPr>
        <w:pStyle w:val="BodyText"/>
        <w:ind w:left="0"/>
        <w:rPr>
          <w:sz w:val="20"/>
        </w:rPr>
      </w:pPr>
    </w:p>
    <w:p w14:paraId="105DCE3B" w14:textId="77777777" w:rsidR="00DE70B6" w:rsidRDefault="00DE70B6">
      <w:pPr>
        <w:pStyle w:val="BodyText"/>
        <w:ind w:left="0"/>
        <w:rPr>
          <w:sz w:val="20"/>
        </w:rPr>
      </w:pPr>
    </w:p>
    <w:p w14:paraId="79BD66E7" w14:textId="77777777" w:rsidR="00DE70B6" w:rsidRDefault="00DE70B6">
      <w:pPr>
        <w:pStyle w:val="BodyText"/>
        <w:ind w:left="0"/>
        <w:rPr>
          <w:sz w:val="20"/>
        </w:rPr>
      </w:pPr>
    </w:p>
    <w:p w14:paraId="722191F8" w14:textId="77777777" w:rsidR="00DE70B6" w:rsidRDefault="00DE70B6">
      <w:pPr>
        <w:pStyle w:val="BodyText"/>
        <w:ind w:left="0"/>
        <w:rPr>
          <w:sz w:val="20"/>
        </w:rPr>
      </w:pPr>
    </w:p>
    <w:p w14:paraId="0CE9C039" w14:textId="77777777" w:rsidR="00DE70B6" w:rsidRDefault="00DE70B6">
      <w:pPr>
        <w:pStyle w:val="BodyText"/>
        <w:ind w:left="0"/>
        <w:rPr>
          <w:sz w:val="20"/>
        </w:rPr>
      </w:pPr>
    </w:p>
    <w:p w14:paraId="7E7FF82F" w14:textId="77777777" w:rsidR="00DE70B6" w:rsidRDefault="00DE70B6">
      <w:pPr>
        <w:pStyle w:val="BodyText"/>
        <w:ind w:left="0"/>
        <w:rPr>
          <w:sz w:val="20"/>
        </w:rPr>
      </w:pPr>
    </w:p>
    <w:p w14:paraId="0E612D18" w14:textId="54787E94" w:rsidR="00DE70B6" w:rsidRDefault="003076F5">
      <w:pPr>
        <w:pStyle w:val="BodyText"/>
        <w:spacing w:before="3"/>
        <w:ind w:left="0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764CA2F6" wp14:editId="39D8FD41">
                <wp:simplePos x="0" y="0"/>
                <wp:positionH relativeFrom="page">
                  <wp:posOffset>1047115</wp:posOffset>
                </wp:positionH>
                <wp:positionV relativeFrom="paragraph">
                  <wp:posOffset>200025</wp:posOffset>
                </wp:positionV>
                <wp:extent cx="3701415" cy="1181100"/>
                <wp:effectExtent l="0" t="0" r="0" b="0"/>
                <wp:wrapTopAndBottom/>
                <wp:docPr id="128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1415" cy="1181100"/>
                          <a:chOff x="1649" y="315"/>
                          <a:chExt cx="5829" cy="1860"/>
                        </a:xfrm>
                      </wpg:grpSpPr>
                      <wps:wsp>
                        <wps:cNvPr id="12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3356" y="1509"/>
                            <a:ext cx="1277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docshape94"/>
                        <wps:cNvSpPr>
                          <a:spLocks/>
                        </wps:cNvSpPr>
                        <wps:spPr bwMode="auto">
                          <a:xfrm>
                            <a:off x="4593" y="1039"/>
                            <a:ext cx="86" cy="57"/>
                          </a:xfrm>
                          <a:custGeom>
                            <a:avLst/>
                            <a:gdLst>
                              <a:gd name="T0" fmla="+- 0 4593 4593"/>
                              <a:gd name="T1" fmla="*/ T0 w 86"/>
                              <a:gd name="T2" fmla="+- 0 1039 1039"/>
                              <a:gd name="T3" fmla="*/ 1039 h 57"/>
                              <a:gd name="T4" fmla="+- 0 4609 4593"/>
                              <a:gd name="T5" fmla="*/ T4 w 86"/>
                              <a:gd name="T6" fmla="+- 0 1050 1039"/>
                              <a:gd name="T7" fmla="*/ 1050 h 57"/>
                              <a:gd name="T8" fmla="+- 0 4617 4593"/>
                              <a:gd name="T9" fmla="*/ T8 w 86"/>
                              <a:gd name="T10" fmla="+- 0 1062 1039"/>
                              <a:gd name="T11" fmla="*/ 1062 h 57"/>
                              <a:gd name="T12" fmla="+- 0 4618 4593"/>
                              <a:gd name="T13" fmla="*/ T12 w 86"/>
                              <a:gd name="T14" fmla="+- 0 1077 1039"/>
                              <a:gd name="T15" fmla="*/ 1077 h 57"/>
                              <a:gd name="T16" fmla="+- 0 4613 4593"/>
                              <a:gd name="T17" fmla="*/ T16 w 86"/>
                              <a:gd name="T18" fmla="+- 0 1096 1039"/>
                              <a:gd name="T19" fmla="*/ 1096 h 57"/>
                              <a:gd name="T20" fmla="+- 0 4628 4593"/>
                              <a:gd name="T21" fmla="*/ T20 w 86"/>
                              <a:gd name="T22" fmla="+- 0 1078 1039"/>
                              <a:gd name="T23" fmla="*/ 1078 h 57"/>
                              <a:gd name="T24" fmla="+- 0 4645 4593"/>
                              <a:gd name="T25" fmla="*/ T24 w 86"/>
                              <a:gd name="T26" fmla="+- 0 1063 1039"/>
                              <a:gd name="T27" fmla="*/ 1063 h 57"/>
                              <a:gd name="T28" fmla="+- 0 4663 4593"/>
                              <a:gd name="T29" fmla="*/ T28 w 86"/>
                              <a:gd name="T30" fmla="+- 0 1050 1039"/>
                              <a:gd name="T31" fmla="*/ 1050 h 57"/>
                              <a:gd name="T32" fmla="+- 0 4678 4593"/>
                              <a:gd name="T33" fmla="*/ T32 w 86"/>
                              <a:gd name="T34" fmla="+- 0 1041 1039"/>
                              <a:gd name="T35" fmla="*/ 1041 h 57"/>
                              <a:gd name="T36" fmla="+- 0 4660 4593"/>
                              <a:gd name="T37" fmla="*/ T36 w 86"/>
                              <a:gd name="T38" fmla="+- 0 1043 1039"/>
                              <a:gd name="T39" fmla="*/ 1043 h 57"/>
                              <a:gd name="T40" fmla="+- 0 4639 4593"/>
                              <a:gd name="T41" fmla="*/ T40 w 86"/>
                              <a:gd name="T42" fmla="+- 0 1044 1039"/>
                              <a:gd name="T43" fmla="*/ 1044 h 57"/>
                              <a:gd name="T44" fmla="+- 0 4616 4593"/>
                              <a:gd name="T45" fmla="*/ T44 w 86"/>
                              <a:gd name="T46" fmla="+- 0 1044 1039"/>
                              <a:gd name="T47" fmla="*/ 1044 h 57"/>
                              <a:gd name="T48" fmla="+- 0 4593 4593"/>
                              <a:gd name="T49" fmla="*/ T48 w 86"/>
                              <a:gd name="T50" fmla="+- 0 1039 1039"/>
                              <a:gd name="T51" fmla="*/ 1039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7">
                                <a:moveTo>
                                  <a:pt x="0" y="0"/>
                                </a:moveTo>
                                <a:lnTo>
                                  <a:pt x="16" y="11"/>
                                </a:lnTo>
                                <a:lnTo>
                                  <a:pt x="24" y="23"/>
                                </a:lnTo>
                                <a:lnTo>
                                  <a:pt x="25" y="38"/>
                                </a:lnTo>
                                <a:lnTo>
                                  <a:pt x="20" y="57"/>
                                </a:lnTo>
                                <a:lnTo>
                                  <a:pt x="35" y="39"/>
                                </a:lnTo>
                                <a:lnTo>
                                  <a:pt x="52" y="24"/>
                                </a:lnTo>
                                <a:lnTo>
                                  <a:pt x="70" y="11"/>
                                </a:lnTo>
                                <a:lnTo>
                                  <a:pt x="85" y="2"/>
                                </a:lnTo>
                                <a:lnTo>
                                  <a:pt x="67" y="4"/>
                                </a:lnTo>
                                <a:lnTo>
                                  <a:pt x="46" y="5"/>
                                </a:lnTo>
                                <a:lnTo>
                                  <a:pt x="23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95"/>
                        <wps:cNvSpPr txBox="1">
                          <a:spLocks noChangeArrowheads="1"/>
                        </wps:cNvSpPr>
                        <wps:spPr bwMode="auto">
                          <a:xfrm>
                            <a:off x="3927" y="1453"/>
                            <a:ext cx="3546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E34DDF" w14:textId="77777777" w:rsidR="00DE70B6" w:rsidRDefault="00603B20">
                              <w:pPr>
                                <w:spacing w:before="188"/>
                                <w:ind w:left="75"/>
                                <w:rPr>
                                  <w:sz w:val="24"/>
                                </w:rPr>
                              </w:pPr>
                              <w:bookmarkStart w:id="600" w:name="_bookmark45"/>
                              <w:bookmarkEnd w:id="600"/>
                              <w:r>
                                <w:rPr>
                                  <w:sz w:val="24"/>
                                </w:rPr>
                                <w:t>Third-party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conversational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96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1453"/>
                            <a:ext cx="1700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3755FB" w14:textId="77777777" w:rsidR="00DE70B6" w:rsidRDefault="00603B20">
                              <w:pPr>
                                <w:spacing w:before="211"/>
                                <w:ind w:left="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97"/>
                        <wps:cNvSpPr txBox="1">
                          <a:spLocks noChangeArrowheads="1"/>
                        </wps:cNvSpPr>
                        <wps:spPr bwMode="auto">
                          <a:xfrm>
                            <a:off x="4342" y="319"/>
                            <a:ext cx="2716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35356E" w14:textId="77777777" w:rsidR="00DE70B6" w:rsidRDefault="00603B20">
                              <w:pPr>
                                <w:spacing w:before="188"/>
                                <w:ind w:left="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Internet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mobile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CA2F6" id="docshapegroup93" o:spid="_x0000_s1079" style="position:absolute;margin-left:82.45pt;margin-top:15.75pt;width:291.45pt;height:93pt;z-index:-15709696;mso-wrap-distance-left:0;mso-wrap-distance-right:0;mso-position-horizontal-relative:page;mso-position-vertical-relative:text" coordorigin="1649,315" coordsize="5829,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">
                <v:line id="Line 126" o:spid="_x0000_s1080" style="position:absolute;visibility:visible;mso-wrap-style:square" from="3356,1509" to="4633,1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" strokeweight=".14058mm"/>
                <v:shape id="docshape94" o:spid="_x0000_s1081" style="position:absolute;left:4593;top:1039;width:86;height:57;visibility:visible;mso-wrap-style:square;v-text-anchor:top" coordsize="8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" path="m,l16,11r8,12l25,38,20,57,35,39,52,24,70,11,85,2,67,4,46,5,23,5,,xe" fillcolor="black" stroked="f">
                  <v:path arrowok="t" o:connecttype="custom" o:connectlocs="0,1039;16,1050;24,1062;25,1077;20,1096;35,1078;52,1063;70,1050;85,1041;67,1043;46,1044;23,1044;0,1039" o:connectangles="0,0,0,0,0,0,0,0,0,0,0,0,0"/>
                </v:shape>
                <v:shape id="docshape95" o:spid="_x0000_s1082" type="#_x0000_t202" style="position:absolute;left:3927;top:1453;width:354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" filled="f" strokeweight=".14058mm">
                  <v:textbox inset="0,0,0,0">
                    <w:txbxContent>
                      <w:p w14:paraId="32E34DDF" w14:textId="77777777" w:rsidR="00DE70B6" w:rsidRDefault="00603B20">
                        <w:pPr>
                          <w:spacing w:before="188"/>
                          <w:ind w:left="75"/>
                          <w:rPr>
                            <w:sz w:val="24"/>
                          </w:rPr>
                        </w:pPr>
                        <w:bookmarkStart w:id="601" w:name="_bookmark45"/>
                        <w:bookmarkEnd w:id="601"/>
                        <w:r>
                          <w:rPr>
                            <w:sz w:val="24"/>
                          </w:rPr>
                          <w:t>Third-party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conversational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banking</w:t>
                        </w:r>
                      </w:p>
                    </w:txbxContent>
                  </v:textbox>
                </v:shape>
                <v:shape id="docshape96" o:spid="_x0000_s1083" type="#_x0000_t202" style="position:absolute;left:1652;top:1453;width:170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" filled="f" strokeweight=".14058mm">
                  <v:textbox inset="0,0,0,0">
                    <w:txbxContent>
                      <w:p w14:paraId="0C3755FB" w14:textId="77777777" w:rsidR="00DE70B6" w:rsidRDefault="00603B20">
                        <w:pPr>
                          <w:spacing w:before="211"/>
                          <w:ind w:left="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services</w:t>
                        </w:r>
                      </w:p>
                    </w:txbxContent>
                  </v:textbox>
                </v:shape>
                <v:shape id="docshape97" o:spid="_x0000_s1084" type="#_x0000_t202" style="position:absolute;left:4342;top:319;width:271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" filled="f" strokeweight=".14058mm">
                  <v:textbox inset="0,0,0,0">
                    <w:txbxContent>
                      <w:p w14:paraId="5035356E" w14:textId="77777777" w:rsidR="00DE70B6" w:rsidRDefault="00603B20">
                        <w:pPr>
                          <w:spacing w:before="188"/>
                          <w:ind w:left="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mobile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banking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75149F4A" wp14:editId="0FD5AFFD">
                <wp:simplePos x="0" y="0"/>
                <wp:positionH relativeFrom="page">
                  <wp:posOffset>5110480</wp:posOffset>
                </wp:positionH>
                <wp:positionV relativeFrom="paragraph">
                  <wp:posOffset>922655</wp:posOffset>
                </wp:positionV>
                <wp:extent cx="1400175" cy="455930"/>
                <wp:effectExtent l="0" t="0" r="0" b="0"/>
                <wp:wrapTopAndBottom/>
                <wp:docPr id="127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1716A2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49F4A" id="docshape98" o:spid="_x0000_s1085" type="#_x0000_t202" style="position:absolute;margin-left:402.4pt;margin-top:72.65pt;width:110.25pt;height:35.9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" filled="f" strokeweight=".14058mm">
                <v:textbox inset="0,0,0,0">
                  <w:txbxContent>
                    <w:p w14:paraId="1B1716A2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0BBBAC" w14:textId="77777777" w:rsidR="00DE70B6" w:rsidRDefault="00DE70B6">
      <w:pPr>
        <w:pStyle w:val="BodyText"/>
        <w:ind w:left="0"/>
        <w:rPr>
          <w:sz w:val="20"/>
        </w:rPr>
      </w:pPr>
    </w:p>
    <w:p w14:paraId="7A2B9A09" w14:textId="78D4389A" w:rsidR="00DE70B6" w:rsidRDefault="003076F5">
      <w:pPr>
        <w:pStyle w:val="BodyText"/>
        <w:spacing w:before="5"/>
        <w:ind w:left="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332FE33A" wp14:editId="087B2F5A">
                <wp:simplePos x="0" y="0"/>
                <wp:positionH relativeFrom="page">
                  <wp:posOffset>2679700</wp:posOffset>
                </wp:positionH>
                <wp:positionV relativeFrom="paragraph">
                  <wp:posOffset>116205</wp:posOffset>
                </wp:positionV>
                <wp:extent cx="1880870" cy="455930"/>
                <wp:effectExtent l="0" t="0" r="0" b="0"/>
                <wp:wrapTopAndBottom/>
                <wp:docPr id="126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87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1F3EE5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Third-party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service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providers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FE33A" id="docshape99" o:spid="_x0000_s1086" type="#_x0000_t202" style="position:absolute;margin-left:211pt;margin-top:9.15pt;width:148.1pt;height:35.9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" filled="f" strokeweight=".14058mm">
                <v:textbox inset="0,0,0,0">
                  <w:txbxContent>
                    <w:p w14:paraId="2F1F3EE5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Third-party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service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providers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C14254" w14:textId="77777777" w:rsidR="00DE70B6" w:rsidRDefault="00DE70B6">
      <w:pPr>
        <w:pStyle w:val="BodyText"/>
        <w:ind w:left="0"/>
        <w:rPr>
          <w:sz w:val="8"/>
        </w:rPr>
      </w:pPr>
    </w:p>
    <w:p w14:paraId="121A827C" w14:textId="2A8DCEC0" w:rsidR="00DE70B6" w:rsidRDefault="003076F5">
      <w:pPr>
        <w:pStyle w:val="BodyText"/>
        <w:spacing w:before="89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 wp14:anchorId="4F2CFFF6" wp14:editId="4B522CCF">
                <wp:simplePos x="0" y="0"/>
                <wp:positionH relativeFrom="page">
                  <wp:posOffset>2131060</wp:posOffset>
                </wp:positionH>
                <wp:positionV relativeFrom="paragraph">
                  <wp:posOffset>-1025525</wp:posOffset>
                </wp:positionV>
                <wp:extent cx="360045" cy="38100"/>
                <wp:effectExtent l="0" t="0" r="0" b="0"/>
                <wp:wrapNone/>
                <wp:docPr id="123" name="docshapegroup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3356" y="-1615"/>
                          <a:chExt cx="567" cy="60"/>
                        </a:xfrm>
                      </wpg:grpSpPr>
                      <wps:wsp>
                        <wps:cNvPr id="124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3356" y="-1585"/>
                            <a:ext cx="52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docshape101"/>
                        <wps:cNvSpPr>
                          <a:spLocks/>
                        </wps:cNvSpPr>
                        <wps:spPr bwMode="auto">
                          <a:xfrm>
                            <a:off x="3843" y="-1615"/>
                            <a:ext cx="80" cy="60"/>
                          </a:xfrm>
                          <a:custGeom>
                            <a:avLst/>
                            <a:gdLst>
                              <a:gd name="T0" fmla="+- 0 3844 3844"/>
                              <a:gd name="T1" fmla="*/ T0 w 80"/>
                              <a:gd name="T2" fmla="+- 0 -1615 -1615"/>
                              <a:gd name="T3" fmla="*/ -1615 h 60"/>
                              <a:gd name="T4" fmla="+- 0 3855 3844"/>
                              <a:gd name="T5" fmla="*/ T4 w 80"/>
                              <a:gd name="T6" fmla="+- 0 -1599 -1615"/>
                              <a:gd name="T7" fmla="*/ -1599 h 60"/>
                              <a:gd name="T8" fmla="+- 0 3859 3844"/>
                              <a:gd name="T9" fmla="*/ T8 w 80"/>
                              <a:gd name="T10" fmla="+- 0 -1585 -1615"/>
                              <a:gd name="T11" fmla="*/ -1585 h 60"/>
                              <a:gd name="T12" fmla="+- 0 3855 3844"/>
                              <a:gd name="T13" fmla="*/ T12 w 80"/>
                              <a:gd name="T14" fmla="+- 0 -1571 -1615"/>
                              <a:gd name="T15" fmla="*/ -1571 h 60"/>
                              <a:gd name="T16" fmla="+- 0 3844 3844"/>
                              <a:gd name="T17" fmla="*/ T16 w 80"/>
                              <a:gd name="T18" fmla="+- 0 -1555 -1615"/>
                              <a:gd name="T19" fmla="*/ -1555 h 60"/>
                              <a:gd name="T20" fmla="+- 0 3863 3844"/>
                              <a:gd name="T21" fmla="*/ T20 w 80"/>
                              <a:gd name="T22" fmla="+- 0 -1567 -1615"/>
                              <a:gd name="T23" fmla="*/ -1567 h 60"/>
                              <a:gd name="T24" fmla="+- 0 3885 3844"/>
                              <a:gd name="T25" fmla="*/ T24 w 80"/>
                              <a:gd name="T26" fmla="+- 0 -1575 -1615"/>
                              <a:gd name="T27" fmla="*/ -1575 h 60"/>
                              <a:gd name="T28" fmla="+- 0 3906 3844"/>
                              <a:gd name="T29" fmla="*/ T28 w 80"/>
                              <a:gd name="T30" fmla="+- 0 -1581 -1615"/>
                              <a:gd name="T31" fmla="*/ -1581 h 60"/>
                              <a:gd name="T32" fmla="+- 0 3923 3844"/>
                              <a:gd name="T33" fmla="*/ T32 w 80"/>
                              <a:gd name="T34" fmla="+- 0 -1585 -1615"/>
                              <a:gd name="T35" fmla="*/ -1585 h 60"/>
                              <a:gd name="T36" fmla="+- 0 3906 3844"/>
                              <a:gd name="T37" fmla="*/ T36 w 80"/>
                              <a:gd name="T38" fmla="+- 0 -1589 -1615"/>
                              <a:gd name="T39" fmla="*/ -1589 h 60"/>
                              <a:gd name="T40" fmla="+- 0 3885 3844"/>
                              <a:gd name="T41" fmla="*/ T40 w 80"/>
                              <a:gd name="T42" fmla="+- 0 -1595 -1615"/>
                              <a:gd name="T43" fmla="*/ -1595 h 60"/>
                              <a:gd name="T44" fmla="+- 0 3863 3844"/>
                              <a:gd name="T45" fmla="*/ T44 w 80"/>
                              <a:gd name="T46" fmla="+- 0 -1603 -1615"/>
                              <a:gd name="T47" fmla="*/ -1603 h 60"/>
                              <a:gd name="T48" fmla="+- 0 3844 3844"/>
                              <a:gd name="T49" fmla="*/ T48 w 80"/>
                              <a:gd name="T50" fmla="+- 0 -1615 -1615"/>
                              <a:gd name="T51" fmla="*/ -161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5" y="30"/>
                                </a:lnTo>
                                <a:lnTo>
                                  <a:pt x="11" y="44"/>
                                </a:lnTo>
                                <a:lnTo>
                                  <a:pt x="0" y="60"/>
                                </a:lnTo>
                                <a:lnTo>
                                  <a:pt x="19" y="48"/>
                                </a:lnTo>
                                <a:lnTo>
                                  <a:pt x="41" y="40"/>
                                </a:lnTo>
                                <a:lnTo>
                                  <a:pt x="62" y="34"/>
                                </a:lnTo>
                                <a:lnTo>
                                  <a:pt x="79" y="30"/>
                                </a:lnTo>
                                <a:lnTo>
                                  <a:pt x="62" y="26"/>
                                </a:lnTo>
                                <a:lnTo>
                                  <a:pt x="41" y="20"/>
                                </a:lnTo>
                                <a:lnTo>
                                  <a:pt x="19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5094E" id="docshapegroup100" o:spid="_x0000_s1026" style="position:absolute;margin-left:167.8pt;margin-top:-80.75pt;width:28.35pt;height:3pt;z-index:15750656;mso-position-horizontal-relative:page" coordorigin="3356,-1615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">
                <v:line id="Line 118" o:spid="_x0000_s1027" style="position:absolute;visibility:visible;mso-wrap-style:square" from="3356,-1585" to="3876,-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" strokeweight=".14058mm"/>
                <v:shape id="docshape101" o:spid="_x0000_s1028" style="position:absolute;left:3843;top:-1615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" path="m,l11,16r4,14l11,44,,60,19,48,41,40,62,34,79,30,62,26,41,20,19,12,,xe" fillcolor="black" stroked="f">
                  <v:path arrowok="t" o:connecttype="custom" o:connectlocs="0,-1615;11,-1599;15,-1585;11,-1571;0,-1555;19,-1567;41,-1575;62,-1581;79,-1585;62,-1589;41,-1595;19,-1603;0,-1615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87008" behindDoc="1" locked="0" layoutInCell="1" allowOverlap="1" wp14:anchorId="0C645CAF" wp14:editId="7B1333F4">
                <wp:simplePos x="0" y="0"/>
                <wp:positionH relativeFrom="page">
                  <wp:posOffset>2128520</wp:posOffset>
                </wp:positionH>
                <wp:positionV relativeFrom="paragraph">
                  <wp:posOffset>-816610</wp:posOffset>
                </wp:positionV>
                <wp:extent cx="842010" cy="301625"/>
                <wp:effectExtent l="0" t="0" r="0" b="0"/>
                <wp:wrapNone/>
                <wp:docPr id="120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2010" cy="301625"/>
                          <a:chOff x="3352" y="-1286"/>
                          <a:chExt cx="1326" cy="475"/>
                        </a:xfrm>
                      </wpg:grpSpPr>
                      <wps:wsp>
                        <wps:cNvPr id="12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356" y="-1282"/>
                            <a:ext cx="1277" cy="452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docshape103"/>
                        <wps:cNvSpPr>
                          <a:spLocks/>
                        </wps:cNvSpPr>
                        <wps:spPr bwMode="auto">
                          <a:xfrm>
                            <a:off x="4593" y="-869"/>
                            <a:ext cx="86" cy="57"/>
                          </a:xfrm>
                          <a:custGeom>
                            <a:avLst/>
                            <a:gdLst>
                              <a:gd name="T0" fmla="+- 0 4613 4593"/>
                              <a:gd name="T1" fmla="*/ T0 w 86"/>
                              <a:gd name="T2" fmla="+- 0 -869 -869"/>
                              <a:gd name="T3" fmla="*/ -869 h 57"/>
                              <a:gd name="T4" fmla="+- 0 4618 4593"/>
                              <a:gd name="T5" fmla="*/ T4 w 86"/>
                              <a:gd name="T6" fmla="+- 0 -850 -869"/>
                              <a:gd name="T7" fmla="*/ -850 h 57"/>
                              <a:gd name="T8" fmla="+- 0 4617 4593"/>
                              <a:gd name="T9" fmla="*/ T8 w 86"/>
                              <a:gd name="T10" fmla="+- 0 -835 -869"/>
                              <a:gd name="T11" fmla="*/ -835 h 57"/>
                              <a:gd name="T12" fmla="+- 0 4609 4593"/>
                              <a:gd name="T13" fmla="*/ T12 w 86"/>
                              <a:gd name="T14" fmla="+- 0 -823 -869"/>
                              <a:gd name="T15" fmla="*/ -823 h 57"/>
                              <a:gd name="T16" fmla="+- 0 4593 4593"/>
                              <a:gd name="T17" fmla="*/ T16 w 86"/>
                              <a:gd name="T18" fmla="+- 0 -812 -869"/>
                              <a:gd name="T19" fmla="*/ -812 h 57"/>
                              <a:gd name="T20" fmla="+- 0 4616 4593"/>
                              <a:gd name="T21" fmla="*/ T20 w 86"/>
                              <a:gd name="T22" fmla="+- 0 -817 -869"/>
                              <a:gd name="T23" fmla="*/ -817 h 57"/>
                              <a:gd name="T24" fmla="+- 0 4639 4593"/>
                              <a:gd name="T25" fmla="*/ T24 w 86"/>
                              <a:gd name="T26" fmla="+- 0 -817 -869"/>
                              <a:gd name="T27" fmla="*/ -817 h 57"/>
                              <a:gd name="T28" fmla="+- 0 4660 4593"/>
                              <a:gd name="T29" fmla="*/ T28 w 86"/>
                              <a:gd name="T30" fmla="+- 0 -816 -869"/>
                              <a:gd name="T31" fmla="*/ -816 h 57"/>
                              <a:gd name="T32" fmla="+- 0 4678 4593"/>
                              <a:gd name="T33" fmla="*/ T32 w 86"/>
                              <a:gd name="T34" fmla="+- 0 -814 -869"/>
                              <a:gd name="T35" fmla="*/ -814 h 57"/>
                              <a:gd name="T36" fmla="+- 0 4663 4593"/>
                              <a:gd name="T37" fmla="*/ T36 w 86"/>
                              <a:gd name="T38" fmla="+- 0 -823 -869"/>
                              <a:gd name="T39" fmla="*/ -823 h 57"/>
                              <a:gd name="T40" fmla="+- 0 4645 4593"/>
                              <a:gd name="T41" fmla="*/ T40 w 86"/>
                              <a:gd name="T42" fmla="+- 0 -836 -869"/>
                              <a:gd name="T43" fmla="*/ -836 h 57"/>
                              <a:gd name="T44" fmla="+- 0 4628 4593"/>
                              <a:gd name="T45" fmla="*/ T44 w 86"/>
                              <a:gd name="T46" fmla="+- 0 -851 -869"/>
                              <a:gd name="T47" fmla="*/ -851 h 57"/>
                              <a:gd name="T48" fmla="+- 0 4613 4593"/>
                              <a:gd name="T49" fmla="*/ T48 w 86"/>
                              <a:gd name="T50" fmla="+- 0 -869 -869"/>
                              <a:gd name="T51" fmla="*/ -869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7">
                                <a:moveTo>
                                  <a:pt x="20" y="0"/>
                                </a:moveTo>
                                <a:lnTo>
                                  <a:pt x="25" y="19"/>
                                </a:lnTo>
                                <a:lnTo>
                                  <a:pt x="24" y="34"/>
                                </a:lnTo>
                                <a:lnTo>
                                  <a:pt x="16" y="46"/>
                                </a:lnTo>
                                <a:lnTo>
                                  <a:pt x="0" y="57"/>
                                </a:lnTo>
                                <a:lnTo>
                                  <a:pt x="23" y="52"/>
                                </a:lnTo>
                                <a:lnTo>
                                  <a:pt x="46" y="52"/>
                                </a:lnTo>
                                <a:lnTo>
                                  <a:pt x="67" y="53"/>
                                </a:lnTo>
                                <a:lnTo>
                                  <a:pt x="85" y="55"/>
                                </a:lnTo>
                                <a:lnTo>
                                  <a:pt x="70" y="46"/>
                                </a:lnTo>
                                <a:lnTo>
                                  <a:pt x="52" y="33"/>
                                </a:lnTo>
                                <a:lnTo>
                                  <a:pt x="35" y="18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842A2" id="docshapegroup102" o:spid="_x0000_s1026" style="position:absolute;margin-left:167.6pt;margin-top:-64.3pt;width:66.3pt;height:23.75pt;z-index:-17129472;mso-position-horizontal-relative:page" coordorigin="3352,-1286" coordsize="1326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">
                <v:line id="Line 115" o:spid="_x0000_s1027" style="position:absolute;visibility:visible;mso-wrap-style:square" from="3356,-1282" to="4633,-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" strokeweight=".14058mm"/>
                <v:shape id="docshape103" o:spid="_x0000_s1028" style="position:absolute;left:4593;top:-869;width:86;height:57;visibility:visible;mso-wrap-style:square;v-text-anchor:top" coordsize="8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" path="m20,r5,19l24,34,16,46,,57,23,52r23,l67,53r18,2l70,46,52,33,35,18,20,xe" fillcolor="black" stroked="f">
                  <v:path arrowok="t" o:connecttype="custom" o:connectlocs="20,-869;25,-850;24,-835;16,-823;0,-812;23,-817;46,-817;67,-816;85,-814;70,-823;52,-836;35,-851;20,-86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 wp14:anchorId="014450AA" wp14:editId="3CD62CA2">
                <wp:simplePos x="0" y="0"/>
                <wp:positionH relativeFrom="page">
                  <wp:posOffset>4747895</wp:posOffset>
                </wp:positionH>
                <wp:positionV relativeFrom="paragraph">
                  <wp:posOffset>-1025525</wp:posOffset>
                </wp:positionV>
                <wp:extent cx="360045" cy="38100"/>
                <wp:effectExtent l="0" t="0" r="0" b="0"/>
                <wp:wrapNone/>
                <wp:docPr id="117" name="docshapegroup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7477" y="-1615"/>
                          <a:chExt cx="567" cy="60"/>
                        </a:xfrm>
                      </wpg:grpSpPr>
                      <wps:wsp>
                        <wps:cNvPr id="11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7477" y="-1585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docshape105"/>
                        <wps:cNvSpPr>
                          <a:spLocks/>
                        </wps:cNvSpPr>
                        <wps:spPr bwMode="auto">
                          <a:xfrm>
                            <a:off x="7964" y="-1615"/>
                            <a:ext cx="80" cy="60"/>
                          </a:xfrm>
                          <a:custGeom>
                            <a:avLst/>
                            <a:gdLst>
                              <a:gd name="T0" fmla="+- 0 7964 7964"/>
                              <a:gd name="T1" fmla="*/ T0 w 80"/>
                              <a:gd name="T2" fmla="+- 0 -1615 -1615"/>
                              <a:gd name="T3" fmla="*/ -1615 h 60"/>
                              <a:gd name="T4" fmla="+- 0 7975 7964"/>
                              <a:gd name="T5" fmla="*/ T4 w 80"/>
                              <a:gd name="T6" fmla="+- 0 -1599 -1615"/>
                              <a:gd name="T7" fmla="*/ -1599 h 60"/>
                              <a:gd name="T8" fmla="+- 0 7979 7964"/>
                              <a:gd name="T9" fmla="*/ T8 w 80"/>
                              <a:gd name="T10" fmla="+- 0 -1585 -1615"/>
                              <a:gd name="T11" fmla="*/ -1585 h 60"/>
                              <a:gd name="T12" fmla="+- 0 7975 7964"/>
                              <a:gd name="T13" fmla="*/ T12 w 80"/>
                              <a:gd name="T14" fmla="+- 0 -1571 -1615"/>
                              <a:gd name="T15" fmla="*/ -1571 h 60"/>
                              <a:gd name="T16" fmla="+- 0 7964 7964"/>
                              <a:gd name="T17" fmla="*/ T16 w 80"/>
                              <a:gd name="T18" fmla="+- 0 -1555 -1615"/>
                              <a:gd name="T19" fmla="*/ -1555 h 60"/>
                              <a:gd name="T20" fmla="+- 0 7984 7964"/>
                              <a:gd name="T21" fmla="*/ T20 w 80"/>
                              <a:gd name="T22" fmla="+- 0 -1567 -1615"/>
                              <a:gd name="T23" fmla="*/ -1567 h 60"/>
                              <a:gd name="T24" fmla="+- 0 8006 7964"/>
                              <a:gd name="T25" fmla="*/ T24 w 80"/>
                              <a:gd name="T26" fmla="+- 0 -1575 -1615"/>
                              <a:gd name="T27" fmla="*/ -1575 h 60"/>
                              <a:gd name="T28" fmla="+- 0 8026 7964"/>
                              <a:gd name="T29" fmla="*/ T28 w 80"/>
                              <a:gd name="T30" fmla="+- 0 -1581 -1615"/>
                              <a:gd name="T31" fmla="*/ -1581 h 60"/>
                              <a:gd name="T32" fmla="+- 0 8044 7964"/>
                              <a:gd name="T33" fmla="*/ T32 w 80"/>
                              <a:gd name="T34" fmla="+- 0 -1585 -1615"/>
                              <a:gd name="T35" fmla="*/ -1585 h 60"/>
                              <a:gd name="T36" fmla="+- 0 8026 7964"/>
                              <a:gd name="T37" fmla="*/ T36 w 80"/>
                              <a:gd name="T38" fmla="+- 0 -1589 -1615"/>
                              <a:gd name="T39" fmla="*/ -1589 h 60"/>
                              <a:gd name="T40" fmla="+- 0 8006 7964"/>
                              <a:gd name="T41" fmla="*/ T40 w 80"/>
                              <a:gd name="T42" fmla="+- 0 -1595 -1615"/>
                              <a:gd name="T43" fmla="*/ -1595 h 60"/>
                              <a:gd name="T44" fmla="+- 0 7984 7964"/>
                              <a:gd name="T45" fmla="*/ T44 w 80"/>
                              <a:gd name="T46" fmla="+- 0 -1603 -1615"/>
                              <a:gd name="T47" fmla="*/ -1603 h 60"/>
                              <a:gd name="T48" fmla="+- 0 7964 7964"/>
                              <a:gd name="T49" fmla="*/ T48 w 80"/>
                              <a:gd name="T50" fmla="+- 0 -1615 -1615"/>
                              <a:gd name="T51" fmla="*/ -161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5" y="30"/>
                                </a:lnTo>
                                <a:lnTo>
                                  <a:pt x="11" y="44"/>
                                </a:lnTo>
                                <a:lnTo>
                                  <a:pt x="0" y="60"/>
                                </a:lnTo>
                                <a:lnTo>
                                  <a:pt x="20" y="48"/>
                                </a:lnTo>
                                <a:lnTo>
                                  <a:pt x="42" y="40"/>
                                </a:lnTo>
                                <a:lnTo>
                                  <a:pt x="62" y="34"/>
                                </a:lnTo>
                                <a:lnTo>
                                  <a:pt x="80" y="30"/>
                                </a:lnTo>
                                <a:lnTo>
                                  <a:pt x="62" y="26"/>
                                </a:lnTo>
                                <a:lnTo>
                                  <a:pt x="42" y="20"/>
                                </a:lnTo>
                                <a:lnTo>
                                  <a:pt x="2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8C645" id="docshapegroup104" o:spid="_x0000_s1026" style="position:absolute;margin-left:373.85pt;margin-top:-80.75pt;width:28.35pt;height:3pt;z-index:15752192;mso-position-horizontal-relative:page" coordorigin="7477,-1615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">
                <v:line id="Line 112" o:spid="_x0000_s1027" style="position:absolute;visibility:visible;mso-wrap-style:square" from="7477,-1585" to="7996,-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" strokeweight=".14058mm"/>
                <v:shape id="docshape105" o:spid="_x0000_s1028" style="position:absolute;left:7964;top:-1615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" path="m,l11,16r4,14l11,44,,60,20,48,42,40,62,34,80,30,62,26,42,20,20,12,,xe" fillcolor="black" stroked="f">
                  <v:path arrowok="t" o:connecttype="custom" o:connectlocs="0,-1615;11,-1599;15,-1585;11,-1571;0,-1555;20,-1567;42,-1575;62,-1581;80,-1585;62,-1589;42,-1595;20,-1603;0,-1615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 wp14:anchorId="34D727E1" wp14:editId="1E983D94">
                <wp:simplePos x="0" y="0"/>
                <wp:positionH relativeFrom="page">
                  <wp:posOffset>4318000</wp:posOffset>
                </wp:positionH>
                <wp:positionV relativeFrom="paragraph">
                  <wp:posOffset>-778510</wp:posOffset>
                </wp:positionV>
                <wp:extent cx="792480" cy="264795"/>
                <wp:effectExtent l="0" t="0" r="0" b="0"/>
                <wp:wrapNone/>
                <wp:docPr id="114" name="docshapegroup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2480" cy="264795"/>
                          <a:chOff x="6800" y="-1226"/>
                          <a:chExt cx="1248" cy="417"/>
                        </a:xfrm>
                      </wpg:grpSpPr>
                      <wps:wsp>
                        <wps:cNvPr id="115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6804" y="-814"/>
                            <a:ext cx="1198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docshape107"/>
                        <wps:cNvSpPr>
                          <a:spLocks/>
                        </wps:cNvSpPr>
                        <wps:spPr bwMode="auto">
                          <a:xfrm>
                            <a:off x="7962" y="-1226"/>
                            <a:ext cx="86" cy="57"/>
                          </a:xfrm>
                          <a:custGeom>
                            <a:avLst/>
                            <a:gdLst>
                              <a:gd name="T0" fmla="+- 0 7963 7963"/>
                              <a:gd name="T1" fmla="*/ T0 w 86"/>
                              <a:gd name="T2" fmla="+- 0 -1226 -1226"/>
                              <a:gd name="T3" fmla="*/ -1226 h 57"/>
                              <a:gd name="T4" fmla="+- 0 7978 7963"/>
                              <a:gd name="T5" fmla="*/ T4 w 86"/>
                              <a:gd name="T6" fmla="+- 0 -1215 -1226"/>
                              <a:gd name="T7" fmla="*/ -1215 h 57"/>
                              <a:gd name="T8" fmla="+- 0 7986 7963"/>
                              <a:gd name="T9" fmla="*/ T8 w 86"/>
                              <a:gd name="T10" fmla="+- 0 -1202 -1226"/>
                              <a:gd name="T11" fmla="*/ -1202 h 57"/>
                              <a:gd name="T12" fmla="+- 0 7987 7963"/>
                              <a:gd name="T13" fmla="*/ T12 w 86"/>
                              <a:gd name="T14" fmla="+- 0 -1187 -1226"/>
                              <a:gd name="T15" fmla="*/ -1187 h 57"/>
                              <a:gd name="T16" fmla="+- 0 7981 7963"/>
                              <a:gd name="T17" fmla="*/ T16 w 86"/>
                              <a:gd name="T18" fmla="+- 0 -1169 -1226"/>
                              <a:gd name="T19" fmla="*/ -1169 h 57"/>
                              <a:gd name="T20" fmla="+- 0 7996 7963"/>
                              <a:gd name="T21" fmla="*/ T20 w 86"/>
                              <a:gd name="T22" fmla="+- 0 -1186 -1226"/>
                              <a:gd name="T23" fmla="*/ -1186 h 57"/>
                              <a:gd name="T24" fmla="+- 0 8014 7963"/>
                              <a:gd name="T25" fmla="*/ T24 w 86"/>
                              <a:gd name="T26" fmla="+- 0 -1201 -1226"/>
                              <a:gd name="T27" fmla="*/ -1201 h 57"/>
                              <a:gd name="T28" fmla="+- 0 8032 7963"/>
                              <a:gd name="T29" fmla="*/ T28 w 86"/>
                              <a:gd name="T30" fmla="+- 0 -1213 -1226"/>
                              <a:gd name="T31" fmla="*/ -1213 h 57"/>
                              <a:gd name="T32" fmla="+- 0 8048 7963"/>
                              <a:gd name="T33" fmla="*/ T32 w 86"/>
                              <a:gd name="T34" fmla="+- 0 -1222 -1226"/>
                              <a:gd name="T35" fmla="*/ -1222 h 57"/>
                              <a:gd name="T36" fmla="+- 0 8030 7963"/>
                              <a:gd name="T37" fmla="*/ T36 w 86"/>
                              <a:gd name="T38" fmla="+- 0 -1220 -1226"/>
                              <a:gd name="T39" fmla="*/ -1220 h 57"/>
                              <a:gd name="T40" fmla="+- 0 8008 7963"/>
                              <a:gd name="T41" fmla="*/ T40 w 86"/>
                              <a:gd name="T42" fmla="+- 0 -1220 -1226"/>
                              <a:gd name="T43" fmla="*/ -1220 h 57"/>
                              <a:gd name="T44" fmla="+- 0 7985 7963"/>
                              <a:gd name="T45" fmla="*/ T44 w 86"/>
                              <a:gd name="T46" fmla="+- 0 -1221 -1226"/>
                              <a:gd name="T47" fmla="*/ -1221 h 57"/>
                              <a:gd name="T48" fmla="+- 0 7963 7963"/>
                              <a:gd name="T49" fmla="*/ T48 w 86"/>
                              <a:gd name="T50" fmla="+- 0 -1226 -1226"/>
                              <a:gd name="T51" fmla="*/ -1226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" h="57">
                                <a:moveTo>
                                  <a:pt x="0" y="0"/>
                                </a:moveTo>
                                <a:lnTo>
                                  <a:pt x="15" y="11"/>
                                </a:lnTo>
                                <a:lnTo>
                                  <a:pt x="23" y="24"/>
                                </a:lnTo>
                                <a:lnTo>
                                  <a:pt x="24" y="39"/>
                                </a:lnTo>
                                <a:lnTo>
                                  <a:pt x="18" y="57"/>
                                </a:lnTo>
                                <a:lnTo>
                                  <a:pt x="33" y="40"/>
                                </a:lnTo>
                                <a:lnTo>
                                  <a:pt x="51" y="25"/>
                                </a:lnTo>
                                <a:lnTo>
                                  <a:pt x="69" y="13"/>
                                </a:lnTo>
                                <a:lnTo>
                                  <a:pt x="85" y="4"/>
                                </a:lnTo>
                                <a:lnTo>
                                  <a:pt x="67" y="6"/>
                                </a:lnTo>
                                <a:lnTo>
                                  <a:pt x="45" y="6"/>
                                </a:lnTo>
                                <a:lnTo>
                                  <a:pt x="22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3E822" id="docshapegroup106" o:spid="_x0000_s1026" style="position:absolute;margin-left:340pt;margin-top:-61.3pt;width:62.4pt;height:20.85pt;z-index:15752704;mso-position-horizontal-relative:page" coordorigin="6800,-1226" coordsize="1248,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">
                <v:line id="Line 109" o:spid="_x0000_s1027" style="position:absolute;visibility:visible;mso-wrap-style:square" from="6804,-814" to="8002,-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" strokeweight=".14058mm"/>
                <v:shape id="docshape107" o:spid="_x0000_s1028" style="position:absolute;left:7962;top:-1226;width:86;height:57;visibility:visible;mso-wrap-style:square;v-text-anchor:top" coordsize="8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" path="m,l15,11r8,13l24,39,18,57,33,40,51,25,69,13,85,4,67,6,45,6,22,5,,xe" fillcolor="black" stroked="f">
                  <v:path arrowok="t" o:connecttype="custom" o:connectlocs="0,-1226;15,-1215;23,-1202;24,-1187;18,-1169;33,-1186;51,-1201;69,-1213;85,-1222;67,-1220;45,-1220;22,-1221;0,-1226" o:connectangles="0,0,0,0,0,0,0,0,0,0,0,0,0"/>
                </v:shape>
                <w10:wrap anchorx="page"/>
              </v:group>
            </w:pict>
          </mc:Fallback>
        </mc:AlternateContent>
      </w:r>
      <w:r w:rsidR="00603B20">
        <w:t>Pic.</w:t>
      </w:r>
      <w:r w:rsidR="00603B20">
        <w:rPr>
          <w:spacing w:val="-6"/>
        </w:rPr>
        <w:t xml:space="preserve"> </w:t>
      </w:r>
      <w:r w:rsidR="00603B20">
        <w:t>11.</w:t>
      </w:r>
      <w:r w:rsidR="00603B20">
        <w:rPr>
          <w:spacing w:val="14"/>
        </w:rPr>
        <w:t xml:space="preserve"> </w:t>
      </w:r>
      <w:r w:rsidR="00603B20">
        <w:t>Open</w:t>
      </w:r>
      <w:r w:rsidR="00603B20">
        <w:rPr>
          <w:spacing w:val="-6"/>
        </w:rPr>
        <w:t xml:space="preserve"> </w:t>
      </w:r>
      <w:r w:rsidR="00603B20">
        <w:t>Banking</w:t>
      </w:r>
      <w:r w:rsidR="00603B20">
        <w:rPr>
          <w:spacing w:val="-5"/>
        </w:rPr>
        <w:t xml:space="preserve"> </w:t>
      </w:r>
      <w:r w:rsidR="00603B20">
        <w:t>User</w:t>
      </w:r>
      <w:r w:rsidR="00603B20">
        <w:rPr>
          <w:spacing w:val="-5"/>
        </w:rPr>
        <w:t xml:space="preserve"> </w:t>
      </w:r>
      <w:r w:rsidR="00603B20">
        <w:t>Request</w:t>
      </w:r>
      <w:r w:rsidR="00603B20">
        <w:rPr>
          <w:spacing w:val="-5"/>
        </w:rPr>
        <w:t xml:space="preserve"> </w:t>
      </w:r>
      <w:r w:rsidR="00603B20">
        <w:t>Route</w:t>
      </w:r>
      <w:r w:rsidR="00603B20">
        <w:rPr>
          <w:spacing w:val="-6"/>
        </w:rPr>
        <w:t xml:space="preserve"> </w:t>
      </w:r>
      <w:r w:rsidR="00603B20">
        <w:t>with</w:t>
      </w:r>
      <w:r w:rsidR="00603B20">
        <w:rPr>
          <w:spacing w:val="-5"/>
        </w:rPr>
        <w:t xml:space="preserve"> </w:t>
      </w:r>
      <w:r w:rsidR="00603B20">
        <w:t>Conversational</w:t>
      </w:r>
      <w:r w:rsidR="00603B20">
        <w:rPr>
          <w:spacing w:val="-5"/>
        </w:rPr>
        <w:t xml:space="preserve"> </w:t>
      </w:r>
      <w:r w:rsidR="00603B20">
        <w:t>Banking</w:t>
      </w:r>
    </w:p>
    <w:p w14:paraId="1E0C8D2A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62904DFC" w14:textId="77777777" w:rsidR="00DE70B6" w:rsidRDefault="00DE70B6">
      <w:pPr>
        <w:jc w:val="center"/>
        <w:rPr>
          <w:sz w:val="20"/>
        </w:rPr>
        <w:sectPr w:rsidR="00DE70B6">
          <w:pgSz w:w="11910" w:h="16840"/>
          <w:pgMar w:top="1580" w:right="1300" w:bottom="1020" w:left="1300" w:header="0" w:footer="833" w:gutter="0"/>
          <w:cols w:space="708"/>
        </w:sectPr>
      </w:pPr>
    </w:p>
    <w:p w14:paraId="550CB28F" w14:textId="533D8EA6" w:rsidR="00DE70B6" w:rsidRDefault="00603B20">
      <w:pPr>
        <w:tabs>
          <w:tab w:val="left" w:pos="5581"/>
        </w:tabs>
        <w:ind w:left="139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5264" behindDoc="0" locked="0" layoutInCell="1" allowOverlap="1" wp14:anchorId="3D21BD54" wp14:editId="526915A5">
            <wp:simplePos x="0" y="0"/>
            <wp:positionH relativeFrom="page">
              <wp:posOffset>2479955</wp:posOffset>
            </wp:positionH>
            <wp:positionV relativeFrom="page">
              <wp:posOffset>1358015</wp:posOffset>
            </wp:positionV>
            <wp:extent cx="262036" cy="261937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3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6F5"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24704019" wp14:editId="31DBAB0B">
                <wp:simplePos x="0" y="0"/>
                <wp:positionH relativeFrom="page">
                  <wp:posOffset>5053330</wp:posOffset>
                </wp:positionH>
                <wp:positionV relativeFrom="page">
                  <wp:posOffset>1360805</wp:posOffset>
                </wp:positionV>
                <wp:extent cx="38100" cy="259715"/>
                <wp:effectExtent l="0" t="0" r="0" b="0"/>
                <wp:wrapNone/>
                <wp:docPr id="111" name="docshapegroup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259715"/>
                          <a:chOff x="7958" y="2143"/>
                          <a:chExt cx="60" cy="409"/>
                        </a:xfrm>
                      </wpg:grpSpPr>
                      <wps:wsp>
                        <wps:cNvPr id="11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7988" y="25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docshape109"/>
                        <wps:cNvSpPr>
                          <a:spLocks/>
                        </wps:cNvSpPr>
                        <wps:spPr bwMode="auto">
                          <a:xfrm>
                            <a:off x="7958" y="2142"/>
                            <a:ext cx="60" cy="80"/>
                          </a:xfrm>
                          <a:custGeom>
                            <a:avLst/>
                            <a:gdLst>
                              <a:gd name="T0" fmla="+- 0 7958 7958"/>
                              <a:gd name="T1" fmla="*/ T0 w 60"/>
                              <a:gd name="T2" fmla="+- 0 2222 2143"/>
                              <a:gd name="T3" fmla="*/ 2222 h 80"/>
                              <a:gd name="T4" fmla="+- 0 7974 7958"/>
                              <a:gd name="T5" fmla="*/ T4 w 60"/>
                              <a:gd name="T6" fmla="+- 0 2211 2143"/>
                              <a:gd name="T7" fmla="*/ 2211 h 80"/>
                              <a:gd name="T8" fmla="+- 0 7988 7958"/>
                              <a:gd name="T9" fmla="*/ T8 w 60"/>
                              <a:gd name="T10" fmla="+- 0 2207 2143"/>
                              <a:gd name="T11" fmla="*/ 2207 h 80"/>
                              <a:gd name="T12" fmla="+- 0 8002 7958"/>
                              <a:gd name="T13" fmla="*/ T12 w 60"/>
                              <a:gd name="T14" fmla="+- 0 2211 2143"/>
                              <a:gd name="T15" fmla="*/ 2211 h 80"/>
                              <a:gd name="T16" fmla="+- 0 8018 7958"/>
                              <a:gd name="T17" fmla="*/ T16 w 60"/>
                              <a:gd name="T18" fmla="+- 0 2222 2143"/>
                              <a:gd name="T19" fmla="*/ 2222 h 80"/>
                              <a:gd name="T20" fmla="+- 0 8006 7958"/>
                              <a:gd name="T21" fmla="*/ T20 w 60"/>
                              <a:gd name="T22" fmla="+- 0 2203 2143"/>
                              <a:gd name="T23" fmla="*/ 2203 h 80"/>
                              <a:gd name="T24" fmla="+- 0 7998 7958"/>
                              <a:gd name="T25" fmla="*/ T24 w 60"/>
                              <a:gd name="T26" fmla="+- 0 2181 2143"/>
                              <a:gd name="T27" fmla="*/ 2181 h 80"/>
                              <a:gd name="T28" fmla="+- 0 7992 7958"/>
                              <a:gd name="T29" fmla="*/ T28 w 60"/>
                              <a:gd name="T30" fmla="+- 0 2160 2143"/>
                              <a:gd name="T31" fmla="*/ 2160 h 80"/>
                              <a:gd name="T32" fmla="+- 0 7988 7958"/>
                              <a:gd name="T33" fmla="*/ T32 w 60"/>
                              <a:gd name="T34" fmla="+- 0 2143 2143"/>
                              <a:gd name="T35" fmla="*/ 2143 h 80"/>
                              <a:gd name="T36" fmla="+- 0 7984 7958"/>
                              <a:gd name="T37" fmla="*/ T36 w 60"/>
                              <a:gd name="T38" fmla="+- 0 2160 2143"/>
                              <a:gd name="T39" fmla="*/ 2160 h 80"/>
                              <a:gd name="T40" fmla="+- 0 7978 7958"/>
                              <a:gd name="T41" fmla="*/ T40 w 60"/>
                              <a:gd name="T42" fmla="+- 0 2181 2143"/>
                              <a:gd name="T43" fmla="*/ 2181 h 80"/>
                              <a:gd name="T44" fmla="+- 0 7970 7958"/>
                              <a:gd name="T45" fmla="*/ T44 w 60"/>
                              <a:gd name="T46" fmla="+- 0 2203 2143"/>
                              <a:gd name="T47" fmla="*/ 2203 h 80"/>
                              <a:gd name="T48" fmla="+- 0 7958 7958"/>
                              <a:gd name="T49" fmla="*/ T48 w 60"/>
                              <a:gd name="T50" fmla="+- 0 2222 2143"/>
                              <a:gd name="T51" fmla="*/ 222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0" y="79"/>
                                </a:moveTo>
                                <a:lnTo>
                                  <a:pt x="16" y="68"/>
                                </a:lnTo>
                                <a:lnTo>
                                  <a:pt x="30" y="64"/>
                                </a:lnTo>
                                <a:lnTo>
                                  <a:pt x="44" y="68"/>
                                </a:lnTo>
                                <a:lnTo>
                                  <a:pt x="60" y="79"/>
                                </a:lnTo>
                                <a:lnTo>
                                  <a:pt x="48" y="60"/>
                                </a:lnTo>
                                <a:lnTo>
                                  <a:pt x="40" y="38"/>
                                </a:lnTo>
                                <a:lnTo>
                                  <a:pt x="34" y="17"/>
                                </a:lnTo>
                                <a:lnTo>
                                  <a:pt x="30" y="0"/>
                                </a:lnTo>
                                <a:lnTo>
                                  <a:pt x="26" y="17"/>
                                </a:lnTo>
                                <a:lnTo>
                                  <a:pt x="20" y="38"/>
                                </a:lnTo>
                                <a:lnTo>
                                  <a:pt x="12" y="60"/>
                                </a:lnTo>
                                <a:lnTo>
                                  <a:pt x="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E610A" id="docshapegroup108" o:spid="_x0000_s1026" style="position:absolute;margin-left:397.9pt;margin-top:107.15pt;width:3pt;height:20.45pt;z-index:15756288;mso-position-horizontal-relative:page;mso-position-vertical-relative:page" coordorigin="7958,2143" coordsize="60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">
                <v:line id="Line 106" o:spid="_x0000_s1027" style="position:absolute;visibility:visible;mso-wrap-style:square" from="7988,2551" to="7988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" strokeweight=".14058mm"/>
                <v:shape id="docshape109" o:spid="_x0000_s1028" style="position:absolute;left:7958;top:2142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" path="m,79l16,68,30,64r14,4l60,79,48,60,40,38,34,17,30,,26,17,20,38,12,60,,79xe" fillcolor="black" stroked="f">
                  <v:path arrowok="t" o:connecttype="custom" o:connectlocs="0,2222;16,2211;30,2207;44,2211;60,2222;48,2203;40,2181;34,2160;30,2143;26,2160;20,2181;12,2203;0,2222" o:connectangles="0,0,0,0,0,0,0,0,0,0,0,0,0"/>
                </v:shape>
                <w10:wrap anchorx="page" anchory="page"/>
              </v:group>
            </w:pict>
          </mc:Fallback>
        </mc:AlternateContent>
      </w:r>
      <w:r w:rsidR="003076F5">
        <w:rPr>
          <w:noProof/>
          <w:sz w:val="20"/>
        </w:rPr>
        <mc:AlternateContent>
          <mc:Choice Requires="wps">
            <w:drawing>
              <wp:inline distT="0" distB="0" distL="0" distR="0" wp14:anchorId="0157BACE" wp14:editId="1A523E85">
                <wp:extent cx="1079500" cy="455930"/>
                <wp:effectExtent l="13970" t="12700" r="11430" b="7620"/>
                <wp:docPr id="110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61D745" w14:textId="77777777" w:rsidR="00DE70B6" w:rsidRDefault="00603B20">
                            <w:pPr>
                              <w:pStyle w:val="BodyText"/>
                              <w:spacing w:before="211"/>
                              <w:ind w:left="75"/>
                            </w:pPr>
                            <w:bookmarkStart w:id="602" w:name="_bookmark46"/>
                            <w:bookmarkEnd w:id="602"/>
                            <w:r>
                              <w:t>User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services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7BACE" id="docshape110" o:spid="_x0000_s1087" type="#_x0000_t202" style="width:8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" filled="f" strokeweight=".14058mm">
                <v:textbox inset="0,0,0,0">
                  <w:txbxContent>
                    <w:p w14:paraId="4D61D745" w14:textId="77777777" w:rsidR="00DE70B6" w:rsidRDefault="00603B20">
                      <w:pPr>
                        <w:pStyle w:val="BodyText"/>
                        <w:spacing w:before="211"/>
                        <w:ind w:left="75"/>
                      </w:pPr>
                      <w:bookmarkStart w:id="603" w:name="_bookmark46"/>
                      <w:bookmarkEnd w:id="603"/>
                      <w:r>
                        <w:t>User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services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 w:rsidR="003076F5">
        <w:rPr>
          <w:noProof/>
          <w:sz w:val="20"/>
        </w:rPr>
        <mc:AlternateContent>
          <mc:Choice Requires="wps">
            <w:drawing>
              <wp:inline distT="0" distB="0" distL="0" distR="0" wp14:anchorId="0875D221" wp14:editId="350193AD">
                <wp:extent cx="1400175" cy="455930"/>
                <wp:effectExtent l="6985" t="12700" r="12065" b="7620"/>
                <wp:docPr id="109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A527D6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75D221" id="docshape111" o:spid="_x0000_s1088" type="#_x0000_t202" style="width:110.2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" filled="f" strokeweight=".14058mm">
                <v:textbox inset="0,0,0,0">
                  <w:txbxContent>
                    <w:p w14:paraId="48A527D6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2AF502" w14:textId="77777777" w:rsidR="00DE70B6" w:rsidRDefault="00DE70B6">
      <w:pPr>
        <w:pStyle w:val="BodyText"/>
        <w:ind w:left="0"/>
        <w:rPr>
          <w:sz w:val="20"/>
        </w:rPr>
      </w:pPr>
    </w:p>
    <w:p w14:paraId="02063E7F" w14:textId="4033395E" w:rsidR="00DE70B6" w:rsidRDefault="003076F5">
      <w:pPr>
        <w:pStyle w:val="BodyText"/>
        <w:spacing w:before="2"/>
        <w:ind w:left="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5DFA652E" wp14:editId="6452311E">
                <wp:simplePos x="0" y="0"/>
                <wp:positionH relativeFrom="page">
                  <wp:posOffset>2202815</wp:posOffset>
                </wp:positionH>
                <wp:positionV relativeFrom="paragraph">
                  <wp:posOffset>92075</wp:posOffset>
                </wp:positionV>
                <wp:extent cx="1539240" cy="455930"/>
                <wp:effectExtent l="0" t="0" r="0" b="0"/>
                <wp:wrapTopAndBottom/>
                <wp:docPr id="108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EA3987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Rule-based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middleware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A652E" id="docshape112" o:spid="_x0000_s1089" type="#_x0000_t202" style="position:absolute;margin-left:173.45pt;margin-top:7.25pt;width:121.2pt;height:35.9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" filled="f" strokeweight=".14058mm">
                <v:textbox inset="0,0,0,0">
                  <w:txbxContent>
                    <w:p w14:paraId="33EA3987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Rule-based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middleware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984FC6" w14:textId="5EDF96DD" w:rsidR="00DE70B6" w:rsidRDefault="00603B20">
      <w:pPr>
        <w:tabs>
          <w:tab w:val="left" w:pos="6658"/>
        </w:tabs>
        <w:ind w:left="2605"/>
        <w:rPr>
          <w:sz w:val="20"/>
        </w:rPr>
      </w:pPr>
      <w:r>
        <w:rPr>
          <w:noProof/>
          <w:sz w:val="20"/>
        </w:rPr>
        <w:drawing>
          <wp:inline distT="0" distB="0" distL="0" distR="0" wp14:anchorId="6A088550" wp14:editId="63EF5049">
            <wp:extent cx="262036" cy="261937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3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 w:rsidR="003076F5">
        <w:rPr>
          <w:noProof/>
          <w:sz w:val="20"/>
        </w:rPr>
        <mc:AlternateContent>
          <mc:Choice Requires="wpg">
            <w:drawing>
              <wp:inline distT="0" distB="0" distL="0" distR="0" wp14:anchorId="6EE7F4E1" wp14:editId="0E90AA3D">
                <wp:extent cx="38100" cy="259715"/>
                <wp:effectExtent l="5080" t="11430" r="4445" b="5080"/>
                <wp:docPr id="105" name="docshapegroup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259715"/>
                          <a:chOff x="0" y="0"/>
                          <a:chExt cx="60" cy="409"/>
                        </a:xfrm>
                      </wpg:grpSpPr>
                      <wps:wsp>
                        <wps:cNvPr id="10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30" y="0"/>
                            <a:ext cx="0" cy="361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docshape114"/>
                        <wps:cNvSpPr>
                          <a:spLocks/>
                        </wps:cNvSpPr>
                        <wps:spPr bwMode="auto">
                          <a:xfrm>
                            <a:off x="0" y="328"/>
                            <a:ext cx="60" cy="80"/>
                          </a:xfrm>
                          <a:custGeom>
                            <a:avLst/>
                            <a:gdLst>
                              <a:gd name="T0" fmla="*/ 60 w 60"/>
                              <a:gd name="T1" fmla="+- 0 329 329"/>
                              <a:gd name="T2" fmla="*/ 329 h 80"/>
                              <a:gd name="T3" fmla="*/ 44 w 60"/>
                              <a:gd name="T4" fmla="+- 0 340 329"/>
                              <a:gd name="T5" fmla="*/ 340 h 80"/>
                              <a:gd name="T6" fmla="*/ 30 w 60"/>
                              <a:gd name="T7" fmla="+- 0 344 329"/>
                              <a:gd name="T8" fmla="*/ 344 h 80"/>
                              <a:gd name="T9" fmla="*/ 16 w 60"/>
                              <a:gd name="T10" fmla="+- 0 340 329"/>
                              <a:gd name="T11" fmla="*/ 340 h 80"/>
                              <a:gd name="T12" fmla="*/ 0 w 60"/>
                              <a:gd name="T13" fmla="+- 0 329 329"/>
                              <a:gd name="T14" fmla="*/ 329 h 80"/>
                              <a:gd name="T15" fmla="*/ 12 w 60"/>
                              <a:gd name="T16" fmla="+- 0 349 329"/>
                              <a:gd name="T17" fmla="*/ 349 h 80"/>
                              <a:gd name="T18" fmla="*/ 20 w 60"/>
                              <a:gd name="T19" fmla="+- 0 370 329"/>
                              <a:gd name="T20" fmla="*/ 370 h 80"/>
                              <a:gd name="T21" fmla="*/ 26 w 60"/>
                              <a:gd name="T22" fmla="+- 0 391 329"/>
                              <a:gd name="T23" fmla="*/ 391 h 80"/>
                              <a:gd name="T24" fmla="*/ 30 w 60"/>
                              <a:gd name="T25" fmla="+- 0 409 329"/>
                              <a:gd name="T26" fmla="*/ 409 h 80"/>
                              <a:gd name="T27" fmla="*/ 34 w 60"/>
                              <a:gd name="T28" fmla="+- 0 391 329"/>
                              <a:gd name="T29" fmla="*/ 391 h 80"/>
                              <a:gd name="T30" fmla="*/ 40 w 60"/>
                              <a:gd name="T31" fmla="+- 0 370 329"/>
                              <a:gd name="T32" fmla="*/ 370 h 80"/>
                              <a:gd name="T33" fmla="*/ 48 w 60"/>
                              <a:gd name="T34" fmla="+- 0 349 329"/>
                              <a:gd name="T35" fmla="*/ 349 h 80"/>
                              <a:gd name="T36" fmla="*/ 60 w 60"/>
                              <a:gd name="T37" fmla="+- 0 329 329"/>
                              <a:gd name="T38" fmla="*/ 329 h 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60" y="0"/>
                                </a:moveTo>
                                <a:lnTo>
                                  <a:pt x="44" y="11"/>
                                </a:lnTo>
                                <a:lnTo>
                                  <a:pt x="30" y="15"/>
                                </a:lnTo>
                                <a:lnTo>
                                  <a:pt x="16" y="11"/>
                                </a:lnTo>
                                <a:lnTo>
                                  <a:pt x="0" y="0"/>
                                </a:lnTo>
                                <a:lnTo>
                                  <a:pt x="12" y="20"/>
                                </a:lnTo>
                                <a:lnTo>
                                  <a:pt x="20" y="41"/>
                                </a:lnTo>
                                <a:lnTo>
                                  <a:pt x="26" y="62"/>
                                </a:lnTo>
                                <a:lnTo>
                                  <a:pt x="30" y="80"/>
                                </a:lnTo>
                                <a:lnTo>
                                  <a:pt x="34" y="62"/>
                                </a:lnTo>
                                <a:lnTo>
                                  <a:pt x="40" y="41"/>
                                </a:lnTo>
                                <a:lnTo>
                                  <a:pt x="48" y="2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DA0EB" id="docshapegroup113" o:spid="_x0000_s1026" style="width:3pt;height:20.45pt;mso-position-horizontal-relative:char;mso-position-vertical-relative:line" coordsize="60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">
                <v:line id="Line 100" o:spid="_x0000_s1027" style="position:absolute;visibility:visible;mso-wrap-style:square" from="30,0" to="30,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" strokeweight=".14058mm"/>
                <v:shape id="docshape114" o:spid="_x0000_s1028" style="position:absolute;top:328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" path="m60,l44,11,30,15,16,11,,,12,20r8,21l26,62r4,18l34,62,40,41,48,20,60,xe" fillcolor="black" stroked="f">
                  <v:path arrowok="t" o:connecttype="custom" o:connectlocs="60,329;44,340;30,344;16,340;0,329;12,349;20,370;26,391;30,409;34,391;40,370;48,349;60,329" o:connectangles="0,0,0,0,0,0,0,0,0,0,0,0,0"/>
                </v:shape>
                <w10:anchorlock/>
              </v:group>
            </w:pict>
          </mc:Fallback>
        </mc:AlternateContent>
      </w:r>
    </w:p>
    <w:p w14:paraId="22393D45" w14:textId="77777777" w:rsidR="00DE70B6" w:rsidRDefault="00DE70B6">
      <w:pPr>
        <w:pStyle w:val="BodyText"/>
        <w:ind w:left="0"/>
        <w:rPr>
          <w:sz w:val="20"/>
        </w:rPr>
      </w:pPr>
    </w:p>
    <w:p w14:paraId="08F03E7C" w14:textId="77777777" w:rsidR="00DE70B6" w:rsidRDefault="00DE70B6">
      <w:pPr>
        <w:pStyle w:val="BodyText"/>
        <w:ind w:left="0"/>
        <w:rPr>
          <w:sz w:val="20"/>
        </w:rPr>
      </w:pPr>
    </w:p>
    <w:p w14:paraId="0399DA4A" w14:textId="77777777" w:rsidR="00DE70B6" w:rsidRDefault="00DE70B6">
      <w:pPr>
        <w:pStyle w:val="BodyText"/>
        <w:spacing w:before="8"/>
        <w:ind w:left="0"/>
        <w:rPr>
          <w:sz w:val="27"/>
        </w:rPr>
      </w:pPr>
    </w:p>
    <w:p w14:paraId="4058080C" w14:textId="0869D3B2" w:rsidR="00DE70B6" w:rsidRDefault="003076F5">
      <w:pPr>
        <w:pStyle w:val="BodyText"/>
        <w:spacing w:before="90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4A175867" wp14:editId="3E095E0C">
                <wp:simplePos x="0" y="0"/>
                <wp:positionH relativeFrom="page">
                  <wp:posOffset>3743960</wp:posOffset>
                </wp:positionH>
                <wp:positionV relativeFrom="paragraph">
                  <wp:posOffset>-1024890</wp:posOffset>
                </wp:positionV>
                <wp:extent cx="360045" cy="38100"/>
                <wp:effectExtent l="0" t="0" r="0" b="0"/>
                <wp:wrapNone/>
                <wp:docPr id="102" name="docshapegroup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5896" y="-1614"/>
                          <a:chExt cx="567" cy="60"/>
                        </a:xfrm>
                      </wpg:grpSpPr>
                      <wps:wsp>
                        <wps:cNvPr id="103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5896" y="-1584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docshape116"/>
                        <wps:cNvSpPr>
                          <a:spLocks/>
                        </wps:cNvSpPr>
                        <wps:spPr bwMode="auto">
                          <a:xfrm>
                            <a:off x="6383" y="-1614"/>
                            <a:ext cx="80" cy="60"/>
                          </a:xfrm>
                          <a:custGeom>
                            <a:avLst/>
                            <a:gdLst>
                              <a:gd name="T0" fmla="+- 0 6384 6384"/>
                              <a:gd name="T1" fmla="*/ T0 w 80"/>
                              <a:gd name="T2" fmla="+- 0 -1614 -1614"/>
                              <a:gd name="T3" fmla="*/ -1614 h 60"/>
                              <a:gd name="T4" fmla="+- 0 6395 6384"/>
                              <a:gd name="T5" fmla="*/ T4 w 80"/>
                              <a:gd name="T6" fmla="+- 0 -1598 -1614"/>
                              <a:gd name="T7" fmla="*/ -1598 h 60"/>
                              <a:gd name="T8" fmla="+- 0 6398 6384"/>
                              <a:gd name="T9" fmla="*/ T8 w 80"/>
                              <a:gd name="T10" fmla="+- 0 -1584 -1614"/>
                              <a:gd name="T11" fmla="*/ -1584 h 60"/>
                              <a:gd name="T12" fmla="+- 0 6395 6384"/>
                              <a:gd name="T13" fmla="*/ T12 w 80"/>
                              <a:gd name="T14" fmla="+- 0 -1570 -1614"/>
                              <a:gd name="T15" fmla="*/ -1570 h 60"/>
                              <a:gd name="T16" fmla="+- 0 6384 6384"/>
                              <a:gd name="T17" fmla="*/ T16 w 80"/>
                              <a:gd name="T18" fmla="+- 0 -1554 -1614"/>
                              <a:gd name="T19" fmla="*/ -1554 h 60"/>
                              <a:gd name="T20" fmla="+- 0 6403 6384"/>
                              <a:gd name="T21" fmla="*/ T20 w 80"/>
                              <a:gd name="T22" fmla="+- 0 -1566 -1614"/>
                              <a:gd name="T23" fmla="*/ -1566 h 60"/>
                              <a:gd name="T24" fmla="+- 0 6425 6384"/>
                              <a:gd name="T25" fmla="*/ T24 w 80"/>
                              <a:gd name="T26" fmla="+- 0 -1574 -1614"/>
                              <a:gd name="T27" fmla="*/ -1574 h 60"/>
                              <a:gd name="T28" fmla="+- 0 6446 6384"/>
                              <a:gd name="T29" fmla="*/ T28 w 80"/>
                              <a:gd name="T30" fmla="+- 0 -1580 -1614"/>
                              <a:gd name="T31" fmla="*/ -1580 h 60"/>
                              <a:gd name="T32" fmla="+- 0 6463 6384"/>
                              <a:gd name="T33" fmla="*/ T32 w 80"/>
                              <a:gd name="T34" fmla="+- 0 -1584 -1614"/>
                              <a:gd name="T35" fmla="*/ -1584 h 60"/>
                              <a:gd name="T36" fmla="+- 0 6446 6384"/>
                              <a:gd name="T37" fmla="*/ T36 w 80"/>
                              <a:gd name="T38" fmla="+- 0 -1588 -1614"/>
                              <a:gd name="T39" fmla="*/ -1588 h 60"/>
                              <a:gd name="T40" fmla="+- 0 6425 6384"/>
                              <a:gd name="T41" fmla="*/ T40 w 80"/>
                              <a:gd name="T42" fmla="+- 0 -1594 -1614"/>
                              <a:gd name="T43" fmla="*/ -1594 h 60"/>
                              <a:gd name="T44" fmla="+- 0 6403 6384"/>
                              <a:gd name="T45" fmla="*/ T44 w 80"/>
                              <a:gd name="T46" fmla="+- 0 -1602 -1614"/>
                              <a:gd name="T47" fmla="*/ -1602 h 60"/>
                              <a:gd name="T48" fmla="+- 0 6384 6384"/>
                              <a:gd name="T49" fmla="*/ T48 w 80"/>
                              <a:gd name="T50" fmla="+- 0 -1614 -1614"/>
                              <a:gd name="T51" fmla="*/ -161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4" y="30"/>
                                </a:lnTo>
                                <a:lnTo>
                                  <a:pt x="11" y="44"/>
                                </a:lnTo>
                                <a:lnTo>
                                  <a:pt x="0" y="60"/>
                                </a:lnTo>
                                <a:lnTo>
                                  <a:pt x="19" y="48"/>
                                </a:lnTo>
                                <a:lnTo>
                                  <a:pt x="41" y="40"/>
                                </a:lnTo>
                                <a:lnTo>
                                  <a:pt x="62" y="34"/>
                                </a:lnTo>
                                <a:lnTo>
                                  <a:pt x="79" y="30"/>
                                </a:lnTo>
                                <a:lnTo>
                                  <a:pt x="62" y="26"/>
                                </a:lnTo>
                                <a:lnTo>
                                  <a:pt x="41" y="20"/>
                                </a:lnTo>
                                <a:lnTo>
                                  <a:pt x="19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558E2" id="docshapegroup115" o:spid="_x0000_s1026" style="position:absolute;margin-left:294.8pt;margin-top:-80.7pt;width:28.35pt;height:3pt;z-index:15755776;mso-position-horizontal-relative:page" coordorigin="5896,-1614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">
                <v:line id="Line 97" o:spid="_x0000_s1027" style="position:absolute;visibility:visible;mso-wrap-style:square" from="5896,-1584" to="6415,-1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" strokeweight=".14058mm"/>
                <v:shape id="docshape116" o:spid="_x0000_s1028" style="position:absolute;left:6383;top:-1614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" path="m,l11,16r3,14l11,44,,60,19,48,41,40,62,34,79,30,62,26,41,20,19,12,,xe" fillcolor="black" stroked="f">
                  <v:path arrowok="t" o:connecttype="custom" o:connectlocs="0,-1614;11,-1598;14,-1584;11,-1570;0,-1554;19,-1566;41,-1574;62,-1580;79,-1584;62,-1588;41,-1594;19,-1602;0,-1614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7CA7472C" wp14:editId="4B02F5D9">
                <wp:simplePos x="0" y="0"/>
                <wp:positionH relativeFrom="page">
                  <wp:posOffset>4106545</wp:posOffset>
                </wp:positionH>
                <wp:positionV relativeFrom="paragraph">
                  <wp:posOffset>-1233805</wp:posOffset>
                </wp:positionV>
                <wp:extent cx="1931670" cy="455930"/>
                <wp:effectExtent l="0" t="0" r="0" b="0"/>
                <wp:wrapNone/>
                <wp:docPr id="101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167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5A8974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Conversational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7472C" id="docshape117" o:spid="_x0000_s1090" type="#_x0000_t202" style="position:absolute;left:0;text-align:left;margin-left:323.35pt;margin-top:-97.15pt;width:152.1pt;height:35.9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" filled="f" strokeweight=".14058mm">
                <v:textbox inset="0,0,0,0">
                  <w:txbxContent>
                    <w:p w14:paraId="155A8974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Conversational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3862686F" wp14:editId="3D0E9B83">
                <wp:simplePos x="0" y="0"/>
                <wp:positionH relativeFrom="page">
                  <wp:posOffset>4391660</wp:posOffset>
                </wp:positionH>
                <wp:positionV relativeFrom="paragraph">
                  <wp:posOffset>-513715</wp:posOffset>
                </wp:positionV>
                <wp:extent cx="1362075" cy="455930"/>
                <wp:effectExtent l="0" t="0" r="0" b="0"/>
                <wp:wrapNone/>
                <wp:docPr id="100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5F5D19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Knowledge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2686F" id="docshape118" o:spid="_x0000_s1091" type="#_x0000_t202" style="position:absolute;left:0;text-align:left;margin-left:345.8pt;margin-top:-40.45pt;width:107.25pt;height:35.9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" filled="f" strokeweight=".14058mm">
                <v:textbox inset="0,0,0,0">
                  <w:txbxContent>
                    <w:p w14:paraId="3D5F5D19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Knowledge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database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324D3122" wp14:editId="33D0BDE4">
                <wp:simplePos x="0" y="0"/>
                <wp:positionH relativeFrom="page">
                  <wp:posOffset>1522095</wp:posOffset>
                </wp:positionH>
                <wp:positionV relativeFrom="paragraph">
                  <wp:posOffset>-513715</wp:posOffset>
                </wp:positionV>
                <wp:extent cx="1460500" cy="455930"/>
                <wp:effectExtent l="0" t="0" r="0" b="0"/>
                <wp:wrapNone/>
                <wp:docPr id="99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30CDD4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Front-office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employee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D3122" id="docshape119" o:spid="_x0000_s1092" type="#_x0000_t202" style="position:absolute;left:0;text-align:left;margin-left:119.85pt;margin-top:-40.45pt;width:115pt;height:35.9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" filled="f" strokeweight=".14058mm">
                <v:textbox inset="0,0,0,0">
                  <w:txbxContent>
                    <w:p w14:paraId="6130CDD4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Front-office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employee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t>Pic.</w:t>
      </w:r>
      <w:r w:rsidR="00603B20">
        <w:rPr>
          <w:spacing w:val="-5"/>
        </w:rPr>
        <w:t xml:space="preserve"> </w:t>
      </w:r>
      <w:r w:rsidR="00603B20">
        <w:t>12.</w:t>
      </w:r>
      <w:r w:rsidR="00603B20">
        <w:rPr>
          <w:spacing w:val="15"/>
        </w:rPr>
        <w:t xml:space="preserve"> </w:t>
      </w:r>
      <w:r w:rsidR="00603B20">
        <w:t>User</w:t>
      </w:r>
      <w:r w:rsidR="00603B20">
        <w:rPr>
          <w:spacing w:val="-4"/>
        </w:rPr>
        <w:t xml:space="preserve"> </w:t>
      </w:r>
      <w:r w:rsidR="00603B20">
        <w:t>Request</w:t>
      </w:r>
      <w:r w:rsidR="00603B20">
        <w:rPr>
          <w:spacing w:val="-4"/>
        </w:rPr>
        <w:t xml:space="preserve"> </w:t>
      </w:r>
      <w:r w:rsidR="00603B20">
        <w:t>Route</w:t>
      </w:r>
      <w:r w:rsidR="00603B20">
        <w:rPr>
          <w:spacing w:val="-5"/>
        </w:rPr>
        <w:t xml:space="preserve"> </w:t>
      </w:r>
      <w:r w:rsidR="00603B20">
        <w:t>with</w:t>
      </w:r>
      <w:r w:rsidR="00603B20">
        <w:rPr>
          <w:spacing w:val="-4"/>
        </w:rPr>
        <w:t xml:space="preserve"> </w:t>
      </w:r>
      <w:r w:rsidR="00603B20">
        <w:t>Rule-based</w:t>
      </w:r>
      <w:r w:rsidR="00603B20">
        <w:rPr>
          <w:spacing w:val="-4"/>
        </w:rPr>
        <w:t xml:space="preserve"> </w:t>
      </w:r>
      <w:r w:rsidR="00603B20">
        <w:t>middleware</w:t>
      </w:r>
    </w:p>
    <w:p w14:paraId="0C3992EC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17C6240E" w14:textId="77777777" w:rsidR="00DE70B6" w:rsidRDefault="00DE70B6">
      <w:pPr>
        <w:pStyle w:val="BodyText"/>
        <w:ind w:left="0"/>
        <w:rPr>
          <w:sz w:val="22"/>
        </w:rPr>
      </w:pPr>
    </w:p>
    <w:p w14:paraId="2761E908" w14:textId="77777777" w:rsidR="00DE70B6" w:rsidRDefault="00603B20">
      <w:pPr>
        <w:pStyle w:val="BodyText"/>
        <w:spacing w:before="160" w:line="357" w:lineRule="auto"/>
        <w:ind w:right="113" w:firstLine="566"/>
        <w:jc w:val="both"/>
      </w:pPr>
      <w:r>
        <w:t>Even though it looks like innovation, actually this is an evolution. If bank decide to turn</w:t>
      </w:r>
      <w:r>
        <w:rPr>
          <w:spacing w:val="1"/>
        </w:rPr>
        <w:t xml:space="preserve"> </w:t>
      </w:r>
      <w:r>
        <w:t>to Conversational Banking in all cases it has to create secure API for multiple operations not</w:t>
      </w:r>
      <w:r>
        <w:rPr>
          <w:spacing w:val="1"/>
        </w:rPr>
        <w:t xml:space="preserve"> </w:t>
      </w:r>
      <w:r>
        <w:t>covered by, for example, PSD2 yet.</w:t>
      </w:r>
      <w:r>
        <w:rPr>
          <w:spacing w:val="1"/>
        </w:rPr>
        <w:t xml:space="preserve"> </w:t>
      </w:r>
      <w:r>
        <w:t>It is a wise option to share API f</w:t>
      </w:r>
      <w:r>
        <w:t>or third-party service</w:t>
      </w:r>
      <w:r>
        <w:rPr>
          <w:spacing w:val="1"/>
        </w:rPr>
        <w:t xml:space="preserve"> </w:t>
      </w:r>
      <w:r>
        <w:t>providers,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innovations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providers.</w:t>
      </w:r>
    </w:p>
    <w:p w14:paraId="7235975E" w14:textId="77777777" w:rsidR="00DE70B6" w:rsidRDefault="00DE70B6">
      <w:pPr>
        <w:pStyle w:val="BodyText"/>
        <w:ind w:left="0"/>
        <w:rPr>
          <w:sz w:val="38"/>
        </w:rPr>
      </w:pPr>
    </w:p>
    <w:p w14:paraId="0CFCEB96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604" w:name="Rule-based_middleware"/>
      <w:bookmarkStart w:id="605" w:name="_bookmark47"/>
      <w:bookmarkEnd w:id="604"/>
      <w:bookmarkEnd w:id="605"/>
      <w:r>
        <w:rPr>
          <w:spacing w:val="-1"/>
        </w:rPr>
        <w:t>Rule-based</w:t>
      </w:r>
      <w:r>
        <w:rPr>
          <w:spacing w:val="-14"/>
        </w:rPr>
        <w:t xml:space="preserve"> </w:t>
      </w:r>
      <w:r>
        <w:t>middleware</w:t>
      </w:r>
    </w:p>
    <w:p w14:paraId="5DE68579" w14:textId="77777777" w:rsidR="00DE70B6" w:rsidRDefault="00DE70B6">
      <w:pPr>
        <w:pStyle w:val="BodyText"/>
        <w:ind w:left="0"/>
        <w:rPr>
          <w:b/>
          <w:sz w:val="26"/>
        </w:rPr>
      </w:pPr>
    </w:p>
    <w:p w14:paraId="6F9B64B2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>Undoubtedly, bank should not rely only on third-parties, but has to create own solutions.</w:t>
      </w:r>
      <w:r>
        <w:rPr>
          <w:spacing w:val="-57"/>
        </w:rPr>
        <w:t xml:space="preserve"> </w:t>
      </w:r>
      <w:r>
        <w:t>Firstly, bank has to create comparingly simple and low-cost middleware for a chat-bot.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95"/>
        </w:rPr>
        <w:t>course, this is not an Artificial Intelligence, as it may require big invest</w:t>
      </w:r>
      <w:r>
        <w:rPr>
          <w:w w:val="95"/>
        </w:rPr>
        <w:t>ments, but a more simple,</w:t>
      </w:r>
      <w:r>
        <w:rPr>
          <w:spacing w:val="1"/>
          <w:w w:val="95"/>
        </w:rPr>
        <w:t xml:space="preserve"> </w:t>
      </w:r>
      <w:r>
        <w:t xml:space="preserve">rule-based </w:t>
      </w:r>
      <w:proofErr w:type="spellStart"/>
      <w:r>
        <w:t>algorithmical</w:t>
      </w:r>
      <w:proofErr w:type="spellEnd"/>
      <w:r>
        <w:t xml:space="preserve"> solution. Unfortunately, in both cases additional costs are required on</w:t>
      </w:r>
      <w:r>
        <w:rPr>
          <w:spacing w:val="-5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front-end</w:t>
      </w:r>
      <w:r>
        <w:rPr>
          <w:spacing w:val="-11"/>
        </w:rPr>
        <w:t xml:space="preserve"> </w:t>
      </w:r>
      <w:r>
        <w:t>level,</w:t>
      </w:r>
      <w:r>
        <w:rPr>
          <w:spacing w:val="-10"/>
        </w:rPr>
        <w:t xml:space="preserve"> </w:t>
      </w:r>
      <w:r>
        <w:t>either</w:t>
      </w:r>
      <w:r>
        <w:rPr>
          <w:spacing w:val="-12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mobile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banking</w:t>
      </w:r>
      <w:r>
        <w:rPr>
          <w:spacing w:val="-11"/>
        </w:rPr>
        <w:t xml:space="preserve"> </w:t>
      </w:r>
      <w:r>
        <w:t>application,</w:t>
      </w:r>
      <w:r>
        <w:rPr>
          <w:spacing w:val="-58"/>
        </w:rPr>
        <w:t xml:space="preserve"> </w:t>
      </w:r>
      <w:r>
        <w:rPr>
          <w:w w:val="95"/>
        </w:rPr>
        <w:t>as a chat window for bot is required.</w:t>
      </w:r>
      <w:r>
        <w:rPr>
          <w:spacing w:val="1"/>
          <w:w w:val="95"/>
        </w:rPr>
        <w:t xml:space="preserve"> </w:t>
      </w:r>
      <w:r>
        <w:rPr>
          <w:w w:val="95"/>
        </w:rPr>
        <w:t>On the other hand, an additional application for front-office</w:t>
      </w:r>
      <w:r>
        <w:rPr>
          <w:spacing w:val="1"/>
          <w:w w:val="95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banks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chat-bot</w:t>
      </w:r>
      <w:r>
        <w:rPr>
          <w:spacing w:val="-2"/>
        </w:rPr>
        <w:t xml:space="preserve"> </w:t>
      </w:r>
      <w:r>
        <w:t>approach.</w:t>
      </w:r>
    </w:p>
    <w:p w14:paraId="3772F687" w14:textId="77777777" w:rsidR="00DE70B6" w:rsidRDefault="00603B20">
      <w:pPr>
        <w:pStyle w:val="BodyText"/>
        <w:spacing w:before="4" w:line="357" w:lineRule="auto"/>
        <w:ind w:right="115" w:firstLine="566"/>
        <w:jc w:val="both"/>
      </w:pPr>
      <w:r>
        <w:t>Additional costs are required on a backend side for a Conversational API, which s</w:t>
      </w:r>
      <w:r>
        <w:t>hould</w:t>
      </w:r>
      <w:r>
        <w:rPr>
          <w:spacing w:val="1"/>
        </w:rPr>
        <w:t xml:space="preserve"> </w:t>
      </w:r>
      <w:r>
        <w:t>handle requests from middleware and return formed responses.</w:t>
      </w:r>
      <w:r>
        <w:rPr>
          <w:spacing w:val="1"/>
        </w:rPr>
        <w:t xml:space="preserve"> </w:t>
      </w:r>
      <w:r>
        <w:t>As well, Conversational API</w:t>
      </w:r>
      <w:r>
        <w:rPr>
          <w:spacing w:val="1"/>
        </w:rPr>
        <w:t xml:space="preserve"> </w:t>
      </w:r>
      <w:r>
        <w:t>has to use knowledge database, which has predefined answers for most popular questions or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templates.</w:t>
      </w:r>
    </w:p>
    <w:p w14:paraId="5068683E" w14:textId="77777777" w:rsidR="00DE70B6" w:rsidRDefault="00DE70B6">
      <w:pPr>
        <w:pStyle w:val="BodyText"/>
        <w:ind w:left="0"/>
        <w:rPr>
          <w:sz w:val="38"/>
        </w:rPr>
      </w:pPr>
    </w:p>
    <w:p w14:paraId="5073EC23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606" w:name="Middleware_with_Machine_Learning"/>
      <w:bookmarkStart w:id="607" w:name="_bookmark48"/>
      <w:bookmarkEnd w:id="606"/>
      <w:bookmarkEnd w:id="607"/>
      <w:r>
        <w:t>Middleware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</w:p>
    <w:p w14:paraId="0A36DDD9" w14:textId="77777777" w:rsidR="00DE70B6" w:rsidRDefault="00DE70B6">
      <w:pPr>
        <w:pStyle w:val="BodyText"/>
        <w:ind w:left="0"/>
        <w:rPr>
          <w:b/>
          <w:sz w:val="26"/>
        </w:rPr>
      </w:pPr>
    </w:p>
    <w:p w14:paraId="75E98D38" w14:textId="77777777" w:rsidR="00DE70B6" w:rsidRDefault="00603B20">
      <w:pPr>
        <w:pStyle w:val="BodyText"/>
        <w:spacing w:before="195" w:line="357" w:lineRule="auto"/>
        <w:ind w:right="113" w:firstLine="566"/>
        <w:jc w:val="both"/>
      </w:pPr>
      <w:r>
        <w:t xml:space="preserve">The most ambitious, </w:t>
      </w:r>
      <w:r>
        <w:t>innovative and risky form of a chat-bot would be a chat-bot which</w:t>
      </w:r>
      <w:r>
        <w:rPr>
          <w:spacing w:val="1"/>
        </w:rPr>
        <w:t xml:space="preserve"> </w:t>
      </w:r>
      <w:r>
        <w:t>uses Artificial Intelligence, Machine Learning and Natural Language Processing technics for</w:t>
      </w:r>
      <w:r>
        <w:rPr>
          <w:spacing w:val="1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communication.</w:t>
      </w:r>
      <w:r>
        <w:rPr>
          <w:spacing w:val="18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middleware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inter-</w:t>
      </w:r>
    </w:p>
    <w:p w14:paraId="1BDB90D0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tbl>
      <w:tblPr>
        <w:tblW w:w="0" w:type="auto"/>
        <w:tblInd w:w="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518"/>
        <w:gridCol w:w="3019"/>
      </w:tblGrid>
      <w:tr w:rsidR="00DE70B6" w14:paraId="6F008D77" w14:textId="77777777">
        <w:trPr>
          <w:trHeight w:val="312"/>
        </w:trPr>
        <w:tc>
          <w:tcPr>
            <w:tcW w:w="2070" w:type="dxa"/>
            <w:vMerge w:val="restart"/>
          </w:tcPr>
          <w:p w14:paraId="514F2B97" w14:textId="77777777" w:rsidR="00DE70B6" w:rsidRDefault="00603B20">
            <w:pPr>
              <w:pStyle w:val="TableParagraph"/>
              <w:spacing w:before="173" w:line="240" w:lineRule="auto"/>
              <w:ind w:left="70"/>
              <w:jc w:val="left"/>
              <w:rPr>
                <w:sz w:val="21"/>
              </w:rPr>
            </w:pPr>
            <w:bookmarkStart w:id="608" w:name="_bookmark49"/>
            <w:bookmarkEnd w:id="608"/>
            <w:r>
              <w:rPr>
                <w:sz w:val="21"/>
              </w:rPr>
              <w:lastRenderedPageBreak/>
              <w:t>Front-office</w:t>
            </w:r>
            <w:r>
              <w:rPr>
                <w:spacing w:val="35"/>
                <w:sz w:val="21"/>
              </w:rPr>
              <w:t xml:space="preserve"> </w:t>
            </w:r>
            <w:r>
              <w:rPr>
                <w:sz w:val="21"/>
              </w:rPr>
              <w:t>employee</w:t>
            </w:r>
          </w:p>
        </w:tc>
        <w:tc>
          <w:tcPr>
            <w:tcW w:w="518" w:type="dxa"/>
            <w:tcBorders>
              <w:top w:val="nil"/>
            </w:tcBorders>
          </w:tcPr>
          <w:p w14:paraId="65482A40" w14:textId="77777777" w:rsidR="00DE70B6" w:rsidRDefault="00DE70B6">
            <w:pPr>
              <w:pStyle w:val="TableParagraph"/>
              <w:spacing w:line="240" w:lineRule="auto"/>
              <w:jc w:val="left"/>
            </w:pPr>
          </w:p>
        </w:tc>
        <w:tc>
          <w:tcPr>
            <w:tcW w:w="3019" w:type="dxa"/>
            <w:vMerge w:val="restart"/>
          </w:tcPr>
          <w:p w14:paraId="1C89D6C2" w14:textId="77777777" w:rsidR="00DE70B6" w:rsidRDefault="00603B20">
            <w:pPr>
              <w:pStyle w:val="TableParagraph"/>
              <w:spacing w:before="195" w:line="240" w:lineRule="auto"/>
              <w:ind w:left="69"/>
              <w:jc w:val="left"/>
              <w:rPr>
                <w:sz w:val="21"/>
              </w:rPr>
            </w:pPr>
            <w:r>
              <w:rPr>
                <w:sz w:val="21"/>
              </w:rPr>
              <w:t>Bank’s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middleware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ML&amp;AI</w:t>
            </w:r>
          </w:p>
        </w:tc>
      </w:tr>
      <w:tr w:rsidR="00DE70B6" w14:paraId="05688DA9" w14:textId="77777777">
        <w:trPr>
          <w:trHeight w:val="312"/>
        </w:trPr>
        <w:tc>
          <w:tcPr>
            <w:tcW w:w="2070" w:type="dxa"/>
            <w:vMerge/>
            <w:tcBorders>
              <w:top w:val="nil"/>
            </w:tcBorders>
          </w:tcPr>
          <w:p w14:paraId="034008E4" w14:textId="77777777" w:rsidR="00DE70B6" w:rsidRDefault="00DE70B6">
            <w:pPr>
              <w:rPr>
                <w:sz w:val="2"/>
                <w:szCs w:val="2"/>
              </w:rPr>
            </w:pPr>
          </w:p>
        </w:tc>
        <w:tc>
          <w:tcPr>
            <w:tcW w:w="518" w:type="dxa"/>
            <w:tcBorders>
              <w:bottom w:val="nil"/>
            </w:tcBorders>
          </w:tcPr>
          <w:p w14:paraId="4AA1D3A4" w14:textId="77777777" w:rsidR="00DE70B6" w:rsidRDefault="00DE70B6">
            <w:pPr>
              <w:pStyle w:val="TableParagraph"/>
              <w:spacing w:line="240" w:lineRule="auto"/>
              <w:jc w:val="left"/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 w14:paraId="3D4118FE" w14:textId="77777777" w:rsidR="00DE70B6" w:rsidRDefault="00DE70B6">
            <w:pPr>
              <w:rPr>
                <w:sz w:val="2"/>
                <w:szCs w:val="2"/>
              </w:rPr>
            </w:pPr>
          </w:p>
        </w:tc>
      </w:tr>
    </w:tbl>
    <w:p w14:paraId="170F4784" w14:textId="0E3A8407" w:rsidR="00DE70B6" w:rsidRDefault="003076F5">
      <w:pPr>
        <w:pStyle w:val="BodyText"/>
        <w:ind w:left="75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96224" behindDoc="1" locked="0" layoutInCell="1" allowOverlap="1" wp14:anchorId="5662B1C7" wp14:editId="65BFE82A">
                <wp:simplePos x="0" y="0"/>
                <wp:positionH relativeFrom="page">
                  <wp:posOffset>2667635</wp:posOffset>
                </wp:positionH>
                <wp:positionV relativeFrom="page">
                  <wp:posOffset>1090295</wp:posOffset>
                </wp:positionV>
                <wp:extent cx="45720" cy="34290"/>
                <wp:effectExtent l="0" t="0" r="0" b="0"/>
                <wp:wrapNone/>
                <wp:docPr id="98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34290"/>
                        </a:xfrm>
                        <a:custGeom>
                          <a:avLst/>
                          <a:gdLst>
                            <a:gd name="T0" fmla="+- 0 4201 4201"/>
                            <a:gd name="T1" fmla="*/ T0 w 72"/>
                            <a:gd name="T2" fmla="+- 0 1717 1717"/>
                            <a:gd name="T3" fmla="*/ 1717 h 54"/>
                            <a:gd name="T4" fmla="+- 0 4212 4201"/>
                            <a:gd name="T5" fmla="*/ T4 w 72"/>
                            <a:gd name="T6" fmla="+- 0 1731 1717"/>
                            <a:gd name="T7" fmla="*/ 1731 h 54"/>
                            <a:gd name="T8" fmla="+- 0 4215 4201"/>
                            <a:gd name="T9" fmla="*/ T8 w 72"/>
                            <a:gd name="T10" fmla="+- 0 1744 1717"/>
                            <a:gd name="T11" fmla="*/ 1744 h 54"/>
                            <a:gd name="T12" fmla="+- 0 4212 4201"/>
                            <a:gd name="T13" fmla="*/ T12 w 72"/>
                            <a:gd name="T14" fmla="+- 0 1757 1717"/>
                            <a:gd name="T15" fmla="*/ 1757 h 54"/>
                            <a:gd name="T16" fmla="+- 0 4201 4201"/>
                            <a:gd name="T17" fmla="*/ T16 w 72"/>
                            <a:gd name="T18" fmla="+- 0 1771 1717"/>
                            <a:gd name="T19" fmla="*/ 1771 h 54"/>
                            <a:gd name="T20" fmla="+- 0 4219 4201"/>
                            <a:gd name="T21" fmla="*/ T20 w 72"/>
                            <a:gd name="T22" fmla="+- 0 1760 1717"/>
                            <a:gd name="T23" fmla="*/ 1760 h 54"/>
                            <a:gd name="T24" fmla="+- 0 4239 4201"/>
                            <a:gd name="T25" fmla="*/ T24 w 72"/>
                            <a:gd name="T26" fmla="+- 0 1752 1717"/>
                            <a:gd name="T27" fmla="*/ 1752 h 54"/>
                            <a:gd name="T28" fmla="+- 0 4257 4201"/>
                            <a:gd name="T29" fmla="*/ T28 w 72"/>
                            <a:gd name="T30" fmla="+- 0 1747 1717"/>
                            <a:gd name="T31" fmla="*/ 1747 h 54"/>
                            <a:gd name="T32" fmla="+- 0 4273 4201"/>
                            <a:gd name="T33" fmla="*/ T32 w 72"/>
                            <a:gd name="T34" fmla="+- 0 1744 1717"/>
                            <a:gd name="T35" fmla="*/ 1744 h 54"/>
                            <a:gd name="T36" fmla="+- 0 4257 4201"/>
                            <a:gd name="T37" fmla="*/ T36 w 72"/>
                            <a:gd name="T38" fmla="+- 0 1740 1717"/>
                            <a:gd name="T39" fmla="*/ 1740 h 54"/>
                            <a:gd name="T40" fmla="+- 0 4239 4201"/>
                            <a:gd name="T41" fmla="*/ T40 w 72"/>
                            <a:gd name="T42" fmla="+- 0 1735 1717"/>
                            <a:gd name="T43" fmla="*/ 1735 h 54"/>
                            <a:gd name="T44" fmla="+- 0 4219 4201"/>
                            <a:gd name="T45" fmla="*/ T44 w 72"/>
                            <a:gd name="T46" fmla="+- 0 1727 1717"/>
                            <a:gd name="T47" fmla="*/ 1727 h 54"/>
                            <a:gd name="T48" fmla="+- 0 4201 4201"/>
                            <a:gd name="T49" fmla="*/ T48 w 72"/>
                            <a:gd name="T50" fmla="+- 0 1717 1717"/>
                            <a:gd name="T51" fmla="*/ 1717 h 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72" h="54">
                              <a:moveTo>
                                <a:pt x="0" y="0"/>
                              </a:moveTo>
                              <a:lnTo>
                                <a:pt x="11" y="14"/>
                              </a:lnTo>
                              <a:lnTo>
                                <a:pt x="14" y="27"/>
                              </a:lnTo>
                              <a:lnTo>
                                <a:pt x="11" y="40"/>
                              </a:lnTo>
                              <a:lnTo>
                                <a:pt x="0" y="54"/>
                              </a:lnTo>
                              <a:lnTo>
                                <a:pt x="18" y="43"/>
                              </a:lnTo>
                              <a:lnTo>
                                <a:pt x="38" y="35"/>
                              </a:lnTo>
                              <a:lnTo>
                                <a:pt x="56" y="30"/>
                              </a:lnTo>
                              <a:lnTo>
                                <a:pt x="72" y="27"/>
                              </a:lnTo>
                              <a:lnTo>
                                <a:pt x="56" y="23"/>
                              </a:lnTo>
                              <a:lnTo>
                                <a:pt x="38" y="18"/>
                              </a:lnTo>
                              <a:lnTo>
                                <a:pt x="18" y="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3B424" id="docshape120" o:spid="_x0000_s1026" style="position:absolute;margin-left:210.05pt;margin-top:85.85pt;width:3.6pt;height:2.7pt;z-index:-171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2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" path="m,l11,14r3,13l11,40,,54,18,43,38,35,56,30,72,27,56,23,38,18,18,10,,xe" fillcolor="black" stroked="f">
                <v:path arrowok="t" o:connecttype="custom" o:connectlocs="0,1090295;6985,1099185;8890,1107440;6985,1115695;0,1124585;11430,1117600;24130,1112520;35560,1109345;45720,1107440;35560,1104900;24130,1101725;11430,1096645;0,109029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34B03A0" wp14:editId="2BE68B8C">
                <wp:extent cx="34290" cy="233680"/>
                <wp:effectExtent l="0" t="8890" r="3810" b="5080"/>
                <wp:docPr id="95" name="docshapegroup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" cy="233680"/>
                          <a:chOff x="0" y="0"/>
                          <a:chExt cx="54" cy="368"/>
                        </a:xfrm>
                      </wpg:grpSpPr>
                      <wps:wsp>
                        <wps:cNvPr id="9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7" y="3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docshape1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4" cy="72"/>
                          </a:xfrm>
                          <a:custGeom>
                            <a:avLst/>
                            <a:gdLst>
                              <a:gd name="T0" fmla="*/ 0 w 54"/>
                              <a:gd name="T1" fmla="*/ 72 h 72"/>
                              <a:gd name="T2" fmla="*/ 14 w 54"/>
                              <a:gd name="T3" fmla="*/ 62 h 72"/>
                              <a:gd name="T4" fmla="*/ 27 w 54"/>
                              <a:gd name="T5" fmla="*/ 58 h 72"/>
                              <a:gd name="T6" fmla="*/ 40 w 54"/>
                              <a:gd name="T7" fmla="*/ 62 h 72"/>
                              <a:gd name="T8" fmla="*/ 54 w 54"/>
                              <a:gd name="T9" fmla="*/ 72 h 72"/>
                              <a:gd name="T10" fmla="*/ 43 w 54"/>
                              <a:gd name="T11" fmla="*/ 54 h 72"/>
                              <a:gd name="T12" fmla="*/ 36 w 54"/>
                              <a:gd name="T13" fmla="*/ 35 h 72"/>
                              <a:gd name="T14" fmla="*/ 30 w 54"/>
                              <a:gd name="T15" fmla="*/ 16 h 72"/>
                              <a:gd name="T16" fmla="*/ 27 w 54"/>
                              <a:gd name="T17" fmla="*/ 0 h 72"/>
                              <a:gd name="T18" fmla="*/ 23 w 54"/>
                              <a:gd name="T19" fmla="*/ 16 h 72"/>
                              <a:gd name="T20" fmla="*/ 18 w 54"/>
                              <a:gd name="T21" fmla="*/ 35 h 72"/>
                              <a:gd name="T22" fmla="*/ 11 w 54"/>
                              <a:gd name="T23" fmla="*/ 54 h 72"/>
                              <a:gd name="T24" fmla="*/ 0 w 54"/>
                              <a:gd name="T25" fmla="*/ 72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4" h="72">
                                <a:moveTo>
                                  <a:pt x="0" y="72"/>
                                </a:moveTo>
                                <a:lnTo>
                                  <a:pt x="14" y="62"/>
                                </a:lnTo>
                                <a:lnTo>
                                  <a:pt x="27" y="58"/>
                                </a:lnTo>
                                <a:lnTo>
                                  <a:pt x="40" y="62"/>
                                </a:lnTo>
                                <a:lnTo>
                                  <a:pt x="54" y="72"/>
                                </a:lnTo>
                                <a:lnTo>
                                  <a:pt x="43" y="54"/>
                                </a:lnTo>
                                <a:lnTo>
                                  <a:pt x="36" y="35"/>
                                </a:lnTo>
                                <a:lnTo>
                                  <a:pt x="30" y="16"/>
                                </a:lnTo>
                                <a:lnTo>
                                  <a:pt x="27" y="0"/>
                                </a:lnTo>
                                <a:lnTo>
                                  <a:pt x="23" y="16"/>
                                </a:lnTo>
                                <a:lnTo>
                                  <a:pt x="18" y="35"/>
                                </a:lnTo>
                                <a:lnTo>
                                  <a:pt x="11" y="54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E53E1" id="docshapegroup121" o:spid="_x0000_s1026" style="width:2.7pt;height:18.4pt;mso-position-horizontal-relative:char;mso-position-vertical-relative:line" coordsize="54,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">
                <v:line id="Line 90" o:spid="_x0000_s1027" style="position:absolute;visibility:visible;mso-wrap-style:square" from="27,368" to="27,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" strokeweight=".1265mm"/>
                <v:shape id="docshape122" o:spid="_x0000_s1028" style="position:absolute;width:54;height:72;visibility:visible;mso-wrap-style:square;v-text-anchor:top" coordsize="5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" path="m,72l14,62,27,58r13,4l54,72,43,54,36,35,30,16,27,,23,16,18,35,11,54,,72xe" fillcolor="black" stroked="f">
                  <v:path arrowok="t" o:connecttype="custom" o:connectlocs="0,72;14,62;27,58;40,62;54,72;43,54;36,35;30,16;27,0;23,16;18,35;11,54;0,72" o:connectangles="0,0,0,0,0,0,0,0,0,0,0,0,0"/>
                </v:shape>
                <w10:anchorlock/>
              </v:group>
            </w:pict>
          </mc:Fallback>
        </mc:AlternateContent>
      </w:r>
    </w:p>
    <w:p w14:paraId="4037527E" w14:textId="77777777" w:rsidR="00DE70B6" w:rsidRDefault="00DE70B6">
      <w:pPr>
        <w:pStyle w:val="BodyText"/>
        <w:ind w:left="0"/>
        <w:rPr>
          <w:sz w:val="20"/>
        </w:rPr>
      </w:pPr>
    </w:p>
    <w:p w14:paraId="256486D0" w14:textId="77777777" w:rsidR="00DE70B6" w:rsidRDefault="00DE70B6">
      <w:pPr>
        <w:pStyle w:val="BodyText"/>
        <w:ind w:left="0"/>
        <w:rPr>
          <w:sz w:val="20"/>
        </w:rPr>
      </w:pPr>
    </w:p>
    <w:p w14:paraId="1C94A7A4" w14:textId="34CD382F" w:rsidR="00DE70B6" w:rsidRDefault="003076F5">
      <w:pPr>
        <w:pStyle w:val="BodyText"/>
        <w:spacing w:before="1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E802B43" wp14:editId="5F50AB6C">
                <wp:simplePos x="0" y="0"/>
                <wp:positionH relativeFrom="page">
                  <wp:posOffset>5600700</wp:posOffset>
                </wp:positionH>
                <wp:positionV relativeFrom="paragraph">
                  <wp:posOffset>99060</wp:posOffset>
                </wp:positionV>
                <wp:extent cx="34290" cy="233680"/>
                <wp:effectExtent l="0" t="0" r="0" b="0"/>
                <wp:wrapTopAndBottom/>
                <wp:docPr id="92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" cy="233680"/>
                          <a:chOff x="8820" y="156"/>
                          <a:chExt cx="54" cy="368"/>
                        </a:xfrm>
                      </wpg:grpSpPr>
                      <wps:wsp>
                        <wps:cNvPr id="93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8847" y="156"/>
                            <a:ext cx="0" cy="325"/>
                          </a:xfrm>
                          <a:prstGeom prst="line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docshape124"/>
                        <wps:cNvSpPr>
                          <a:spLocks/>
                        </wps:cNvSpPr>
                        <wps:spPr bwMode="auto">
                          <a:xfrm>
                            <a:off x="8820" y="451"/>
                            <a:ext cx="54" cy="72"/>
                          </a:xfrm>
                          <a:custGeom>
                            <a:avLst/>
                            <a:gdLst>
                              <a:gd name="T0" fmla="+- 0 8874 8820"/>
                              <a:gd name="T1" fmla="*/ T0 w 54"/>
                              <a:gd name="T2" fmla="+- 0 452 452"/>
                              <a:gd name="T3" fmla="*/ 452 h 72"/>
                              <a:gd name="T4" fmla="+- 0 8860 8820"/>
                              <a:gd name="T5" fmla="*/ T4 w 54"/>
                              <a:gd name="T6" fmla="+- 0 462 452"/>
                              <a:gd name="T7" fmla="*/ 462 h 72"/>
                              <a:gd name="T8" fmla="+- 0 8847 8820"/>
                              <a:gd name="T9" fmla="*/ T8 w 54"/>
                              <a:gd name="T10" fmla="+- 0 465 452"/>
                              <a:gd name="T11" fmla="*/ 465 h 72"/>
                              <a:gd name="T12" fmla="+- 0 8834 8820"/>
                              <a:gd name="T13" fmla="*/ T12 w 54"/>
                              <a:gd name="T14" fmla="+- 0 462 452"/>
                              <a:gd name="T15" fmla="*/ 462 h 72"/>
                              <a:gd name="T16" fmla="+- 0 8820 8820"/>
                              <a:gd name="T17" fmla="*/ T16 w 54"/>
                              <a:gd name="T18" fmla="+- 0 452 452"/>
                              <a:gd name="T19" fmla="*/ 452 h 72"/>
                              <a:gd name="T20" fmla="+- 0 8831 8820"/>
                              <a:gd name="T21" fmla="*/ T20 w 54"/>
                              <a:gd name="T22" fmla="+- 0 470 452"/>
                              <a:gd name="T23" fmla="*/ 470 h 72"/>
                              <a:gd name="T24" fmla="+- 0 8839 8820"/>
                              <a:gd name="T25" fmla="*/ T24 w 54"/>
                              <a:gd name="T26" fmla="+- 0 489 452"/>
                              <a:gd name="T27" fmla="*/ 489 h 72"/>
                              <a:gd name="T28" fmla="+- 0 8844 8820"/>
                              <a:gd name="T29" fmla="*/ T28 w 54"/>
                              <a:gd name="T30" fmla="+- 0 508 452"/>
                              <a:gd name="T31" fmla="*/ 508 h 72"/>
                              <a:gd name="T32" fmla="+- 0 8847 8820"/>
                              <a:gd name="T33" fmla="*/ T32 w 54"/>
                              <a:gd name="T34" fmla="+- 0 524 452"/>
                              <a:gd name="T35" fmla="*/ 524 h 72"/>
                              <a:gd name="T36" fmla="+- 0 8851 8820"/>
                              <a:gd name="T37" fmla="*/ T36 w 54"/>
                              <a:gd name="T38" fmla="+- 0 508 452"/>
                              <a:gd name="T39" fmla="*/ 508 h 72"/>
                              <a:gd name="T40" fmla="+- 0 8856 8820"/>
                              <a:gd name="T41" fmla="*/ T40 w 54"/>
                              <a:gd name="T42" fmla="+- 0 489 452"/>
                              <a:gd name="T43" fmla="*/ 489 h 72"/>
                              <a:gd name="T44" fmla="+- 0 8864 8820"/>
                              <a:gd name="T45" fmla="*/ T44 w 54"/>
                              <a:gd name="T46" fmla="+- 0 470 452"/>
                              <a:gd name="T47" fmla="*/ 470 h 72"/>
                              <a:gd name="T48" fmla="+- 0 8874 8820"/>
                              <a:gd name="T49" fmla="*/ T48 w 54"/>
                              <a:gd name="T50" fmla="+- 0 452 452"/>
                              <a:gd name="T51" fmla="*/ 4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4" h="72">
                                <a:moveTo>
                                  <a:pt x="54" y="0"/>
                                </a:moveTo>
                                <a:lnTo>
                                  <a:pt x="40" y="10"/>
                                </a:lnTo>
                                <a:lnTo>
                                  <a:pt x="27" y="13"/>
                                </a:lnTo>
                                <a:lnTo>
                                  <a:pt x="14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18"/>
                                </a:lnTo>
                                <a:lnTo>
                                  <a:pt x="19" y="37"/>
                                </a:lnTo>
                                <a:lnTo>
                                  <a:pt x="24" y="56"/>
                                </a:lnTo>
                                <a:lnTo>
                                  <a:pt x="27" y="72"/>
                                </a:lnTo>
                                <a:lnTo>
                                  <a:pt x="31" y="56"/>
                                </a:lnTo>
                                <a:lnTo>
                                  <a:pt x="36" y="37"/>
                                </a:lnTo>
                                <a:lnTo>
                                  <a:pt x="44" y="18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8D7701" id="docshapegroup123" o:spid="_x0000_s1026" style="position:absolute;margin-left:441pt;margin-top:7.8pt;width:2.7pt;height:18.4pt;z-index:-15698432;mso-wrap-distance-left:0;mso-wrap-distance-right:0;mso-position-horizontal-relative:page" coordorigin="8820,156" coordsize="54,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">
                <v:line id="Line 87" o:spid="_x0000_s1027" style="position:absolute;visibility:visible;mso-wrap-style:square" from="8847,156" to="8847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" strokeweight=".1265mm"/>
                <v:shape id="docshape124" o:spid="_x0000_s1028" style="position:absolute;left:8820;top:451;width:54;height:72;visibility:visible;mso-wrap-style:square;v-text-anchor:top" coordsize="5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" path="m54,l40,10,27,13,14,10,,,11,18r8,19l24,56r3,16l31,56,36,37,44,18,54,xe" fillcolor="black" stroked="f">
                  <v:path arrowok="t" o:connecttype="custom" o:connectlocs="54,452;40,462;27,465;14,462;0,452;11,470;19,489;24,508;27,524;31,508;36,489;44,470;54,452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0DEFFC66" w14:textId="77777777" w:rsidR="00DE70B6" w:rsidRDefault="00DE70B6"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tblInd w:w="6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591"/>
        <w:gridCol w:w="3413"/>
      </w:tblGrid>
      <w:tr w:rsidR="00DE70B6" w14:paraId="3710A70D" w14:textId="77777777">
        <w:trPr>
          <w:trHeight w:val="312"/>
        </w:trPr>
        <w:tc>
          <w:tcPr>
            <w:tcW w:w="1530" w:type="dxa"/>
            <w:vMerge w:val="restart"/>
          </w:tcPr>
          <w:p w14:paraId="4AB282E9" w14:textId="77777777" w:rsidR="00DE70B6" w:rsidRDefault="00603B20">
            <w:pPr>
              <w:pStyle w:val="TableParagraph"/>
              <w:spacing w:before="194" w:line="240" w:lineRule="auto"/>
              <w:ind w:left="70"/>
              <w:jc w:val="left"/>
              <w:rPr>
                <w:sz w:val="21"/>
              </w:rPr>
            </w:pPr>
            <w:r>
              <w:rPr>
                <w:sz w:val="21"/>
              </w:rPr>
              <w:t>User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services</w:t>
            </w:r>
          </w:p>
        </w:tc>
        <w:tc>
          <w:tcPr>
            <w:tcW w:w="591" w:type="dxa"/>
            <w:tcBorders>
              <w:top w:val="nil"/>
            </w:tcBorders>
          </w:tcPr>
          <w:p w14:paraId="3D5504C7" w14:textId="77777777" w:rsidR="00DE70B6" w:rsidRDefault="00DE70B6">
            <w:pPr>
              <w:pStyle w:val="TableParagraph"/>
              <w:spacing w:line="240" w:lineRule="auto"/>
              <w:jc w:val="left"/>
            </w:pPr>
          </w:p>
        </w:tc>
        <w:tc>
          <w:tcPr>
            <w:tcW w:w="3413" w:type="dxa"/>
            <w:vMerge w:val="restart"/>
          </w:tcPr>
          <w:p w14:paraId="01A521DC" w14:textId="77777777" w:rsidR="00DE70B6" w:rsidRDefault="00603B20">
            <w:pPr>
              <w:pStyle w:val="TableParagraph"/>
              <w:spacing w:before="173" w:line="240" w:lineRule="auto"/>
              <w:ind w:left="69"/>
              <w:jc w:val="left"/>
              <w:rPr>
                <w:sz w:val="21"/>
              </w:rPr>
            </w:pPr>
            <w:r>
              <w:rPr>
                <w:sz w:val="21"/>
              </w:rPr>
              <w:t>Third-party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middleware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ML&amp;AI</w:t>
            </w:r>
          </w:p>
        </w:tc>
      </w:tr>
      <w:tr w:rsidR="00DE70B6" w14:paraId="0934F89B" w14:textId="77777777">
        <w:trPr>
          <w:trHeight w:val="312"/>
        </w:trPr>
        <w:tc>
          <w:tcPr>
            <w:tcW w:w="1530" w:type="dxa"/>
            <w:vMerge/>
            <w:tcBorders>
              <w:top w:val="nil"/>
            </w:tcBorders>
          </w:tcPr>
          <w:p w14:paraId="14E5650F" w14:textId="77777777" w:rsidR="00DE70B6" w:rsidRDefault="00DE70B6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tcBorders>
              <w:bottom w:val="nil"/>
            </w:tcBorders>
          </w:tcPr>
          <w:p w14:paraId="3F62AC64" w14:textId="77777777" w:rsidR="00DE70B6" w:rsidRDefault="00DE70B6">
            <w:pPr>
              <w:pStyle w:val="TableParagraph"/>
              <w:spacing w:line="240" w:lineRule="auto"/>
              <w:jc w:val="left"/>
            </w:pPr>
          </w:p>
        </w:tc>
        <w:tc>
          <w:tcPr>
            <w:tcW w:w="3413" w:type="dxa"/>
            <w:vMerge/>
            <w:tcBorders>
              <w:top w:val="nil"/>
            </w:tcBorders>
          </w:tcPr>
          <w:p w14:paraId="477C5E28" w14:textId="77777777" w:rsidR="00DE70B6" w:rsidRDefault="00DE70B6">
            <w:pPr>
              <w:rPr>
                <w:sz w:val="2"/>
                <w:szCs w:val="2"/>
              </w:rPr>
            </w:pPr>
          </w:p>
        </w:tc>
      </w:tr>
    </w:tbl>
    <w:p w14:paraId="5031FE24" w14:textId="77777777" w:rsidR="00DE70B6" w:rsidRDefault="00DE70B6">
      <w:pPr>
        <w:pStyle w:val="BodyText"/>
        <w:spacing w:before="6"/>
        <w:ind w:left="0"/>
        <w:rPr>
          <w:sz w:val="7"/>
        </w:rPr>
      </w:pPr>
    </w:p>
    <w:p w14:paraId="28EF8EE2" w14:textId="02491A2B" w:rsidR="00DE70B6" w:rsidRDefault="003076F5">
      <w:pPr>
        <w:pStyle w:val="BodyText"/>
        <w:spacing w:before="89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896" behindDoc="0" locked="0" layoutInCell="1" allowOverlap="1" wp14:anchorId="560885A7" wp14:editId="55AA5343">
                <wp:simplePos x="0" y="0"/>
                <wp:positionH relativeFrom="page">
                  <wp:posOffset>2018030</wp:posOffset>
                </wp:positionH>
                <wp:positionV relativeFrom="paragraph">
                  <wp:posOffset>-1442720</wp:posOffset>
                </wp:positionV>
                <wp:extent cx="1365885" cy="974725"/>
                <wp:effectExtent l="0" t="0" r="0" b="0"/>
                <wp:wrapNone/>
                <wp:docPr id="89" name="docshapegroup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974725"/>
                          <a:chOff x="3178" y="-2272"/>
                          <a:chExt cx="2151" cy="1535"/>
                        </a:xfrm>
                      </wpg:grpSpPr>
                      <wps:wsp>
                        <wps:cNvPr id="9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182" y="-741"/>
                            <a:ext cx="2111" cy="0"/>
                          </a:xfrm>
                          <a:prstGeom prst="line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docshape126"/>
                        <wps:cNvSpPr>
                          <a:spLocks/>
                        </wps:cNvSpPr>
                        <wps:spPr bwMode="auto">
                          <a:xfrm>
                            <a:off x="5254" y="-2272"/>
                            <a:ext cx="75" cy="64"/>
                          </a:xfrm>
                          <a:custGeom>
                            <a:avLst/>
                            <a:gdLst>
                              <a:gd name="T0" fmla="+- 0 5254 5254"/>
                              <a:gd name="T1" fmla="*/ T0 w 75"/>
                              <a:gd name="T2" fmla="+- 0 -2252 -2272"/>
                              <a:gd name="T3" fmla="*/ -2252 h 64"/>
                              <a:gd name="T4" fmla="+- 0 5271 5254"/>
                              <a:gd name="T5" fmla="*/ T4 w 75"/>
                              <a:gd name="T6" fmla="+- 0 -2247 -2272"/>
                              <a:gd name="T7" fmla="*/ -2247 h 64"/>
                              <a:gd name="T8" fmla="+- 0 5281 5254"/>
                              <a:gd name="T9" fmla="*/ T8 w 75"/>
                              <a:gd name="T10" fmla="+- 0 -2238 -2272"/>
                              <a:gd name="T11" fmla="*/ -2238 h 64"/>
                              <a:gd name="T12" fmla="+- 0 5286 5254"/>
                              <a:gd name="T13" fmla="*/ T12 w 75"/>
                              <a:gd name="T14" fmla="+- 0 -2226 -2272"/>
                              <a:gd name="T15" fmla="*/ -2226 h 64"/>
                              <a:gd name="T16" fmla="+- 0 5286 5254"/>
                              <a:gd name="T17" fmla="*/ T16 w 75"/>
                              <a:gd name="T18" fmla="+- 0 -2208 -2272"/>
                              <a:gd name="T19" fmla="*/ -2208 h 64"/>
                              <a:gd name="T20" fmla="+- 0 5294 5254"/>
                              <a:gd name="T21" fmla="*/ T20 w 75"/>
                              <a:gd name="T22" fmla="+- 0 -2227 -2272"/>
                              <a:gd name="T23" fmla="*/ -2227 h 64"/>
                              <a:gd name="T24" fmla="+- 0 5305 5254"/>
                              <a:gd name="T25" fmla="*/ T24 w 75"/>
                              <a:gd name="T26" fmla="+- 0 -2245 -2272"/>
                              <a:gd name="T27" fmla="*/ -2245 h 64"/>
                              <a:gd name="T28" fmla="+- 0 5318 5254"/>
                              <a:gd name="T29" fmla="*/ T28 w 75"/>
                              <a:gd name="T30" fmla="+- 0 -2260 -2272"/>
                              <a:gd name="T31" fmla="*/ -2260 h 64"/>
                              <a:gd name="T32" fmla="+- 0 5328 5254"/>
                              <a:gd name="T33" fmla="*/ T32 w 75"/>
                              <a:gd name="T34" fmla="+- 0 -2272 -2272"/>
                              <a:gd name="T35" fmla="*/ -2272 h 64"/>
                              <a:gd name="T36" fmla="+- 0 5314 5254"/>
                              <a:gd name="T37" fmla="*/ T36 w 75"/>
                              <a:gd name="T38" fmla="+- 0 -2266 -2272"/>
                              <a:gd name="T39" fmla="*/ -2266 h 64"/>
                              <a:gd name="T40" fmla="+- 0 5295 5254"/>
                              <a:gd name="T41" fmla="*/ T40 w 75"/>
                              <a:gd name="T42" fmla="+- 0 -2259 -2272"/>
                              <a:gd name="T43" fmla="*/ -2259 h 64"/>
                              <a:gd name="T44" fmla="+- 0 5275 5254"/>
                              <a:gd name="T45" fmla="*/ T44 w 75"/>
                              <a:gd name="T46" fmla="+- 0 -2254 -2272"/>
                              <a:gd name="T47" fmla="*/ -2254 h 64"/>
                              <a:gd name="T48" fmla="+- 0 5254 5254"/>
                              <a:gd name="T49" fmla="*/ T48 w 75"/>
                              <a:gd name="T50" fmla="+- 0 -2252 -2272"/>
                              <a:gd name="T51" fmla="*/ -225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5" h="64">
                                <a:moveTo>
                                  <a:pt x="0" y="20"/>
                                </a:moveTo>
                                <a:lnTo>
                                  <a:pt x="17" y="25"/>
                                </a:lnTo>
                                <a:lnTo>
                                  <a:pt x="27" y="34"/>
                                </a:lnTo>
                                <a:lnTo>
                                  <a:pt x="32" y="46"/>
                                </a:lnTo>
                                <a:lnTo>
                                  <a:pt x="32" y="64"/>
                                </a:lnTo>
                                <a:lnTo>
                                  <a:pt x="40" y="45"/>
                                </a:lnTo>
                                <a:lnTo>
                                  <a:pt x="51" y="27"/>
                                </a:lnTo>
                                <a:lnTo>
                                  <a:pt x="64" y="12"/>
                                </a:lnTo>
                                <a:lnTo>
                                  <a:pt x="74" y="0"/>
                                </a:lnTo>
                                <a:lnTo>
                                  <a:pt x="60" y="6"/>
                                </a:lnTo>
                                <a:lnTo>
                                  <a:pt x="41" y="13"/>
                                </a:lnTo>
                                <a:lnTo>
                                  <a:pt x="21" y="18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66420" id="docshapegroup125" o:spid="_x0000_s1026" style="position:absolute;margin-left:158.9pt;margin-top:-113.6pt;width:107.55pt;height:76.75pt;z-index:15760896;mso-position-horizontal-relative:page" coordorigin="3178,-2272" coordsize="2151,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">
                <v:line id="Line 84" o:spid="_x0000_s1027" style="position:absolute;visibility:visible;mso-wrap-style:square" from="3182,-741" to="5293,-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" strokeweight=".1265mm"/>
                <v:shape id="docshape126" o:spid="_x0000_s1028" style="position:absolute;left:5254;top:-2272;width:75;height:64;visibility:visible;mso-wrap-style:square;v-text-anchor:top" coordsize="75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" path="m,20r17,5l27,34r5,12l32,64,40,45,51,27,64,12,74,,60,6,41,13,21,18,,20xe" fillcolor="black" stroked="f">
                  <v:path arrowok="t" o:connecttype="custom" o:connectlocs="0,-2252;17,-2247;27,-2238;32,-2226;32,-2208;40,-2227;51,-2245;64,-2260;74,-2272;60,-2266;41,-2259;21,-2254;0,-22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7248" behindDoc="1" locked="0" layoutInCell="1" allowOverlap="1" wp14:anchorId="1FFC291E" wp14:editId="0A259539">
                <wp:simplePos x="0" y="0"/>
                <wp:positionH relativeFrom="page">
                  <wp:posOffset>2542540</wp:posOffset>
                </wp:positionH>
                <wp:positionV relativeFrom="paragraph">
                  <wp:posOffset>-280670</wp:posOffset>
                </wp:positionV>
                <wp:extent cx="45720" cy="34290"/>
                <wp:effectExtent l="0" t="0" r="0" b="0"/>
                <wp:wrapNone/>
                <wp:docPr id="88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34290"/>
                        </a:xfrm>
                        <a:custGeom>
                          <a:avLst/>
                          <a:gdLst>
                            <a:gd name="T0" fmla="+- 0 4004 4004"/>
                            <a:gd name="T1" fmla="*/ T0 w 72"/>
                            <a:gd name="T2" fmla="+- 0 -442 -442"/>
                            <a:gd name="T3" fmla="*/ -442 h 54"/>
                            <a:gd name="T4" fmla="+- 0 4014 4004"/>
                            <a:gd name="T5" fmla="*/ T4 w 72"/>
                            <a:gd name="T6" fmla="+- 0 -428 -442"/>
                            <a:gd name="T7" fmla="*/ -428 h 54"/>
                            <a:gd name="T8" fmla="+- 0 4018 4004"/>
                            <a:gd name="T9" fmla="*/ T8 w 72"/>
                            <a:gd name="T10" fmla="+- 0 -415 -442"/>
                            <a:gd name="T11" fmla="*/ -415 h 54"/>
                            <a:gd name="T12" fmla="+- 0 4014 4004"/>
                            <a:gd name="T13" fmla="*/ T12 w 72"/>
                            <a:gd name="T14" fmla="+- 0 -402 -442"/>
                            <a:gd name="T15" fmla="*/ -402 h 54"/>
                            <a:gd name="T16" fmla="+- 0 4004 4004"/>
                            <a:gd name="T17" fmla="*/ T16 w 72"/>
                            <a:gd name="T18" fmla="+- 0 -388 -442"/>
                            <a:gd name="T19" fmla="*/ -388 h 54"/>
                            <a:gd name="T20" fmla="+- 0 4022 4004"/>
                            <a:gd name="T21" fmla="*/ T20 w 72"/>
                            <a:gd name="T22" fmla="+- 0 -398 -442"/>
                            <a:gd name="T23" fmla="*/ -398 h 54"/>
                            <a:gd name="T24" fmla="+- 0 4042 4004"/>
                            <a:gd name="T25" fmla="*/ T24 w 72"/>
                            <a:gd name="T26" fmla="+- 0 -406 -442"/>
                            <a:gd name="T27" fmla="*/ -406 h 54"/>
                            <a:gd name="T28" fmla="+- 0 4060 4004"/>
                            <a:gd name="T29" fmla="*/ T28 w 72"/>
                            <a:gd name="T30" fmla="+- 0 -411 -442"/>
                            <a:gd name="T31" fmla="*/ -411 h 54"/>
                            <a:gd name="T32" fmla="+- 0 4076 4004"/>
                            <a:gd name="T33" fmla="*/ T32 w 72"/>
                            <a:gd name="T34" fmla="+- 0 -415 -442"/>
                            <a:gd name="T35" fmla="*/ -415 h 54"/>
                            <a:gd name="T36" fmla="+- 0 4060 4004"/>
                            <a:gd name="T37" fmla="*/ T36 w 72"/>
                            <a:gd name="T38" fmla="+- 0 -418 -442"/>
                            <a:gd name="T39" fmla="*/ -418 h 54"/>
                            <a:gd name="T40" fmla="+- 0 4042 4004"/>
                            <a:gd name="T41" fmla="*/ T40 w 72"/>
                            <a:gd name="T42" fmla="+- 0 -424 -442"/>
                            <a:gd name="T43" fmla="*/ -424 h 54"/>
                            <a:gd name="T44" fmla="+- 0 4022 4004"/>
                            <a:gd name="T45" fmla="*/ T44 w 72"/>
                            <a:gd name="T46" fmla="+- 0 -431 -442"/>
                            <a:gd name="T47" fmla="*/ -431 h 54"/>
                            <a:gd name="T48" fmla="+- 0 4004 4004"/>
                            <a:gd name="T49" fmla="*/ T48 w 72"/>
                            <a:gd name="T50" fmla="+- 0 -442 -442"/>
                            <a:gd name="T51" fmla="*/ -442 h 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72" h="54">
                              <a:moveTo>
                                <a:pt x="0" y="0"/>
                              </a:moveTo>
                              <a:lnTo>
                                <a:pt x="10" y="14"/>
                              </a:lnTo>
                              <a:lnTo>
                                <a:pt x="14" y="27"/>
                              </a:lnTo>
                              <a:lnTo>
                                <a:pt x="10" y="40"/>
                              </a:lnTo>
                              <a:lnTo>
                                <a:pt x="0" y="54"/>
                              </a:lnTo>
                              <a:lnTo>
                                <a:pt x="18" y="44"/>
                              </a:lnTo>
                              <a:lnTo>
                                <a:pt x="38" y="36"/>
                              </a:lnTo>
                              <a:lnTo>
                                <a:pt x="56" y="31"/>
                              </a:lnTo>
                              <a:lnTo>
                                <a:pt x="72" y="27"/>
                              </a:lnTo>
                              <a:lnTo>
                                <a:pt x="56" y="24"/>
                              </a:lnTo>
                              <a:lnTo>
                                <a:pt x="38" y="18"/>
                              </a:lnTo>
                              <a:lnTo>
                                <a:pt x="18" y="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94E67" id="docshape127" o:spid="_x0000_s1026" style="position:absolute;margin-left:200.2pt;margin-top:-22.1pt;width:3.6pt;height:2.7pt;z-index:-1711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" path="m,l10,14r4,13l10,40,,54,18,44,38,36,56,31,72,27,56,24,38,18,18,11,,xe" fillcolor="black" stroked="f">
                <v:path arrowok="t" o:connecttype="custom" o:connectlocs="0,-280670;6350,-271780;8890,-263525;6350,-255270;0,-246380;11430,-252730;24130,-257810;35560,-260985;45720,-263525;35560,-265430;24130,-269240;11430,-273685;0,-280670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97760" behindDoc="1" locked="0" layoutInCell="1" allowOverlap="1" wp14:anchorId="27C22862" wp14:editId="0E8A6E7E">
                <wp:simplePos x="0" y="0"/>
                <wp:positionH relativeFrom="page">
                  <wp:posOffset>4293870</wp:posOffset>
                </wp:positionH>
                <wp:positionV relativeFrom="paragraph">
                  <wp:posOffset>-1857375</wp:posOffset>
                </wp:positionV>
                <wp:extent cx="2195830" cy="1062990"/>
                <wp:effectExtent l="0" t="0" r="0" b="0"/>
                <wp:wrapNone/>
                <wp:docPr id="83" name="docshapegroup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5830" cy="1062990"/>
                          <a:chOff x="6762" y="-2925"/>
                          <a:chExt cx="3458" cy="1674"/>
                        </a:xfrm>
                      </wpg:grpSpPr>
                      <wps:wsp>
                        <wps:cNvPr id="84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6765" y="-2272"/>
                            <a:ext cx="1063" cy="354"/>
                          </a:xfrm>
                          <a:prstGeom prst="line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docshape129"/>
                        <wps:cNvSpPr>
                          <a:spLocks/>
                        </wps:cNvSpPr>
                        <wps:spPr bwMode="auto">
                          <a:xfrm>
                            <a:off x="7792" y="-1953"/>
                            <a:ext cx="77" cy="52"/>
                          </a:xfrm>
                          <a:custGeom>
                            <a:avLst/>
                            <a:gdLst>
                              <a:gd name="T0" fmla="+- 0 7809 7792"/>
                              <a:gd name="T1" fmla="*/ T0 w 77"/>
                              <a:gd name="T2" fmla="+- 0 -1952 -1952"/>
                              <a:gd name="T3" fmla="*/ -1952 h 52"/>
                              <a:gd name="T4" fmla="+- 0 7814 7792"/>
                              <a:gd name="T5" fmla="*/ T4 w 77"/>
                              <a:gd name="T6" fmla="+- 0 -1936 -1952"/>
                              <a:gd name="T7" fmla="*/ -1936 h 52"/>
                              <a:gd name="T8" fmla="+- 0 7813 7792"/>
                              <a:gd name="T9" fmla="*/ T8 w 77"/>
                              <a:gd name="T10" fmla="+- 0 -1923 -1952"/>
                              <a:gd name="T11" fmla="*/ -1923 h 52"/>
                              <a:gd name="T12" fmla="+- 0 7806 7792"/>
                              <a:gd name="T13" fmla="*/ T12 w 77"/>
                              <a:gd name="T14" fmla="+- 0 -1911 -1952"/>
                              <a:gd name="T15" fmla="*/ -1911 h 52"/>
                              <a:gd name="T16" fmla="+- 0 7792 7792"/>
                              <a:gd name="T17" fmla="*/ T16 w 77"/>
                              <a:gd name="T18" fmla="+- 0 -1901 -1952"/>
                              <a:gd name="T19" fmla="*/ -1901 h 52"/>
                              <a:gd name="T20" fmla="+- 0 7812 7792"/>
                              <a:gd name="T21" fmla="*/ T20 w 77"/>
                              <a:gd name="T22" fmla="+- 0 -1906 -1952"/>
                              <a:gd name="T23" fmla="*/ -1906 h 52"/>
                              <a:gd name="T24" fmla="+- 0 7833 7792"/>
                              <a:gd name="T25" fmla="*/ T24 w 77"/>
                              <a:gd name="T26" fmla="+- 0 -1907 -1952"/>
                              <a:gd name="T27" fmla="*/ -1907 h 52"/>
                              <a:gd name="T28" fmla="+- 0 7853 7792"/>
                              <a:gd name="T29" fmla="*/ T28 w 77"/>
                              <a:gd name="T30" fmla="+- 0 -1906 -1952"/>
                              <a:gd name="T31" fmla="*/ -1906 h 52"/>
                              <a:gd name="T32" fmla="+- 0 7869 7792"/>
                              <a:gd name="T33" fmla="*/ T32 w 77"/>
                              <a:gd name="T34" fmla="+- 0 -1904 -1952"/>
                              <a:gd name="T35" fmla="*/ -1904 h 52"/>
                              <a:gd name="T36" fmla="+- 0 7855 7792"/>
                              <a:gd name="T37" fmla="*/ T36 w 77"/>
                              <a:gd name="T38" fmla="+- 0 -1912 -1952"/>
                              <a:gd name="T39" fmla="*/ -1912 h 52"/>
                              <a:gd name="T40" fmla="+- 0 7839 7792"/>
                              <a:gd name="T41" fmla="*/ T40 w 77"/>
                              <a:gd name="T42" fmla="+- 0 -1923 -1952"/>
                              <a:gd name="T43" fmla="*/ -1923 h 52"/>
                              <a:gd name="T44" fmla="+- 0 7823 7792"/>
                              <a:gd name="T45" fmla="*/ T44 w 77"/>
                              <a:gd name="T46" fmla="+- 0 -1937 -1952"/>
                              <a:gd name="T47" fmla="*/ -1937 h 52"/>
                              <a:gd name="T48" fmla="+- 0 7809 7792"/>
                              <a:gd name="T49" fmla="*/ T48 w 77"/>
                              <a:gd name="T50" fmla="+- 0 -1952 -1952"/>
                              <a:gd name="T51" fmla="*/ -1952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7" h="52">
                                <a:moveTo>
                                  <a:pt x="17" y="0"/>
                                </a:moveTo>
                                <a:lnTo>
                                  <a:pt x="22" y="16"/>
                                </a:lnTo>
                                <a:lnTo>
                                  <a:pt x="21" y="29"/>
                                </a:lnTo>
                                <a:lnTo>
                                  <a:pt x="14" y="41"/>
                                </a:lnTo>
                                <a:lnTo>
                                  <a:pt x="0" y="51"/>
                                </a:lnTo>
                                <a:lnTo>
                                  <a:pt x="20" y="46"/>
                                </a:lnTo>
                                <a:lnTo>
                                  <a:pt x="41" y="45"/>
                                </a:lnTo>
                                <a:lnTo>
                                  <a:pt x="61" y="46"/>
                                </a:lnTo>
                                <a:lnTo>
                                  <a:pt x="77" y="48"/>
                                </a:lnTo>
                                <a:lnTo>
                                  <a:pt x="63" y="40"/>
                                </a:lnTo>
                                <a:lnTo>
                                  <a:pt x="47" y="29"/>
                                </a:lnTo>
                                <a:lnTo>
                                  <a:pt x="31" y="1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130"/>
                        <wps:cNvSpPr txBox="1">
                          <a:spLocks noChangeArrowheads="1"/>
                        </wps:cNvSpPr>
                        <wps:spPr bwMode="auto">
                          <a:xfrm>
                            <a:off x="7478" y="-1901"/>
                            <a:ext cx="2738" cy="646"/>
                          </a:xfrm>
                          <a:prstGeom prst="rect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7B12FA" w14:textId="77777777" w:rsidR="00DE70B6" w:rsidRDefault="00603B20">
                              <w:pPr>
                                <w:spacing w:before="196"/>
                                <w:ind w:left="6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Conversational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API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Bank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docshape131"/>
                        <wps:cNvSpPr txBox="1">
                          <a:spLocks noChangeArrowheads="1"/>
                        </wps:cNvSpPr>
                        <wps:spPr bwMode="auto">
                          <a:xfrm>
                            <a:off x="7868" y="-2922"/>
                            <a:ext cx="1958" cy="646"/>
                          </a:xfrm>
                          <a:prstGeom prst="rect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EA0C85" w14:textId="77777777" w:rsidR="00DE70B6" w:rsidRDefault="00603B20">
                              <w:pPr>
                                <w:spacing w:before="196"/>
                                <w:ind w:left="5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API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Bank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22862" id="docshapegroup128" o:spid="_x0000_s1093" style="position:absolute;left:0;text-align:left;margin-left:338.1pt;margin-top:-146.25pt;width:172.9pt;height:83.7pt;z-index:-17118720;mso-position-horizontal-relative:page;mso-position-vertical-relative:text" coordorigin="6762,-2925" coordsize="3458,1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">
                <v:line id="Line 80" o:spid="_x0000_s1094" style="position:absolute;visibility:visible;mso-wrap-style:square" from="6765,-2272" to="7828,-1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" strokeweight=".1265mm"/>
                <v:shape id="docshape129" o:spid="_x0000_s1095" style="position:absolute;left:7792;top:-1953;width:77;height:52;visibility:visible;mso-wrap-style:square;v-text-anchor:top" coordsize="7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" path="m17,r5,16l21,29,14,41,,51,20,46,41,45r20,1l77,48,63,40,47,29,31,15,17,xe" fillcolor="black" stroked="f">
                  <v:path arrowok="t" o:connecttype="custom" o:connectlocs="17,-1952;22,-1936;21,-1923;14,-1911;0,-1901;20,-1906;41,-1907;61,-1906;77,-1904;63,-1912;47,-1923;31,-1937;17,-1952" o:connectangles="0,0,0,0,0,0,0,0,0,0,0,0,0"/>
                </v:shape>
                <v:shape id="docshape130" o:spid="_x0000_s1096" type="#_x0000_t202" style="position:absolute;left:7478;top:-1901;width:2738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" filled="f" strokeweight=".1265mm">
                  <v:textbox inset="0,0,0,0">
                    <w:txbxContent>
                      <w:p w14:paraId="647B12FA" w14:textId="77777777" w:rsidR="00DE70B6" w:rsidRDefault="00603B20">
                        <w:pPr>
                          <w:spacing w:before="196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Conversational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API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of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Bank</w:t>
                        </w:r>
                      </w:p>
                    </w:txbxContent>
                  </v:textbox>
                </v:shape>
                <v:shape id="docshape131" o:spid="_x0000_s1097" type="#_x0000_t202" style="position:absolute;left:7868;top:-2922;width:1958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" filled="f" strokeweight=".1265mm">
                  <v:textbox inset="0,0,0,0">
                    <w:txbxContent>
                      <w:p w14:paraId="26EA0C85" w14:textId="77777777" w:rsidR="00DE70B6" w:rsidRDefault="00603B20">
                        <w:pPr>
                          <w:spacing w:before="196"/>
                          <w:ind w:lef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Public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API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of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Bank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98272" behindDoc="1" locked="0" layoutInCell="1" allowOverlap="1" wp14:anchorId="5E941230" wp14:editId="108CC5A7">
                <wp:simplePos x="0" y="0"/>
                <wp:positionH relativeFrom="page">
                  <wp:posOffset>4217035</wp:posOffset>
                </wp:positionH>
                <wp:positionV relativeFrom="paragraph">
                  <wp:posOffset>-794385</wp:posOffset>
                </wp:positionV>
                <wp:extent cx="2025015" cy="648335"/>
                <wp:effectExtent l="0" t="0" r="0" b="0"/>
                <wp:wrapNone/>
                <wp:docPr id="79" name="docshapegroup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5015" cy="648335"/>
                          <a:chOff x="6641" y="-1251"/>
                          <a:chExt cx="3189" cy="1021"/>
                        </a:xfrm>
                      </wpg:grpSpPr>
                      <wps:wsp>
                        <wps:cNvPr id="8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6645" y="-741"/>
                            <a:ext cx="1303" cy="0"/>
                          </a:xfrm>
                          <a:prstGeom prst="line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docshape133"/>
                        <wps:cNvSpPr>
                          <a:spLocks/>
                        </wps:cNvSpPr>
                        <wps:spPr bwMode="auto">
                          <a:xfrm>
                            <a:off x="7912" y="-1252"/>
                            <a:ext cx="77" cy="51"/>
                          </a:xfrm>
                          <a:custGeom>
                            <a:avLst/>
                            <a:gdLst>
                              <a:gd name="T0" fmla="+- 0 7912 7912"/>
                              <a:gd name="T1" fmla="*/ T0 w 77"/>
                              <a:gd name="T2" fmla="+- 0 -1251 -1251"/>
                              <a:gd name="T3" fmla="*/ -1251 h 51"/>
                              <a:gd name="T4" fmla="+- 0 7926 7912"/>
                              <a:gd name="T5" fmla="*/ T4 w 77"/>
                              <a:gd name="T6" fmla="+- 0 -1242 -1251"/>
                              <a:gd name="T7" fmla="*/ -1242 h 51"/>
                              <a:gd name="T8" fmla="+- 0 7934 7912"/>
                              <a:gd name="T9" fmla="*/ T8 w 77"/>
                              <a:gd name="T10" fmla="+- 0 -1231 -1251"/>
                              <a:gd name="T11" fmla="*/ -1231 h 51"/>
                              <a:gd name="T12" fmla="+- 0 7936 7912"/>
                              <a:gd name="T13" fmla="*/ T12 w 77"/>
                              <a:gd name="T14" fmla="+- 0 -1217 -1251"/>
                              <a:gd name="T15" fmla="*/ -1217 h 51"/>
                              <a:gd name="T16" fmla="+- 0 7931 7912"/>
                              <a:gd name="T17" fmla="*/ T16 w 77"/>
                              <a:gd name="T18" fmla="+- 0 -1201 -1251"/>
                              <a:gd name="T19" fmla="*/ -1201 h 51"/>
                              <a:gd name="T20" fmla="+- 0 7944 7912"/>
                              <a:gd name="T21" fmla="*/ T20 w 77"/>
                              <a:gd name="T22" fmla="+- 0 -1217 -1251"/>
                              <a:gd name="T23" fmla="*/ -1217 h 51"/>
                              <a:gd name="T24" fmla="+- 0 7959 7912"/>
                              <a:gd name="T25" fmla="*/ T24 w 77"/>
                              <a:gd name="T26" fmla="+- 0 -1231 -1251"/>
                              <a:gd name="T27" fmla="*/ -1231 h 51"/>
                              <a:gd name="T28" fmla="+- 0 7975 7912"/>
                              <a:gd name="T29" fmla="*/ T28 w 77"/>
                              <a:gd name="T30" fmla="+- 0 -1243 -1251"/>
                              <a:gd name="T31" fmla="*/ -1243 h 51"/>
                              <a:gd name="T32" fmla="+- 0 7989 7912"/>
                              <a:gd name="T33" fmla="*/ T32 w 77"/>
                              <a:gd name="T34" fmla="+- 0 -1251 -1251"/>
                              <a:gd name="T35" fmla="*/ -1251 h 51"/>
                              <a:gd name="T36" fmla="+- 0 7973 7912"/>
                              <a:gd name="T37" fmla="*/ T36 w 77"/>
                              <a:gd name="T38" fmla="+- 0 -1249 -1251"/>
                              <a:gd name="T39" fmla="*/ -1249 h 51"/>
                              <a:gd name="T40" fmla="+- 0 7953 7912"/>
                              <a:gd name="T41" fmla="*/ T40 w 77"/>
                              <a:gd name="T42" fmla="+- 0 -1247 -1251"/>
                              <a:gd name="T43" fmla="*/ -1247 h 51"/>
                              <a:gd name="T44" fmla="+- 0 7932 7912"/>
                              <a:gd name="T45" fmla="*/ T44 w 77"/>
                              <a:gd name="T46" fmla="+- 0 -1248 -1251"/>
                              <a:gd name="T47" fmla="*/ -1248 h 51"/>
                              <a:gd name="T48" fmla="+- 0 7912 7912"/>
                              <a:gd name="T49" fmla="*/ T48 w 77"/>
                              <a:gd name="T50" fmla="+- 0 -1251 -1251"/>
                              <a:gd name="T51" fmla="*/ -125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7" h="51">
                                <a:moveTo>
                                  <a:pt x="0" y="0"/>
                                </a:moveTo>
                                <a:lnTo>
                                  <a:pt x="14" y="9"/>
                                </a:lnTo>
                                <a:lnTo>
                                  <a:pt x="22" y="20"/>
                                </a:lnTo>
                                <a:lnTo>
                                  <a:pt x="24" y="34"/>
                                </a:lnTo>
                                <a:lnTo>
                                  <a:pt x="19" y="50"/>
                                </a:lnTo>
                                <a:lnTo>
                                  <a:pt x="32" y="34"/>
                                </a:lnTo>
                                <a:lnTo>
                                  <a:pt x="47" y="20"/>
                                </a:lnTo>
                                <a:lnTo>
                                  <a:pt x="63" y="8"/>
                                </a:lnTo>
                                <a:lnTo>
                                  <a:pt x="77" y="0"/>
                                </a:lnTo>
                                <a:lnTo>
                                  <a:pt x="61" y="2"/>
                                </a:lnTo>
                                <a:lnTo>
                                  <a:pt x="41" y="4"/>
                                </a:lnTo>
                                <a:lnTo>
                                  <a:pt x="20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134"/>
                        <wps:cNvSpPr txBox="1">
                          <a:spLocks noChangeArrowheads="1"/>
                        </wps:cNvSpPr>
                        <wps:spPr bwMode="auto">
                          <a:xfrm>
                            <a:off x="7868" y="-881"/>
                            <a:ext cx="1958" cy="646"/>
                          </a:xfrm>
                          <a:prstGeom prst="rect">
                            <a:avLst/>
                          </a:prstGeom>
                          <a:noFill/>
                          <a:ln w="455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429B9D" w14:textId="77777777" w:rsidR="00DE70B6" w:rsidRDefault="00603B20">
                              <w:pPr>
                                <w:spacing w:before="174"/>
                                <w:ind w:left="8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Knowledge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941230" id="docshapegroup132" o:spid="_x0000_s1098" style="position:absolute;left:0;text-align:left;margin-left:332.05pt;margin-top:-62.55pt;width:159.45pt;height:51.05pt;z-index:-17118208;mso-position-horizontal-relative:page;mso-position-vertical-relative:text" coordorigin="6641,-1251" coordsize="3189,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">
                <v:line id="Line 75" o:spid="_x0000_s1099" style="position:absolute;visibility:visible;mso-wrap-style:square" from="6645,-741" to="7948,-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" strokeweight=".1265mm"/>
                <v:shape id="docshape133" o:spid="_x0000_s1100" style="position:absolute;left:7912;top:-1252;width:77;height:51;visibility:visible;mso-wrap-style:square;v-text-anchor:top" coordsize="7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" path="m,l14,9r8,11l24,34,19,50,32,34,47,20,63,8,77,,61,2,41,4,20,3,,xe" fillcolor="black" stroked="f">
                  <v:path arrowok="t" o:connecttype="custom" o:connectlocs="0,-1251;14,-1242;22,-1231;24,-1217;19,-1201;32,-1217;47,-1231;63,-1243;77,-1251;61,-1249;41,-1247;20,-1248;0,-1251" o:connectangles="0,0,0,0,0,0,0,0,0,0,0,0,0"/>
                </v:shape>
                <v:shape id="docshape134" o:spid="_x0000_s1101" type="#_x0000_t202" style="position:absolute;left:7868;top:-881;width:1958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" filled="f" strokeweight=".1265mm">
                  <v:textbox inset="0,0,0,0">
                    <w:txbxContent>
                      <w:p w14:paraId="1E429B9D" w14:textId="77777777" w:rsidR="00DE70B6" w:rsidRDefault="00603B20">
                        <w:pPr>
                          <w:spacing w:before="174"/>
                          <w:ind w:left="8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Knowledge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database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03B20">
        <w:t>Pic.</w:t>
      </w:r>
      <w:r w:rsidR="00603B20">
        <w:rPr>
          <w:spacing w:val="-5"/>
        </w:rPr>
        <w:t xml:space="preserve"> </w:t>
      </w:r>
      <w:r w:rsidR="00603B20">
        <w:t>13.</w:t>
      </w:r>
      <w:r w:rsidR="00603B20">
        <w:rPr>
          <w:spacing w:val="14"/>
        </w:rPr>
        <w:t xml:space="preserve"> </w:t>
      </w:r>
      <w:r w:rsidR="00603B20">
        <w:t>Open</w:t>
      </w:r>
      <w:r w:rsidR="00603B20">
        <w:rPr>
          <w:spacing w:val="-5"/>
        </w:rPr>
        <w:t xml:space="preserve"> </w:t>
      </w:r>
      <w:r w:rsidR="00603B20">
        <w:t>Banking</w:t>
      </w:r>
      <w:r w:rsidR="00603B20">
        <w:rPr>
          <w:spacing w:val="-5"/>
        </w:rPr>
        <w:t xml:space="preserve"> </w:t>
      </w:r>
      <w:r w:rsidR="00603B20">
        <w:t>User</w:t>
      </w:r>
      <w:r w:rsidR="00603B20">
        <w:rPr>
          <w:spacing w:val="-4"/>
        </w:rPr>
        <w:t xml:space="preserve"> </w:t>
      </w:r>
      <w:r w:rsidR="00603B20">
        <w:t>Request</w:t>
      </w:r>
      <w:r w:rsidR="00603B20">
        <w:rPr>
          <w:spacing w:val="-5"/>
        </w:rPr>
        <w:t xml:space="preserve"> </w:t>
      </w:r>
      <w:r w:rsidR="00603B20">
        <w:t>Route</w:t>
      </w:r>
      <w:r w:rsidR="00603B20">
        <w:rPr>
          <w:spacing w:val="-5"/>
        </w:rPr>
        <w:t xml:space="preserve"> </w:t>
      </w:r>
      <w:r w:rsidR="00603B20">
        <w:t>with</w:t>
      </w:r>
      <w:r w:rsidR="00603B20">
        <w:rPr>
          <w:spacing w:val="-4"/>
        </w:rPr>
        <w:t xml:space="preserve"> </w:t>
      </w:r>
      <w:r w:rsidR="00603B20">
        <w:t>ML&amp;AI</w:t>
      </w:r>
      <w:r w:rsidR="00603B20">
        <w:rPr>
          <w:spacing w:val="-5"/>
        </w:rPr>
        <w:t xml:space="preserve"> </w:t>
      </w:r>
      <w:r w:rsidR="00603B20">
        <w:t>Conversational</w:t>
      </w:r>
      <w:r w:rsidR="00603B20">
        <w:rPr>
          <w:spacing w:val="-5"/>
        </w:rPr>
        <w:t xml:space="preserve"> </w:t>
      </w:r>
      <w:r w:rsidR="00603B20">
        <w:t>Banking</w:t>
      </w:r>
    </w:p>
    <w:p w14:paraId="09494BD9" w14:textId="10ABE5F6" w:rsidR="00DE70B6" w:rsidRDefault="003076F5">
      <w:pPr>
        <w:spacing w:before="120"/>
        <w:ind w:left="168" w:right="168"/>
        <w:jc w:val="center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718AAC6D" wp14:editId="1E7F31F2">
                <wp:simplePos x="0" y="0"/>
                <wp:positionH relativeFrom="page">
                  <wp:posOffset>2797810</wp:posOffset>
                </wp:positionH>
                <wp:positionV relativeFrom="paragraph">
                  <wp:posOffset>585470</wp:posOffset>
                </wp:positionV>
                <wp:extent cx="524510" cy="38100"/>
                <wp:effectExtent l="0" t="0" r="0" b="0"/>
                <wp:wrapNone/>
                <wp:docPr id="76" name="docshapegroup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510" cy="38100"/>
                          <a:chOff x="4406" y="922"/>
                          <a:chExt cx="826" cy="60"/>
                        </a:xfrm>
                      </wpg:grpSpPr>
                      <wps:wsp>
                        <wps:cNvPr id="7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454" y="951"/>
                            <a:ext cx="73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docshape136"/>
                        <wps:cNvSpPr>
                          <a:spLocks/>
                        </wps:cNvSpPr>
                        <wps:spPr bwMode="auto">
                          <a:xfrm>
                            <a:off x="4406" y="921"/>
                            <a:ext cx="826" cy="60"/>
                          </a:xfrm>
                          <a:custGeom>
                            <a:avLst/>
                            <a:gdLst>
                              <a:gd name="T0" fmla="+- 0 4486 4406"/>
                              <a:gd name="T1" fmla="*/ T0 w 826"/>
                              <a:gd name="T2" fmla="+- 0 922 922"/>
                              <a:gd name="T3" fmla="*/ 922 h 60"/>
                              <a:gd name="T4" fmla="+- 0 4466 4406"/>
                              <a:gd name="T5" fmla="*/ T4 w 826"/>
                              <a:gd name="T6" fmla="+- 0 933 922"/>
                              <a:gd name="T7" fmla="*/ 933 h 60"/>
                              <a:gd name="T8" fmla="+- 0 4445 4406"/>
                              <a:gd name="T9" fmla="*/ T8 w 826"/>
                              <a:gd name="T10" fmla="+- 0 942 922"/>
                              <a:gd name="T11" fmla="*/ 942 h 60"/>
                              <a:gd name="T12" fmla="+- 0 4424 4406"/>
                              <a:gd name="T13" fmla="*/ T12 w 826"/>
                              <a:gd name="T14" fmla="+- 0 948 922"/>
                              <a:gd name="T15" fmla="*/ 948 h 60"/>
                              <a:gd name="T16" fmla="+- 0 4406 4406"/>
                              <a:gd name="T17" fmla="*/ T16 w 826"/>
                              <a:gd name="T18" fmla="+- 0 951 922"/>
                              <a:gd name="T19" fmla="*/ 951 h 60"/>
                              <a:gd name="T20" fmla="+- 0 4424 4406"/>
                              <a:gd name="T21" fmla="*/ T20 w 826"/>
                              <a:gd name="T22" fmla="+- 0 955 922"/>
                              <a:gd name="T23" fmla="*/ 955 h 60"/>
                              <a:gd name="T24" fmla="+- 0 4445 4406"/>
                              <a:gd name="T25" fmla="*/ T24 w 826"/>
                              <a:gd name="T26" fmla="+- 0 961 922"/>
                              <a:gd name="T27" fmla="*/ 961 h 60"/>
                              <a:gd name="T28" fmla="+- 0 4466 4406"/>
                              <a:gd name="T29" fmla="*/ T28 w 826"/>
                              <a:gd name="T30" fmla="+- 0 970 922"/>
                              <a:gd name="T31" fmla="*/ 970 h 60"/>
                              <a:gd name="T32" fmla="+- 0 4486 4406"/>
                              <a:gd name="T33" fmla="*/ T32 w 826"/>
                              <a:gd name="T34" fmla="+- 0 981 922"/>
                              <a:gd name="T35" fmla="*/ 981 h 60"/>
                              <a:gd name="T36" fmla="+- 0 4475 4406"/>
                              <a:gd name="T37" fmla="*/ T36 w 826"/>
                              <a:gd name="T38" fmla="+- 0 966 922"/>
                              <a:gd name="T39" fmla="*/ 966 h 60"/>
                              <a:gd name="T40" fmla="+- 0 4471 4406"/>
                              <a:gd name="T41" fmla="*/ T40 w 826"/>
                              <a:gd name="T42" fmla="+- 0 951 922"/>
                              <a:gd name="T43" fmla="*/ 951 h 60"/>
                              <a:gd name="T44" fmla="+- 0 4475 4406"/>
                              <a:gd name="T45" fmla="*/ T44 w 826"/>
                              <a:gd name="T46" fmla="+- 0 937 922"/>
                              <a:gd name="T47" fmla="*/ 937 h 60"/>
                              <a:gd name="T48" fmla="+- 0 4486 4406"/>
                              <a:gd name="T49" fmla="*/ T48 w 826"/>
                              <a:gd name="T50" fmla="+- 0 922 922"/>
                              <a:gd name="T51" fmla="*/ 922 h 60"/>
                              <a:gd name="T52" fmla="+- 0 5231 4406"/>
                              <a:gd name="T53" fmla="*/ T52 w 826"/>
                              <a:gd name="T54" fmla="+- 0 951 922"/>
                              <a:gd name="T55" fmla="*/ 951 h 60"/>
                              <a:gd name="T56" fmla="+- 0 5214 4406"/>
                              <a:gd name="T57" fmla="*/ T56 w 826"/>
                              <a:gd name="T58" fmla="+- 0 948 922"/>
                              <a:gd name="T59" fmla="*/ 948 h 60"/>
                              <a:gd name="T60" fmla="+- 0 5193 4406"/>
                              <a:gd name="T61" fmla="*/ T60 w 826"/>
                              <a:gd name="T62" fmla="+- 0 942 922"/>
                              <a:gd name="T63" fmla="*/ 942 h 60"/>
                              <a:gd name="T64" fmla="+- 0 5172 4406"/>
                              <a:gd name="T65" fmla="*/ T64 w 826"/>
                              <a:gd name="T66" fmla="+- 0 933 922"/>
                              <a:gd name="T67" fmla="*/ 933 h 60"/>
                              <a:gd name="T68" fmla="+- 0 5152 4406"/>
                              <a:gd name="T69" fmla="*/ T68 w 826"/>
                              <a:gd name="T70" fmla="+- 0 922 922"/>
                              <a:gd name="T71" fmla="*/ 922 h 60"/>
                              <a:gd name="T72" fmla="+- 0 5163 4406"/>
                              <a:gd name="T73" fmla="*/ T72 w 826"/>
                              <a:gd name="T74" fmla="+- 0 937 922"/>
                              <a:gd name="T75" fmla="*/ 937 h 60"/>
                              <a:gd name="T76" fmla="+- 0 5167 4406"/>
                              <a:gd name="T77" fmla="*/ T76 w 826"/>
                              <a:gd name="T78" fmla="+- 0 951 922"/>
                              <a:gd name="T79" fmla="*/ 951 h 60"/>
                              <a:gd name="T80" fmla="+- 0 5163 4406"/>
                              <a:gd name="T81" fmla="*/ T80 w 826"/>
                              <a:gd name="T82" fmla="+- 0 966 922"/>
                              <a:gd name="T83" fmla="*/ 966 h 60"/>
                              <a:gd name="T84" fmla="+- 0 5152 4406"/>
                              <a:gd name="T85" fmla="*/ T84 w 826"/>
                              <a:gd name="T86" fmla="+- 0 981 922"/>
                              <a:gd name="T87" fmla="*/ 981 h 60"/>
                              <a:gd name="T88" fmla="+- 0 5172 4406"/>
                              <a:gd name="T89" fmla="*/ T88 w 826"/>
                              <a:gd name="T90" fmla="+- 0 970 922"/>
                              <a:gd name="T91" fmla="*/ 970 h 60"/>
                              <a:gd name="T92" fmla="+- 0 5193 4406"/>
                              <a:gd name="T93" fmla="*/ T92 w 826"/>
                              <a:gd name="T94" fmla="+- 0 961 922"/>
                              <a:gd name="T95" fmla="*/ 961 h 60"/>
                              <a:gd name="T96" fmla="+- 0 5214 4406"/>
                              <a:gd name="T97" fmla="*/ T96 w 826"/>
                              <a:gd name="T98" fmla="+- 0 955 922"/>
                              <a:gd name="T99" fmla="*/ 955 h 60"/>
                              <a:gd name="T100" fmla="+- 0 5231 4406"/>
                              <a:gd name="T101" fmla="*/ T100 w 826"/>
                              <a:gd name="T102" fmla="+- 0 951 922"/>
                              <a:gd name="T103" fmla="*/ 95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26" h="60">
                                <a:moveTo>
                                  <a:pt x="80" y="0"/>
                                </a:moveTo>
                                <a:lnTo>
                                  <a:pt x="60" y="11"/>
                                </a:lnTo>
                                <a:lnTo>
                                  <a:pt x="39" y="20"/>
                                </a:lnTo>
                                <a:lnTo>
                                  <a:pt x="18" y="26"/>
                                </a:lnTo>
                                <a:lnTo>
                                  <a:pt x="0" y="29"/>
                                </a:lnTo>
                                <a:lnTo>
                                  <a:pt x="18" y="33"/>
                                </a:lnTo>
                                <a:lnTo>
                                  <a:pt x="39" y="39"/>
                                </a:lnTo>
                                <a:lnTo>
                                  <a:pt x="60" y="48"/>
                                </a:lnTo>
                                <a:lnTo>
                                  <a:pt x="80" y="59"/>
                                </a:lnTo>
                                <a:lnTo>
                                  <a:pt x="69" y="44"/>
                                </a:lnTo>
                                <a:lnTo>
                                  <a:pt x="65" y="29"/>
                                </a:lnTo>
                                <a:lnTo>
                                  <a:pt x="69" y="15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825" y="29"/>
                                </a:moveTo>
                                <a:lnTo>
                                  <a:pt x="808" y="26"/>
                                </a:lnTo>
                                <a:lnTo>
                                  <a:pt x="787" y="20"/>
                                </a:lnTo>
                                <a:lnTo>
                                  <a:pt x="766" y="11"/>
                                </a:lnTo>
                                <a:lnTo>
                                  <a:pt x="746" y="0"/>
                                </a:lnTo>
                                <a:lnTo>
                                  <a:pt x="757" y="15"/>
                                </a:lnTo>
                                <a:lnTo>
                                  <a:pt x="761" y="29"/>
                                </a:lnTo>
                                <a:lnTo>
                                  <a:pt x="757" y="44"/>
                                </a:lnTo>
                                <a:lnTo>
                                  <a:pt x="746" y="59"/>
                                </a:lnTo>
                                <a:lnTo>
                                  <a:pt x="766" y="48"/>
                                </a:lnTo>
                                <a:lnTo>
                                  <a:pt x="787" y="39"/>
                                </a:lnTo>
                                <a:lnTo>
                                  <a:pt x="808" y="33"/>
                                </a:lnTo>
                                <a:lnTo>
                                  <a:pt x="825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03018" id="docshapegroup135" o:spid="_x0000_s1026" style="position:absolute;margin-left:220.3pt;margin-top:46.1pt;width:41.3pt;height:3pt;z-index:15762944;mso-position-horizontal-relative:page" coordorigin="4406,922" coordsize="82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">
                <v:line id="Line 71" o:spid="_x0000_s1027" style="position:absolute;visibility:visible;mso-wrap-style:square" from="4454,951" to="5184,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" strokeweight=".14058mm"/>
                <v:shape id="docshape136" o:spid="_x0000_s1028" style="position:absolute;left:4406;top:921;width:826;height:60;visibility:visible;mso-wrap-style:square;v-text-anchor:top" coordsize="82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" path="m80,l60,11,39,20,18,26,,29r18,4l39,39r21,9l80,59,69,44,65,29,69,15,80,xm825,29l808,26,787,20,766,11,746,r11,15l761,29r-4,15l746,59,766,48r21,-9l808,33r17,-4xe" fillcolor="black" stroked="f">
                  <v:path arrowok="t" o:connecttype="custom" o:connectlocs="80,922;60,933;39,942;18,948;0,951;18,955;39,961;60,970;80,981;69,966;65,951;69,937;80,922;825,951;808,948;787,942;766,933;746,922;757,937;761,951;757,966;746,981;766,970;787,961;808,955;825,951" o:connectangles="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7005CE80" wp14:editId="2F44484E">
                <wp:simplePos x="0" y="0"/>
                <wp:positionH relativeFrom="page">
                  <wp:posOffset>4237990</wp:posOffset>
                </wp:positionH>
                <wp:positionV relativeFrom="paragraph">
                  <wp:posOffset>585470</wp:posOffset>
                </wp:positionV>
                <wp:extent cx="524510" cy="38100"/>
                <wp:effectExtent l="0" t="0" r="0" b="0"/>
                <wp:wrapNone/>
                <wp:docPr id="73" name="docshapegroup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510" cy="38100"/>
                          <a:chOff x="6674" y="922"/>
                          <a:chExt cx="826" cy="60"/>
                        </a:xfrm>
                      </wpg:grpSpPr>
                      <wps:wsp>
                        <wps:cNvPr id="7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722" y="951"/>
                            <a:ext cx="729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docshape138"/>
                        <wps:cNvSpPr>
                          <a:spLocks/>
                        </wps:cNvSpPr>
                        <wps:spPr bwMode="auto">
                          <a:xfrm>
                            <a:off x="6674" y="921"/>
                            <a:ext cx="826" cy="60"/>
                          </a:xfrm>
                          <a:custGeom>
                            <a:avLst/>
                            <a:gdLst>
                              <a:gd name="T0" fmla="+- 0 6754 6674"/>
                              <a:gd name="T1" fmla="*/ T0 w 826"/>
                              <a:gd name="T2" fmla="+- 0 922 922"/>
                              <a:gd name="T3" fmla="*/ 922 h 60"/>
                              <a:gd name="T4" fmla="+- 0 6734 6674"/>
                              <a:gd name="T5" fmla="*/ T4 w 826"/>
                              <a:gd name="T6" fmla="+- 0 933 922"/>
                              <a:gd name="T7" fmla="*/ 933 h 60"/>
                              <a:gd name="T8" fmla="+- 0 6712 6674"/>
                              <a:gd name="T9" fmla="*/ T8 w 826"/>
                              <a:gd name="T10" fmla="+- 0 942 922"/>
                              <a:gd name="T11" fmla="*/ 942 h 60"/>
                              <a:gd name="T12" fmla="+- 0 6692 6674"/>
                              <a:gd name="T13" fmla="*/ T12 w 826"/>
                              <a:gd name="T14" fmla="+- 0 948 922"/>
                              <a:gd name="T15" fmla="*/ 948 h 60"/>
                              <a:gd name="T16" fmla="+- 0 6674 6674"/>
                              <a:gd name="T17" fmla="*/ T16 w 826"/>
                              <a:gd name="T18" fmla="+- 0 951 922"/>
                              <a:gd name="T19" fmla="*/ 951 h 60"/>
                              <a:gd name="T20" fmla="+- 0 6692 6674"/>
                              <a:gd name="T21" fmla="*/ T20 w 826"/>
                              <a:gd name="T22" fmla="+- 0 955 922"/>
                              <a:gd name="T23" fmla="*/ 955 h 60"/>
                              <a:gd name="T24" fmla="+- 0 6712 6674"/>
                              <a:gd name="T25" fmla="*/ T24 w 826"/>
                              <a:gd name="T26" fmla="+- 0 961 922"/>
                              <a:gd name="T27" fmla="*/ 961 h 60"/>
                              <a:gd name="T28" fmla="+- 0 6734 6674"/>
                              <a:gd name="T29" fmla="*/ T28 w 826"/>
                              <a:gd name="T30" fmla="+- 0 970 922"/>
                              <a:gd name="T31" fmla="*/ 970 h 60"/>
                              <a:gd name="T32" fmla="+- 0 6754 6674"/>
                              <a:gd name="T33" fmla="*/ T32 w 826"/>
                              <a:gd name="T34" fmla="+- 0 981 922"/>
                              <a:gd name="T35" fmla="*/ 981 h 60"/>
                              <a:gd name="T36" fmla="+- 0 6743 6674"/>
                              <a:gd name="T37" fmla="*/ T36 w 826"/>
                              <a:gd name="T38" fmla="+- 0 966 922"/>
                              <a:gd name="T39" fmla="*/ 966 h 60"/>
                              <a:gd name="T40" fmla="+- 0 6739 6674"/>
                              <a:gd name="T41" fmla="*/ T40 w 826"/>
                              <a:gd name="T42" fmla="+- 0 951 922"/>
                              <a:gd name="T43" fmla="*/ 951 h 60"/>
                              <a:gd name="T44" fmla="+- 0 6743 6674"/>
                              <a:gd name="T45" fmla="*/ T44 w 826"/>
                              <a:gd name="T46" fmla="+- 0 937 922"/>
                              <a:gd name="T47" fmla="*/ 937 h 60"/>
                              <a:gd name="T48" fmla="+- 0 6754 6674"/>
                              <a:gd name="T49" fmla="*/ T48 w 826"/>
                              <a:gd name="T50" fmla="+- 0 922 922"/>
                              <a:gd name="T51" fmla="*/ 922 h 60"/>
                              <a:gd name="T52" fmla="+- 0 7499 6674"/>
                              <a:gd name="T53" fmla="*/ T52 w 826"/>
                              <a:gd name="T54" fmla="+- 0 951 922"/>
                              <a:gd name="T55" fmla="*/ 951 h 60"/>
                              <a:gd name="T56" fmla="+- 0 7482 6674"/>
                              <a:gd name="T57" fmla="*/ T56 w 826"/>
                              <a:gd name="T58" fmla="+- 0 948 922"/>
                              <a:gd name="T59" fmla="*/ 948 h 60"/>
                              <a:gd name="T60" fmla="+- 0 7461 6674"/>
                              <a:gd name="T61" fmla="*/ T60 w 826"/>
                              <a:gd name="T62" fmla="+- 0 942 922"/>
                              <a:gd name="T63" fmla="*/ 942 h 60"/>
                              <a:gd name="T64" fmla="+- 0 7439 6674"/>
                              <a:gd name="T65" fmla="*/ T64 w 826"/>
                              <a:gd name="T66" fmla="+- 0 933 922"/>
                              <a:gd name="T67" fmla="*/ 933 h 60"/>
                              <a:gd name="T68" fmla="+- 0 7420 6674"/>
                              <a:gd name="T69" fmla="*/ T68 w 826"/>
                              <a:gd name="T70" fmla="+- 0 922 922"/>
                              <a:gd name="T71" fmla="*/ 922 h 60"/>
                              <a:gd name="T72" fmla="+- 0 7431 6674"/>
                              <a:gd name="T73" fmla="*/ T72 w 826"/>
                              <a:gd name="T74" fmla="+- 0 937 922"/>
                              <a:gd name="T75" fmla="*/ 937 h 60"/>
                              <a:gd name="T76" fmla="+- 0 7434 6674"/>
                              <a:gd name="T77" fmla="*/ T76 w 826"/>
                              <a:gd name="T78" fmla="+- 0 951 922"/>
                              <a:gd name="T79" fmla="*/ 951 h 60"/>
                              <a:gd name="T80" fmla="+- 0 7431 6674"/>
                              <a:gd name="T81" fmla="*/ T80 w 826"/>
                              <a:gd name="T82" fmla="+- 0 966 922"/>
                              <a:gd name="T83" fmla="*/ 966 h 60"/>
                              <a:gd name="T84" fmla="+- 0 7420 6674"/>
                              <a:gd name="T85" fmla="*/ T84 w 826"/>
                              <a:gd name="T86" fmla="+- 0 981 922"/>
                              <a:gd name="T87" fmla="*/ 981 h 60"/>
                              <a:gd name="T88" fmla="+- 0 7439 6674"/>
                              <a:gd name="T89" fmla="*/ T88 w 826"/>
                              <a:gd name="T90" fmla="+- 0 970 922"/>
                              <a:gd name="T91" fmla="*/ 970 h 60"/>
                              <a:gd name="T92" fmla="+- 0 7461 6674"/>
                              <a:gd name="T93" fmla="*/ T92 w 826"/>
                              <a:gd name="T94" fmla="+- 0 961 922"/>
                              <a:gd name="T95" fmla="*/ 961 h 60"/>
                              <a:gd name="T96" fmla="+- 0 7482 6674"/>
                              <a:gd name="T97" fmla="*/ T96 w 826"/>
                              <a:gd name="T98" fmla="+- 0 955 922"/>
                              <a:gd name="T99" fmla="*/ 955 h 60"/>
                              <a:gd name="T100" fmla="+- 0 7499 6674"/>
                              <a:gd name="T101" fmla="*/ T100 w 826"/>
                              <a:gd name="T102" fmla="+- 0 951 922"/>
                              <a:gd name="T103" fmla="*/ 95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26" h="60">
                                <a:moveTo>
                                  <a:pt x="80" y="0"/>
                                </a:moveTo>
                                <a:lnTo>
                                  <a:pt x="60" y="11"/>
                                </a:lnTo>
                                <a:lnTo>
                                  <a:pt x="38" y="20"/>
                                </a:lnTo>
                                <a:lnTo>
                                  <a:pt x="18" y="26"/>
                                </a:lnTo>
                                <a:lnTo>
                                  <a:pt x="0" y="29"/>
                                </a:lnTo>
                                <a:lnTo>
                                  <a:pt x="18" y="33"/>
                                </a:lnTo>
                                <a:lnTo>
                                  <a:pt x="38" y="39"/>
                                </a:lnTo>
                                <a:lnTo>
                                  <a:pt x="60" y="48"/>
                                </a:lnTo>
                                <a:lnTo>
                                  <a:pt x="80" y="59"/>
                                </a:lnTo>
                                <a:lnTo>
                                  <a:pt x="69" y="44"/>
                                </a:lnTo>
                                <a:lnTo>
                                  <a:pt x="65" y="29"/>
                                </a:lnTo>
                                <a:lnTo>
                                  <a:pt x="69" y="15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825" y="29"/>
                                </a:moveTo>
                                <a:lnTo>
                                  <a:pt x="808" y="26"/>
                                </a:lnTo>
                                <a:lnTo>
                                  <a:pt x="787" y="20"/>
                                </a:lnTo>
                                <a:lnTo>
                                  <a:pt x="765" y="11"/>
                                </a:lnTo>
                                <a:lnTo>
                                  <a:pt x="746" y="0"/>
                                </a:lnTo>
                                <a:lnTo>
                                  <a:pt x="757" y="15"/>
                                </a:lnTo>
                                <a:lnTo>
                                  <a:pt x="760" y="29"/>
                                </a:lnTo>
                                <a:lnTo>
                                  <a:pt x="757" y="44"/>
                                </a:lnTo>
                                <a:lnTo>
                                  <a:pt x="746" y="59"/>
                                </a:lnTo>
                                <a:lnTo>
                                  <a:pt x="765" y="48"/>
                                </a:lnTo>
                                <a:lnTo>
                                  <a:pt x="787" y="39"/>
                                </a:lnTo>
                                <a:lnTo>
                                  <a:pt x="808" y="33"/>
                                </a:lnTo>
                                <a:lnTo>
                                  <a:pt x="825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BE8E6" id="docshapegroup137" o:spid="_x0000_s1026" style="position:absolute;margin-left:333.7pt;margin-top:46.1pt;width:41.3pt;height:3pt;z-index:15763456;mso-position-horizontal-relative:page" coordorigin="6674,922" coordsize="82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">
                <v:line id="Line 68" o:spid="_x0000_s1027" style="position:absolute;visibility:visible;mso-wrap-style:square" from="6722,951" to="7451,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" strokeweight=".14058mm"/>
                <v:shape id="docshape138" o:spid="_x0000_s1028" style="position:absolute;left:6674;top:921;width:826;height:60;visibility:visible;mso-wrap-style:square;v-text-anchor:top" coordsize="82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" path="m80,l60,11,38,20,18,26,,29r18,4l38,39r22,9l80,59,69,44,65,29,69,15,80,xm825,29l808,26,787,20,765,11,746,r11,15l760,29r-3,15l746,59,765,48r22,-9l808,33r17,-4xe" fillcolor="black" stroked="f">
                  <v:path arrowok="t" o:connecttype="custom" o:connectlocs="80,922;60,933;38,942;18,948;0,951;18,955;38,961;60,970;80,981;69,966;65,951;69,937;80,922;825,951;808,948;787,942;765,933;746,922;757,937;760,951;757,966;746,981;765,970;787,961;808,955;825,951" o:connectangles="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29CFFCE9" wp14:editId="2F307BDC">
                <wp:simplePos x="0" y="0"/>
                <wp:positionH relativeFrom="page">
                  <wp:posOffset>4764405</wp:posOffset>
                </wp:positionH>
                <wp:positionV relativeFrom="paragraph">
                  <wp:posOffset>376555</wp:posOffset>
                </wp:positionV>
                <wp:extent cx="911225" cy="455930"/>
                <wp:effectExtent l="0" t="0" r="0" b="0"/>
                <wp:wrapNone/>
                <wp:docPr id="72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1E5B8D" w14:textId="77777777" w:rsidR="00DE70B6" w:rsidRDefault="00603B20">
                            <w:pPr>
                              <w:pStyle w:val="BodyText"/>
                              <w:spacing w:before="209"/>
                              <w:ind w:left="447"/>
                            </w:pPr>
                            <w:r>
                              <w:t>CRM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FFCE9" id="docshape139" o:spid="_x0000_s1102" type="#_x0000_t202" style="position:absolute;left:0;text-align:left;margin-left:375.15pt;margin-top:29.65pt;width:71.75pt;height:35.9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" filled="f" strokeweight=".14058mm">
                <v:textbox inset="0,0,0,0">
                  <w:txbxContent>
                    <w:p w14:paraId="6E1E5B8D" w14:textId="77777777" w:rsidR="00DE70B6" w:rsidRDefault="00603B20">
                      <w:pPr>
                        <w:pStyle w:val="BodyText"/>
                        <w:spacing w:before="209"/>
                        <w:ind w:left="447"/>
                      </w:pPr>
                      <w:r>
                        <w:t>CRM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2B264C97" wp14:editId="20912821">
                <wp:simplePos x="0" y="0"/>
                <wp:positionH relativeFrom="page">
                  <wp:posOffset>3324225</wp:posOffset>
                </wp:positionH>
                <wp:positionV relativeFrom="paragraph">
                  <wp:posOffset>376555</wp:posOffset>
                </wp:positionV>
                <wp:extent cx="911225" cy="455930"/>
                <wp:effectExtent l="0" t="0" r="0" b="0"/>
                <wp:wrapNone/>
                <wp:docPr id="71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7CD03F" w14:textId="77777777" w:rsidR="00DE70B6" w:rsidRDefault="00603B20">
                            <w:pPr>
                              <w:pStyle w:val="BodyText"/>
                              <w:spacing w:before="212"/>
                              <w:ind w:left="294"/>
                            </w:pPr>
                            <w:r>
                              <w:t>Chat-bot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4C97" id="docshape140" o:spid="_x0000_s1103" type="#_x0000_t202" style="position:absolute;left:0;text-align:left;margin-left:261.75pt;margin-top:29.65pt;width:71.75pt;height:35.9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" filled="f" strokeweight=".14058mm">
                <v:textbox inset="0,0,0,0">
                  <w:txbxContent>
                    <w:p w14:paraId="467CD03F" w14:textId="77777777" w:rsidR="00DE70B6" w:rsidRDefault="00603B20">
                      <w:pPr>
                        <w:pStyle w:val="BodyText"/>
                        <w:spacing w:before="212"/>
                        <w:ind w:left="294"/>
                      </w:pPr>
                      <w:r>
                        <w:t>Chat-bot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rPr>
          <w:i/>
          <w:sz w:val="20"/>
        </w:rPr>
        <w:t>Source:</w:t>
      </w:r>
      <w:r w:rsidR="00603B20">
        <w:rPr>
          <w:i/>
          <w:spacing w:val="8"/>
          <w:sz w:val="20"/>
        </w:rPr>
        <w:t xml:space="preserve"> </w:t>
      </w:r>
      <w:r w:rsidR="00603B20">
        <w:rPr>
          <w:sz w:val="20"/>
        </w:rPr>
        <w:t>Own</w:t>
      </w:r>
      <w:r w:rsidR="00603B20">
        <w:rPr>
          <w:spacing w:val="-6"/>
          <w:sz w:val="20"/>
        </w:rPr>
        <w:t xml:space="preserve"> </w:t>
      </w:r>
      <w:r w:rsidR="00603B20">
        <w:rPr>
          <w:sz w:val="20"/>
        </w:rPr>
        <w:t>study</w:t>
      </w:r>
    </w:p>
    <w:p w14:paraId="5BEF6BD8" w14:textId="1C80ABA9" w:rsidR="00DE70B6" w:rsidRDefault="003076F5">
      <w:pPr>
        <w:pStyle w:val="BodyText"/>
        <w:spacing w:before="8"/>
        <w:ind w:left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7754FD71" wp14:editId="3B07276F">
                <wp:simplePos x="0" y="0"/>
                <wp:positionH relativeFrom="page">
                  <wp:posOffset>1884680</wp:posOffset>
                </wp:positionH>
                <wp:positionV relativeFrom="paragraph">
                  <wp:posOffset>154940</wp:posOffset>
                </wp:positionV>
                <wp:extent cx="911225" cy="455930"/>
                <wp:effectExtent l="0" t="0" r="0" b="0"/>
                <wp:wrapTopAndBottom/>
                <wp:docPr id="70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4DE666" w14:textId="77777777" w:rsidR="00DE70B6" w:rsidRDefault="00603B20">
                            <w:pPr>
                              <w:pStyle w:val="BodyText"/>
                              <w:spacing w:before="208"/>
                              <w:ind w:left="233" w:right="233"/>
                              <w:jc w:val="center"/>
                            </w:pPr>
                            <w:bookmarkStart w:id="609" w:name="_bookmark50"/>
                            <w:bookmarkEnd w:id="609"/>
                            <w: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4FD71" id="docshape141" o:spid="_x0000_s1104" type="#_x0000_t202" style="position:absolute;margin-left:148.4pt;margin-top:12.2pt;width:71.75pt;height:35.9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" filled="f" strokeweight=".14058mm">
                <v:textbox inset="0,0,0,0">
                  <w:txbxContent>
                    <w:p w14:paraId="714DE666" w14:textId="77777777" w:rsidR="00DE70B6" w:rsidRDefault="00603B20">
                      <w:pPr>
                        <w:pStyle w:val="BodyText"/>
                        <w:spacing w:before="208"/>
                        <w:ind w:left="233" w:right="233"/>
                        <w:jc w:val="center"/>
                      </w:pPr>
                      <w:bookmarkStart w:id="610" w:name="_bookmark50"/>
                      <w:bookmarkEnd w:id="610"/>
                      <w:r>
                        <w:t>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091729" w14:textId="77777777" w:rsidR="00DE70B6" w:rsidRDefault="00DE70B6">
      <w:pPr>
        <w:pStyle w:val="BodyText"/>
        <w:ind w:left="0"/>
        <w:rPr>
          <w:sz w:val="20"/>
        </w:rPr>
      </w:pPr>
    </w:p>
    <w:p w14:paraId="76CA43A0" w14:textId="77777777" w:rsidR="00DE70B6" w:rsidRDefault="00DE70B6">
      <w:pPr>
        <w:pStyle w:val="BodyText"/>
        <w:ind w:left="0"/>
        <w:rPr>
          <w:sz w:val="20"/>
        </w:rPr>
      </w:pPr>
    </w:p>
    <w:p w14:paraId="4891591F" w14:textId="4FFF0E56" w:rsidR="00DE70B6" w:rsidRDefault="003076F5">
      <w:pPr>
        <w:pStyle w:val="BodyText"/>
        <w:spacing w:before="5"/>
        <w:ind w:left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128BC7EC" wp14:editId="5E507756">
                <wp:simplePos x="0" y="0"/>
                <wp:positionH relativeFrom="page">
                  <wp:posOffset>3324225</wp:posOffset>
                </wp:positionH>
                <wp:positionV relativeFrom="paragraph">
                  <wp:posOffset>152400</wp:posOffset>
                </wp:positionV>
                <wp:extent cx="911225" cy="455930"/>
                <wp:effectExtent l="0" t="0" r="0" b="0"/>
                <wp:wrapTopAndBottom/>
                <wp:docPr id="69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5BAE73" w14:textId="77777777" w:rsidR="00DE70B6" w:rsidRDefault="00603B20">
                            <w:pPr>
                              <w:pStyle w:val="BodyText"/>
                              <w:spacing w:before="212"/>
                              <w:ind w:left="275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BC7EC" id="docshape142" o:spid="_x0000_s1105" type="#_x0000_t202" style="position:absolute;margin-left:261.75pt;margin-top:12pt;width:71.75pt;height:35.9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" filled="f" strokeweight=".14058mm">
                <v:textbox inset="0,0,0,0">
                  <w:txbxContent>
                    <w:p w14:paraId="3A5BAE73" w14:textId="77777777" w:rsidR="00DE70B6" w:rsidRDefault="00603B20">
                      <w:pPr>
                        <w:pStyle w:val="BodyText"/>
                        <w:spacing w:before="212"/>
                        <w:ind w:left="275"/>
                      </w:pPr>
                      <w:r>
                        <w:t>Database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14C7D1" w14:textId="77777777" w:rsidR="00DE70B6" w:rsidRDefault="00DE70B6">
      <w:pPr>
        <w:pStyle w:val="BodyText"/>
        <w:ind w:left="0"/>
        <w:rPr>
          <w:sz w:val="8"/>
        </w:rPr>
      </w:pPr>
    </w:p>
    <w:p w14:paraId="37425054" w14:textId="0CFC79A3" w:rsidR="00DE70B6" w:rsidRDefault="003076F5">
      <w:pPr>
        <w:pStyle w:val="BodyText"/>
        <w:spacing w:before="89"/>
        <w:ind w:left="168" w:right="16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1781638E" wp14:editId="3A8149E4">
                <wp:simplePos x="0" y="0"/>
                <wp:positionH relativeFrom="page">
                  <wp:posOffset>3761105</wp:posOffset>
                </wp:positionH>
                <wp:positionV relativeFrom="paragraph">
                  <wp:posOffset>-956310</wp:posOffset>
                </wp:positionV>
                <wp:extent cx="38100" cy="440055"/>
                <wp:effectExtent l="0" t="0" r="0" b="0"/>
                <wp:wrapNone/>
                <wp:docPr id="66" name="docshapegroup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440055"/>
                          <a:chOff x="5923" y="-1506"/>
                          <a:chExt cx="60" cy="693"/>
                        </a:xfrm>
                      </wpg:grpSpPr>
                      <wps:wsp>
                        <wps:cNvPr id="6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953" y="-1458"/>
                            <a:ext cx="0" cy="596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docshape144"/>
                        <wps:cNvSpPr>
                          <a:spLocks/>
                        </wps:cNvSpPr>
                        <wps:spPr bwMode="auto">
                          <a:xfrm>
                            <a:off x="5922" y="-1506"/>
                            <a:ext cx="60" cy="693"/>
                          </a:xfrm>
                          <a:custGeom>
                            <a:avLst/>
                            <a:gdLst>
                              <a:gd name="T0" fmla="+- 0 5983 5923"/>
                              <a:gd name="T1" fmla="*/ T0 w 60"/>
                              <a:gd name="T2" fmla="+- 0 -893 -1506"/>
                              <a:gd name="T3" fmla="*/ -893 h 693"/>
                              <a:gd name="T4" fmla="+- 0 5967 5923"/>
                              <a:gd name="T5" fmla="*/ T4 w 60"/>
                              <a:gd name="T6" fmla="+- 0 -882 -1506"/>
                              <a:gd name="T7" fmla="*/ -882 h 693"/>
                              <a:gd name="T8" fmla="+- 0 5953 5923"/>
                              <a:gd name="T9" fmla="*/ T8 w 60"/>
                              <a:gd name="T10" fmla="+- 0 -878 -1506"/>
                              <a:gd name="T11" fmla="*/ -878 h 693"/>
                              <a:gd name="T12" fmla="+- 0 5938 5923"/>
                              <a:gd name="T13" fmla="*/ T12 w 60"/>
                              <a:gd name="T14" fmla="+- 0 -882 -1506"/>
                              <a:gd name="T15" fmla="*/ -882 h 693"/>
                              <a:gd name="T16" fmla="+- 0 5923 5923"/>
                              <a:gd name="T17" fmla="*/ T16 w 60"/>
                              <a:gd name="T18" fmla="+- 0 -893 -1506"/>
                              <a:gd name="T19" fmla="*/ -893 h 693"/>
                              <a:gd name="T20" fmla="+- 0 5935 5923"/>
                              <a:gd name="T21" fmla="*/ T20 w 60"/>
                              <a:gd name="T22" fmla="+- 0 -874 -1506"/>
                              <a:gd name="T23" fmla="*/ -874 h 693"/>
                              <a:gd name="T24" fmla="+- 0 5943 5923"/>
                              <a:gd name="T25" fmla="*/ T24 w 60"/>
                              <a:gd name="T26" fmla="+- 0 -852 -1506"/>
                              <a:gd name="T27" fmla="*/ -852 h 693"/>
                              <a:gd name="T28" fmla="+- 0 5949 5923"/>
                              <a:gd name="T29" fmla="*/ T28 w 60"/>
                              <a:gd name="T30" fmla="+- 0 -831 -1506"/>
                              <a:gd name="T31" fmla="*/ -831 h 693"/>
                              <a:gd name="T32" fmla="+- 0 5953 5923"/>
                              <a:gd name="T33" fmla="*/ T32 w 60"/>
                              <a:gd name="T34" fmla="+- 0 -814 -1506"/>
                              <a:gd name="T35" fmla="*/ -814 h 693"/>
                              <a:gd name="T36" fmla="+- 0 5957 5923"/>
                              <a:gd name="T37" fmla="*/ T36 w 60"/>
                              <a:gd name="T38" fmla="+- 0 -831 -1506"/>
                              <a:gd name="T39" fmla="*/ -831 h 693"/>
                              <a:gd name="T40" fmla="+- 0 5962 5923"/>
                              <a:gd name="T41" fmla="*/ T40 w 60"/>
                              <a:gd name="T42" fmla="+- 0 -852 -1506"/>
                              <a:gd name="T43" fmla="*/ -852 h 693"/>
                              <a:gd name="T44" fmla="+- 0 5971 5923"/>
                              <a:gd name="T45" fmla="*/ T44 w 60"/>
                              <a:gd name="T46" fmla="+- 0 -874 -1506"/>
                              <a:gd name="T47" fmla="*/ -874 h 693"/>
                              <a:gd name="T48" fmla="+- 0 5983 5923"/>
                              <a:gd name="T49" fmla="*/ T48 w 60"/>
                              <a:gd name="T50" fmla="+- 0 -893 -1506"/>
                              <a:gd name="T51" fmla="*/ -893 h 693"/>
                              <a:gd name="T52" fmla="+- 0 5983 5923"/>
                              <a:gd name="T53" fmla="*/ T52 w 60"/>
                              <a:gd name="T54" fmla="+- 0 -1426 -1506"/>
                              <a:gd name="T55" fmla="*/ -1426 h 693"/>
                              <a:gd name="T56" fmla="+- 0 5971 5923"/>
                              <a:gd name="T57" fmla="*/ T56 w 60"/>
                              <a:gd name="T58" fmla="+- 0 -1446 -1506"/>
                              <a:gd name="T59" fmla="*/ -1446 h 693"/>
                              <a:gd name="T60" fmla="+- 0 5962 5923"/>
                              <a:gd name="T61" fmla="*/ T60 w 60"/>
                              <a:gd name="T62" fmla="+- 0 -1467 -1506"/>
                              <a:gd name="T63" fmla="*/ -1467 h 693"/>
                              <a:gd name="T64" fmla="+- 0 5957 5923"/>
                              <a:gd name="T65" fmla="*/ T64 w 60"/>
                              <a:gd name="T66" fmla="+- 0 -1488 -1506"/>
                              <a:gd name="T67" fmla="*/ -1488 h 693"/>
                              <a:gd name="T68" fmla="+- 0 5953 5923"/>
                              <a:gd name="T69" fmla="*/ T68 w 60"/>
                              <a:gd name="T70" fmla="+- 0 -1506 -1506"/>
                              <a:gd name="T71" fmla="*/ -1506 h 693"/>
                              <a:gd name="T72" fmla="+- 0 5949 5923"/>
                              <a:gd name="T73" fmla="*/ T72 w 60"/>
                              <a:gd name="T74" fmla="+- 0 -1488 -1506"/>
                              <a:gd name="T75" fmla="*/ -1488 h 693"/>
                              <a:gd name="T76" fmla="+- 0 5943 5923"/>
                              <a:gd name="T77" fmla="*/ T76 w 60"/>
                              <a:gd name="T78" fmla="+- 0 -1467 -1506"/>
                              <a:gd name="T79" fmla="*/ -1467 h 693"/>
                              <a:gd name="T80" fmla="+- 0 5935 5923"/>
                              <a:gd name="T81" fmla="*/ T80 w 60"/>
                              <a:gd name="T82" fmla="+- 0 -1446 -1506"/>
                              <a:gd name="T83" fmla="*/ -1446 h 693"/>
                              <a:gd name="T84" fmla="+- 0 5923 5923"/>
                              <a:gd name="T85" fmla="*/ T84 w 60"/>
                              <a:gd name="T86" fmla="+- 0 -1426 -1506"/>
                              <a:gd name="T87" fmla="*/ -1426 h 693"/>
                              <a:gd name="T88" fmla="+- 0 5938 5923"/>
                              <a:gd name="T89" fmla="*/ T88 w 60"/>
                              <a:gd name="T90" fmla="+- 0 -1437 -1506"/>
                              <a:gd name="T91" fmla="*/ -1437 h 693"/>
                              <a:gd name="T92" fmla="+- 0 5953 5923"/>
                              <a:gd name="T93" fmla="*/ T92 w 60"/>
                              <a:gd name="T94" fmla="+- 0 -1441 -1506"/>
                              <a:gd name="T95" fmla="*/ -1441 h 693"/>
                              <a:gd name="T96" fmla="+- 0 5967 5923"/>
                              <a:gd name="T97" fmla="*/ T96 w 60"/>
                              <a:gd name="T98" fmla="+- 0 -1437 -1506"/>
                              <a:gd name="T99" fmla="*/ -1437 h 693"/>
                              <a:gd name="T100" fmla="+- 0 5983 5923"/>
                              <a:gd name="T101" fmla="*/ T100 w 60"/>
                              <a:gd name="T102" fmla="+- 0 -1426 -1506"/>
                              <a:gd name="T103" fmla="*/ -1426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0" h="693">
                                <a:moveTo>
                                  <a:pt x="60" y="613"/>
                                </a:moveTo>
                                <a:lnTo>
                                  <a:pt x="44" y="624"/>
                                </a:lnTo>
                                <a:lnTo>
                                  <a:pt x="30" y="628"/>
                                </a:lnTo>
                                <a:lnTo>
                                  <a:pt x="15" y="624"/>
                                </a:lnTo>
                                <a:lnTo>
                                  <a:pt x="0" y="613"/>
                                </a:lnTo>
                                <a:lnTo>
                                  <a:pt x="12" y="632"/>
                                </a:lnTo>
                                <a:lnTo>
                                  <a:pt x="20" y="654"/>
                                </a:lnTo>
                                <a:lnTo>
                                  <a:pt x="26" y="675"/>
                                </a:lnTo>
                                <a:lnTo>
                                  <a:pt x="30" y="692"/>
                                </a:lnTo>
                                <a:lnTo>
                                  <a:pt x="34" y="675"/>
                                </a:lnTo>
                                <a:lnTo>
                                  <a:pt x="39" y="654"/>
                                </a:lnTo>
                                <a:lnTo>
                                  <a:pt x="48" y="632"/>
                                </a:lnTo>
                                <a:lnTo>
                                  <a:pt x="60" y="613"/>
                                </a:lnTo>
                                <a:close/>
                                <a:moveTo>
                                  <a:pt x="60" y="80"/>
                                </a:moveTo>
                                <a:lnTo>
                                  <a:pt x="48" y="60"/>
                                </a:lnTo>
                                <a:lnTo>
                                  <a:pt x="39" y="39"/>
                                </a:lnTo>
                                <a:lnTo>
                                  <a:pt x="34" y="18"/>
                                </a:lnTo>
                                <a:lnTo>
                                  <a:pt x="30" y="0"/>
                                </a:lnTo>
                                <a:lnTo>
                                  <a:pt x="26" y="18"/>
                                </a:lnTo>
                                <a:lnTo>
                                  <a:pt x="20" y="39"/>
                                </a:lnTo>
                                <a:lnTo>
                                  <a:pt x="12" y="60"/>
                                </a:lnTo>
                                <a:lnTo>
                                  <a:pt x="0" y="80"/>
                                </a:lnTo>
                                <a:lnTo>
                                  <a:pt x="15" y="69"/>
                                </a:lnTo>
                                <a:lnTo>
                                  <a:pt x="30" y="65"/>
                                </a:lnTo>
                                <a:lnTo>
                                  <a:pt x="44" y="69"/>
                                </a:lnTo>
                                <a:lnTo>
                                  <a:pt x="6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E3DAA" id="docshapegroup143" o:spid="_x0000_s1026" style="position:absolute;margin-left:296.15pt;margin-top:-75.3pt;width:3pt;height:34.65pt;z-index:15763968;mso-position-horizontal-relative:page" coordorigin="5923,-1506" coordsize="60,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">
                <v:line id="Line 61" o:spid="_x0000_s1027" style="position:absolute;visibility:visible;mso-wrap-style:square" from="5953,-1458" to="5953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" strokeweight=".14058mm"/>
                <v:shape id="docshape144" o:spid="_x0000_s1028" style="position:absolute;left:5922;top:-1506;width:60;height:693;visibility:visible;mso-wrap-style:square;v-text-anchor:top" coordsize="60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" path="m60,613l44,624r-14,4l15,624,,613r12,19l20,654r6,21l30,692r4,-17l39,654r9,-22l60,613xm60,80l48,60,39,39,34,18,30,,26,18,20,39,12,60,,80,15,69,30,65r14,4l60,80xe" fillcolor="black" stroked="f">
                  <v:path arrowok="t" o:connecttype="custom" o:connectlocs="60,-893;44,-882;30,-878;15,-882;0,-893;12,-874;20,-852;26,-831;30,-814;34,-831;39,-852;48,-874;60,-893;60,-1426;48,-1446;39,-1467;34,-1488;30,-1506;26,-1488;20,-1467;12,-1446;0,-1426;15,-1437;30,-1441;44,-1437;60,-1426" o:connectangles="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59D5089D" wp14:editId="399AABA3">
                <wp:simplePos x="0" y="0"/>
                <wp:positionH relativeFrom="page">
                  <wp:posOffset>4237990</wp:posOffset>
                </wp:positionH>
                <wp:positionV relativeFrom="paragraph">
                  <wp:posOffset>-956310</wp:posOffset>
                </wp:positionV>
                <wp:extent cx="1001395" cy="688975"/>
                <wp:effectExtent l="0" t="0" r="0" b="0"/>
                <wp:wrapNone/>
                <wp:docPr id="63" name="docshapegroup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1395" cy="688975"/>
                          <a:chOff x="6674" y="-1506"/>
                          <a:chExt cx="1577" cy="1085"/>
                        </a:xfrm>
                      </wpg:grpSpPr>
                      <wps:wsp>
                        <wps:cNvPr id="64" name="docshape146"/>
                        <wps:cNvSpPr>
                          <a:spLocks/>
                        </wps:cNvSpPr>
                        <wps:spPr bwMode="auto">
                          <a:xfrm>
                            <a:off x="6721" y="-1458"/>
                            <a:ext cx="1499" cy="1007"/>
                          </a:xfrm>
                          <a:custGeom>
                            <a:avLst/>
                            <a:gdLst>
                              <a:gd name="T0" fmla="+- 0 6722 6722"/>
                              <a:gd name="T1" fmla="*/ T0 w 1499"/>
                              <a:gd name="T2" fmla="+- 0 -451 -1458"/>
                              <a:gd name="T3" fmla="*/ -451 h 1007"/>
                              <a:gd name="T4" fmla="+- 0 8221 6722"/>
                              <a:gd name="T5" fmla="*/ T4 w 1499"/>
                              <a:gd name="T6" fmla="+- 0 -451 -1458"/>
                              <a:gd name="T7" fmla="*/ -451 h 1007"/>
                              <a:gd name="T8" fmla="+- 0 8221 6722"/>
                              <a:gd name="T9" fmla="*/ T8 w 1499"/>
                              <a:gd name="T10" fmla="+- 0 -1458 -1458"/>
                              <a:gd name="T11" fmla="*/ -1458 h 10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99" h="1007">
                                <a:moveTo>
                                  <a:pt x="0" y="1007"/>
                                </a:moveTo>
                                <a:lnTo>
                                  <a:pt x="1499" y="1007"/>
                                </a:lnTo>
                                <a:lnTo>
                                  <a:pt x="1499" y="0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147"/>
                        <wps:cNvSpPr>
                          <a:spLocks/>
                        </wps:cNvSpPr>
                        <wps:spPr bwMode="auto">
                          <a:xfrm>
                            <a:off x="6674" y="-1506"/>
                            <a:ext cx="1577" cy="1085"/>
                          </a:xfrm>
                          <a:custGeom>
                            <a:avLst/>
                            <a:gdLst>
                              <a:gd name="T0" fmla="+- 0 6754 6674"/>
                              <a:gd name="T1" fmla="*/ T0 w 1577"/>
                              <a:gd name="T2" fmla="+- 0 -481 -1506"/>
                              <a:gd name="T3" fmla="*/ -481 h 1085"/>
                              <a:gd name="T4" fmla="+- 0 6734 6674"/>
                              <a:gd name="T5" fmla="*/ T4 w 1577"/>
                              <a:gd name="T6" fmla="+- 0 -469 -1506"/>
                              <a:gd name="T7" fmla="*/ -469 h 1085"/>
                              <a:gd name="T8" fmla="+- 0 6712 6674"/>
                              <a:gd name="T9" fmla="*/ T8 w 1577"/>
                              <a:gd name="T10" fmla="+- 0 -461 -1506"/>
                              <a:gd name="T11" fmla="*/ -461 h 1085"/>
                              <a:gd name="T12" fmla="+- 0 6692 6674"/>
                              <a:gd name="T13" fmla="*/ T12 w 1577"/>
                              <a:gd name="T14" fmla="+- 0 -455 -1506"/>
                              <a:gd name="T15" fmla="*/ -455 h 1085"/>
                              <a:gd name="T16" fmla="+- 0 6674 6674"/>
                              <a:gd name="T17" fmla="*/ T16 w 1577"/>
                              <a:gd name="T18" fmla="+- 0 -451 -1506"/>
                              <a:gd name="T19" fmla="*/ -451 h 1085"/>
                              <a:gd name="T20" fmla="+- 0 6692 6674"/>
                              <a:gd name="T21" fmla="*/ T20 w 1577"/>
                              <a:gd name="T22" fmla="+- 0 -447 -1506"/>
                              <a:gd name="T23" fmla="*/ -447 h 1085"/>
                              <a:gd name="T24" fmla="+- 0 6712 6674"/>
                              <a:gd name="T25" fmla="*/ T24 w 1577"/>
                              <a:gd name="T26" fmla="+- 0 -441 -1506"/>
                              <a:gd name="T27" fmla="*/ -441 h 1085"/>
                              <a:gd name="T28" fmla="+- 0 6734 6674"/>
                              <a:gd name="T29" fmla="*/ T28 w 1577"/>
                              <a:gd name="T30" fmla="+- 0 -433 -1506"/>
                              <a:gd name="T31" fmla="*/ -433 h 1085"/>
                              <a:gd name="T32" fmla="+- 0 6754 6674"/>
                              <a:gd name="T33" fmla="*/ T32 w 1577"/>
                              <a:gd name="T34" fmla="+- 0 -421 -1506"/>
                              <a:gd name="T35" fmla="*/ -421 h 1085"/>
                              <a:gd name="T36" fmla="+- 0 6743 6674"/>
                              <a:gd name="T37" fmla="*/ T36 w 1577"/>
                              <a:gd name="T38" fmla="+- 0 -437 -1506"/>
                              <a:gd name="T39" fmla="*/ -437 h 1085"/>
                              <a:gd name="T40" fmla="+- 0 6739 6674"/>
                              <a:gd name="T41" fmla="*/ T40 w 1577"/>
                              <a:gd name="T42" fmla="+- 0 -451 -1506"/>
                              <a:gd name="T43" fmla="*/ -451 h 1085"/>
                              <a:gd name="T44" fmla="+- 0 6743 6674"/>
                              <a:gd name="T45" fmla="*/ T44 w 1577"/>
                              <a:gd name="T46" fmla="+- 0 -465 -1506"/>
                              <a:gd name="T47" fmla="*/ -465 h 1085"/>
                              <a:gd name="T48" fmla="+- 0 6754 6674"/>
                              <a:gd name="T49" fmla="*/ T48 w 1577"/>
                              <a:gd name="T50" fmla="+- 0 -481 -1506"/>
                              <a:gd name="T51" fmla="*/ -481 h 1085"/>
                              <a:gd name="T52" fmla="+- 0 8250 6674"/>
                              <a:gd name="T53" fmla="*/ T52 w 1577"/>
                              <a:gd name="T54" fmla="+- 0 -1426 -1506"/>
                              <a:gd name="T55" fmla="*/ -1426 h 1085"/>
                              <a:gd name="T56" fmla="+- 0 8239 6674"/>
                              <a:gd name="T57" fmla="*/ T56 w 1577"/>
                              <a:gd name="T58" fmla="+- 0 -1446 -1506"/>
                              <a:gd name="T59" fmla="*/ -1446 h 1085"/>
                              <a:gd name="T60" fmla="+- 0 8230 6674"/>
                              <a:gd name="T61" fmla="*/ T60 w 1577"/>
                              <a:gd name="T62" fmla="+- 0 -1467 -1506"/>
                              <a:gd name="T63" fmla="*/ -1467 h 1085"/>
                              <a:gd name="T64" fmla="+- 0 8224 6674"/>
                              <a:gd name="T65" fmla="*/ T64 w 1577"/>
                              <a:gd name="T66" fmla="+- 0 -1488 -1506"/>
                              <a:gd name="T67" fmla="*/ -1488 h 1085"/>
                              <a:gd name="T68" fmla="+- 0 8221 6674"/>
                              <a:gd name="T69" fmla="*/ T68 w 1577"/>
                              <a:gd name="T70" fmla="+- 0 -1506 -1506"/>
                              <a:gd name="T71" fmla="*/ -1506 h 1085"/>
                              <a:gd name="T72" fmla="+- 0 8217 6674"/>
                              <a:gd name="T73" fmla="*/ T72 w 1577"/>
                              <a:gd name="T74" fmla="+- 0 -1488 -1506"/>
                              <a:gd name="T75" fmla="*/ -1488 h 1085"/>
                              <a:gd name="T76" fmla="+- 0 8211 6674"/>
                              <a:gd name="T77" fmla="*/ T76 w 1577"/>
                              <a:gd name="T78" fmla="+- 0 -1467 -1506"/>
                              <a:gd name="T79" fmla="*/ -1467 h 1085"/>
                              <a:gd name="T80" fmla="+- 0 8202 6674"/>
                              <a:gd name="T81" fmla="*/ T80 w 1577"/>
                              <a:gd name="T82" fmla="+- 0 -1446 -1506"/>
                              <a:gd name="T83" fmla="*/ -1446 h 1085"/>
                              <a:gd name="T84" fmla="+- 0 8191 6674"/>
                              <a:gd name="T85" fmla="*/ T84 w 1577"/>
                              <a:gd name="T86" fmla="+- 0 -1426 -1506"/>
                              <a:gd name="T87" fmla="*/ -1426 h 1085"/>
                              <a:gd name="T88" fmla="+- 0 8206 6674"/>
                              <a:gd name="T89" fmla="*/ T88 w 1577"/>
                              <a:gd name="T90" fmla="+- 0 -1437 -1506"/>
                              <a:gd name="T91" fmla="*/ -1437 h 1085"/>
                              <a:gd name="T92" fmla="+- 0 8221 6674"/>
                              <a:gd name="T93" fmla="*/ T92 w 1577"/>
                              <a:gd name="T94" fmla="+- 0 -1441 -1506"/>
                              <a:gd name="T95" fmla="*/ -1441 h 1085"/>
                              <a:gd name="T96" fmla="+- 0 8235 6674"/>
                              <a:gd name="T97" fmla="*/ T96 w 1577"/>
                              <a:gd name="T98" fmla="+- 0 -1437 -1506"/>
                              <a:gd name="T99" fmla="*/ -1437 h 1085"/>
                              <a:gd name="T100" fmla="+- 0 8250 6674"/>
                              <a:gd name="T101" fmla="*/ T100 w 1577"/>
                              <a:gd name="T102" fmla="+- 0 -1426 -1506"/>
                              <a:gd name="T103" fmla="*/ -1426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77" h="1085">
                                <a:moveTo>
                                  <a:pt x="80" y="1025"/>
                                </a:moveTo>
                                <a:lnTo>
                                  <a:pt x="60" y="1037"/>
                                </a:lnTo>
                                <a:lnTo>
                                  <a:pt x="38" y="1045"/>
                                </a:lnTo>
                                <a:lnTo>
                                  <a:pt x="18" y="1051"/>
                                </a:lnTo>
                                <a:lnTo>
                                  <a:pt x="0" y="1055"/>
                                </a:lnTo>
                                <a:lnTo>
                                  <a:pt x="18" y="1059"/>
                                </a:lnTo>
                                <a:lnTo>
                                  <a:pt x="38" y="1065"/>
                                </a:lnTo>
                                <a:lnTo>
                                  <a:pt x="60" y="1073"/>
                                </a:lnTo>
                                <a:lnTo>
                                  <a:pt x="80" y="1085"/>
                                </a:lnTo>
                                <a:lnTo>
                                  <a:pt x="69" y="1069"/>
                                </a:lnTo>
                                <a:lnTo>
                                  <a:pt x="65" y="1055"/>
                                </a:lnTo>
                                <a:lnTo>
                                  <a:pt x="69" y="1041"/>
                                </a:lnTo>
                                <a:lnTo>
                                  <a:pt x="80" y="1025"/>
                                </a:lnTo>
                                <a:close/>
                                <a:moveTo>
                                  <a:pt x="1576" y="80"/>
                                </a:moveTo>
                                <a:lnTo>
                                  <a:pt x="1565" y="60"/>
                                </a:lnTo>
                                <a:lnTo>
                                  <a:pt x="1556" y="39"/>
                                </a:lnTo>
                                <a:lnTo>
                                  <a:pt x="1550" y="18"/>
                                </a:lnTo>
                                <a:lnTo>
                                  <a:pt x="1547" y="0"/>
                                </a:lnTo>
                                <a:lnTo>
                                  <a:pt x="1543" y="18"/>
                                </a:lnTo>
                                <a:lnTo>
                                  <a:pt x="1537" y="39"/>
                                </a:lnTo>
                                <a:lnTo>
                                  <a:pt x="1528" y="60"/>
                                </a:lnTo>
                                <a:lnTo>
                                  <a:pt x="1517" y="80"/>
                                </a:lnTo>
                                <a:lnTo>
                                  <a:pt x="1532" y="69"/>
                                </a:lnTo>
                                <a:lnTo>
                                  <a:pt x="1547" y="65"/>
                                </a:lnTo>
                                <a:lnTo>
                                  <a:pt x="1561" y="69"/>
                                </a:lnTo>
                                <a:lnTo>
                                  <a:pt x="1576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FE09D" id="docshapegroup145" o:spid="_x0000_s1026" style="position:absolute;margin-left:333.7pt;margin-top:-75.3pt;width:78.85pt;height:54.25pt;z-index:15764480;mso-position-horizontal-relative:page" coordorigin="6674,-1506" coordsize="1577,1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">
                <v:shape id="docshape146" o:spid="_x0000_s1027" style="position:absolute;left:6721;top:-1458;width:1499;height:1007;visibility:visible;mso-wrap-style:square;v-text-anchor:top" coordsize="1499,1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" path="m,1007r1499,l1499,e" filled="f" strokeweight=".14058mm">
                  <v:path arrowok="t" o:connecttype="custom" o:connectlocs="0,-451;1499,-451;1499,-1458" o:connectangles="0,0,0"/>
                </v:shape>
                <v:shape id="docshape147" o:spid="_x0000_s1028" style="position:absolute;left:6674;top:-1506;width:1577;height:1085;visibility:visible;mso-wrap-style:square;v-text-anchor:top" coordsize="1577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" path="m80,1025r-20,12l38,1045r-20,6l,1055r18,4l38,1065r22,8l80,1085,69,1069r-4,-14l69,1041r11,-16xm1576,80l1565,60r-9,-21l1550,18,1547,r-4,18l1537,39r-9,21l1517,80r15,-11l1547,65r14,4l1576,80xe" fillcolor="black" stroked="f">
                  <v:path arrowok="t" o:connecttype="custom" o:connectlocs="80,-481;60,-469;38,-461;18,-455;0,-451;18,-447;38,-441;60,-433;80,-421;69,-437;65,-451;69,-465;80,-481;1576,-1426;1565,-1446;1556,-1467;1550,-1488;1547,-1506;1543,-1488;1537,-1467;1528,-1446;1517,-1426;1532,-1437;1547,-1441;1561,-1437;1576,-1426" o:connectangles="0,0,0,0,0,0,0,0,0,0,0,0,0,0,0,0,0,0,0,0,0,0,0,0,0,0"/>
                </v:shape>
                <w10:wrap anchorx="page"/>
              </v:group>
            </w:pict>
          </mc:Fallback>
        </mc:AlternateContent>
      </w:r>
      <w:r w:rsidR="00603B20">
        <w:t>Pic.</w:t>
      </w:r>
      <w:r w:rsidR="00603B20">
        <w:rPr>
          <w:spacing w:val="-6"/>
        </w:rPr>
        <w:t xml:space="preserve"> </w:t>
      </w:r>
      <w:r w:rsidR="00603B20">
        <w:t>14.</w:t>
      </w:r>
      <w:r w:rsidR="00603B20">
        <w:rPr>
          <w:spacing w:val="14"/>
        </w:rPr>
        <w:t xml:space="preserve"> </w:t>
      </w:r>
      <w:r w:rsidR="00603B20">
        <w:t>Structure</w:t>
      </w:r>
      <w:r w:rsidR="00603B20">
        <w:rPr>
          <w:spacing w:val="-5"/>
        </w:rPr>
        <w:t xml:space="preserve"> </w:t>
      </w:r>
      <w:r w:rsidR="00603B20">
        <w:t>of</w:t>
      </w:r>
      <w:r w:rsidR="00603B20">
        <w:rPr>
          <w:spacing w:val="-5"/>
        </w:rPr>
        <w:t xml:space="preserve"> </w:t>
      </w:r>
      <w:r w:rsidR="00603B20">
        <w:t>an</w:t>
      </w:r>
      <w:r w:rsidR="00603B20">
        <w:rPr>
          <w:spacing w:val="-5"/>
        </w:rPr>
        <w:t xml:space="preserve"> </w:t>
      </w:r>
      <w:r w:rsidR="00603B20">
        <w:t>integrated</w:t>
      </w:r>
      <w:r w:rsidR="00603B20">
        <w:rPr>
          <w:spacing w:val="-6"/>
        </w:rPr>
        <w:t xml:space="preserve"> </w:t>
      </w:r>
      <w:r w:rsidR="00603B20">
        <w:t>chat-bot</w:t>
      </w:r>
      <w:r w:rsidR="00603B20">
        <w:rPr>
          <w:spacing w:val="-5"/>
        </w:rPr>
        <w:t xml:space="preserve"> </w:t>
      </w:r>
      <w:r w:rsidR="00603B20">
        <w:t>solution</w:t>
      </w:r>
    </w:p>
    <w:p w14:paraId="06107139" w14:textId="77777777" w:rsidR="00DE70B6" w:rsidRDefault="00603B20">
      <w:pPr>
        <w:spacing w:before="120"/>
        <w:ind w:left="168" w:right="168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3FD44EDB" w14:textId="77777777" w:rsidR="00DE70B6" w:rsidRDefault="00DE70B6">
      <w:pPr>
        <w:pStyle w:val="BodyText"/>
        <w:ind w:left="0"/>
        <w:rPr>
          <w:sz w:val="22"/>
        </w:rPr>
      </w:pPr>
    </w:p>
    <w:p w14:paraId="4EE1F569" w14:textId="77777777" w:rsidR="00DE70B6" w:rsidRDefault="00603B20">
      <w:pPr>
        <w:pStyle w:val="BodyText"/>
        <w:spacing w:before="160"/>
        <w:jc w:val="both"/>
      </w:pPr>
      <w:r>
        <w:t>face,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bank’s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API.</w:t>
      </w:r>
    </w:p>
    <w:p w14:paraId="4D908C6B" w14:textId="77777777" w:rsidR="00DE70B6" w:rsidRDefault="00603B20">
      <w:pPr>
        <w:pStyle w:val="BodyText"/>
        <w:spacing w:before="136" w:line="357" w:lineRule="auto"/>
        <w:ind w:right="114" w:firstLine="566"/>
        <w:jc w:val="both"/>
      </w:pP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middleware,</w:t>
      </w:r>
      <w:r>
        <w:rPr>
          <w:spacing w:val="-10"/>
        </w:rPr>
        <w:t xml:space="preserve"> </w:t>
      </w:r>
      <w:r>
        <w:t>either</w:t>
      </w:r>
      <w:r>
        <w:rPr>
          <w:spacing w:val="-11"/>
        </w:rPr>
        <w:t xml:space="preserve"> </w:t>
      </w:r>
      <w:r>
        <w:t>third-party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owned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bank,</w:t>
      </w:r>
      <w:r>
        <w:rPr>
          <w:spacing w:val="-58"/>
        </w:rPr>
        <w:t xml:space="preserve"> </w:t>
      </w:r>
      <w:r>
        <w:t>processes human-writeable text to a form of a backend request and generates human-readable</w:t>
      </w:r>
      <w:r>
        <w:rPr>
          <w:spacing w:val="1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backend.</w:t>
      </w:r>
    </w:p>
    <w:p w14:paraId="3D67C574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Basically, an ideal sy</w:t>
      </w:r>
      <w:r>
        <w:t>stem should be just an intermediate block of logic, that receives</w:t>
      </w:r>
      <w:r>
        <w:rPr>
          <w:spacing w:val="1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client,</w:t>
      </w:r>
      <w:r>
        <w:rPr>
          <w:spacing w:val="-7"/>
        </w:rPr>
        <w:t xml:space="preserve"> </w:t>
      </w:r>
      <w:r>
        <w:t>determines</w:t>
      </w:r>
      <w:r>
        <w:rPr>
          <w:spacing w:val="-9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transfers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relationship</w:t>
      </w:r>
      <w:r>
        <w:rPr>
          <w:spacing w:val="-58"/>
        </w:rPr>
        <w:t xml:space="preserve"> </w:t>
      </w:r>
      <w:r>
        <w:t>management system.</w:t>
      </w:r>
      <w:r>
        <w:rPr>
          <w:spacing w:val="1"/>
        </w:rPr>
        <w:t xml:space="preserve"> </w:t>
      </w:r>
      <w:r>
        <w:t>Accordingly, CRM system returns data, which is used by a mentioned</w:t>
      </w:r>
      <w:r>
        <w:rPr>
          <w:spacing w:val="1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logic,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human-readable</w:t>
      </w:r>
      <w:r>
        <w:rPr>
          <w:spacing w:val="-7"/>
        </w:rPr>
        <w:t xml:space="preserve"> </w:t>
      </w:r>
      <w:r>
        <w:t>format.</w:t>
      </w:r>
      <w:r>
        <w:rPr>
          <w:spacing w:val="1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course,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databases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question-answer</w:t>
      </w:r>
      <w:r>
        <w:rPr>
          <w:spacing w:val="-2"/>
        </w:rPr>
        <w:t xml:space="preserve"> </w:t>
      </w:r>
      <w:r>
        <w:t>pairs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promoted</w:t>
      </w:r>
      <w:r>
        <w:rPr>
          <w:spacing w:val="-1"/>
        </w:rPr>
        <w:t xml:space="preserve"> </w:t>
      </w:r>
      <w:r>
        <w:t>products.</w:t>
      </w:r>
    </w:p>
    <w:p w14:paraId="510ED226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Unfortunately, this type of sy</w:t>
      </w:r>
      <w:r>
        <w:t>stem would be significantly complicated and requires more</w:t>
      </w:r>
      <w:r>
        <w:rPr>
          <w:spacing w:val="-57"/>
        </w:rPr>
        <w:t xml:space="preserve"> </w:t>
      </w:r>
      <w:r>
        <w:t>precise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planning.</w:t>
      </w:r>
      <w:r>
        <w:rPr>
          <w:spacing w:val="11"/>
        </w:rPr>
        <w:t xml:space="preserve"> </w:t>
      </w:r>
      <w:r>
        <w:t>Firstly,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user-input</w:t>
      </w:r>
      <w:r>
        <w:rPr>
          <w:spacing w:val="-10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pass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cleansing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go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NLU</w:t>
      </w:r>
      <w:r>
        <w:rPr>
          <w:spacing w:val="-7"/>
        </w:rPr>
        <w:t xml:space="preserve"> </w:t>
      </w:r>
      <w:r>
        <w:t>engine,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transforms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contextual</w:t>
      </w:r>
      <w:r>
        <w:rPr>
          <w:spacing w:val="-7"/>
        </w:rPr>
        <w:t xml:space="preserve"> </w:t>
      </w:r>
      <w:r>
        <w:t>keywords,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dialog</w:t>
      </w:r>
      <w:r>
        <w:rPr>
          <w:spacing w:val="-58"/>
        </w:rPr>
        <w:t xml:space="preserve"> </w:t>
      </w:r>
      <w:r>
        <w:t>manager to handle.</w:t>
      </w:r>
      <w:r>
        <w:rPr>
          <w:spacing w:val="1"/>
        </w:rPr>
        <w:t xml:space="preserve"> </w:t>
      </w:r>
      <w:r>
        <w:t>More simple forms, which can be templated or is a common knowledge,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currency</w:t>
      </w:r>
      <w:r>
        <w:rPr>
          <w:spacing w:val="-7"/>
        </w:rPr>
        <w:t xml:space="preserve"> </w:t>
      </w:r>
      <w:r>
        <w:t>rates,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questions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answers.</w:t>
      </w:r>
      <w:r>
        <w:rPr>
          <w:spacing w:val="15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com-</w:t>
      </w:r>
      <w:r>
        <w:rPr>
          <w:spacing w:val="-57"/>
        </w:rPr>
        <w:t xml:space="preserve"> </w:t>
      </w:r>
      <w:r>
        <w:t>plicated logic has to be handled in Dialog Manager.</w:t>
      </w:r>
      <w:r>
        <w:rPr>
          <w:spacing w:val="1"/>
        </w:rPr>
        <w:t xml:space="preserve"> </w:t>
      </w:r>
      <w:r>
        <w:t>As a result, formed res</w:t>
      </w:r>
      <w:r>
        <w:t>ponse passes to</w:t>
      </w:r>
      <w:r>
        <w:rPr>
          <w:spacing w:val="1"/>
        </w:rPr>
        <w:t xml:space="preserve"> </w:t>
      </w:r>
      <w:r>
        <w:t>NLG engine,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text or</w:t>
      </w:r>
      <w:r>
        <w:rPr>
          <w:spacing w:val="1"/>
        </w:rPr>
        <w:t xml:space="preserve"> </w:t>
      </w:r>
      <w:r>
        <w:t>synthesizes speech,</w:t>
      </w:r>
      <w:r>
        <w:rPr>
          <w:spacing w:val="3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output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user.</w:t>
      </w:r>
    </w:p>
    <w:p w14:paraId="40A0E1EF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300" w:bottom="1020" w:left="1300" w:header="0" w:footer="833" w:gutter="0"/>
          <w:cols w:space="708"/>
        </w:sectPr>
      </w:pPr>
    </w:p>
    <w:p w14:paraId="77085767" w14:textId="77777777" w:rsidR="00DE70B6" w:rsidRDefault="00603B20">
      <w:pPr>
        <w:pStyle w:val="BodyText"/>
        <w:spacing w:before="74" w:line="357" w:lineRule="auto"/>
        <w:ind w:right="114"/>
        <w:jc w:val="both"/>
      </w:pPr>
      <w:r>
        <w:lastRenderedPageBreak/>
        <w:t>Obviously,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reasons</w:t>
      </w:r>
      <w:r>
        <w:rPr>
          <w:spacing w:val="-12"/>
        </w:rPr>
        <w:t xml:space="preserve"> </w:t>
      </w:r>
      <w:r>
        <w:t>dialog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collected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analyzed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metadata.</w:t>
      </w:r>
      <w:r>
        <w:rPr>
          <w:spacing w:val="10"/>
        </w:rPr>
        <w:t xml:space="preserve"> </w:t>
      </w:r>
      <w:r>
        <w:t>Ac-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cordingly</w:t>
      </w:r>
      <w:proofErr w:type="spellEnd"/>
      <w:r>
        <w:rPr>
          <w:w w:val="95"/>
        </w:rPr>
        <w:t>, Artificial Intelligence is a main logical solution for Natural Language Understanding,</w:t>
      </w:r>
      <w:r>
        <w:rPr>
          <w:spacing w:val="1"/>
          <w:w w:val="95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Generation,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Analytics.</w:t>
      </w:r>
    </w:p>
    <w:p w14:paraId="160DF27F" w14:textId="77777777" w:rsidR="00DE70B6" w:rsidRDefault="00DE70B6">
      <w:pPr>
        <w:pStyle w:val="BodyText"/>
        <w:ind w:left="0"/>
        <w:rPr>
          <w:sz w:val="38"/>
        </w:rPr>
      </w:pPr>
    </w:p>
    <w:p w14:paraId="301CB127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</w:pPr>
      <w:bookmarkStart w:id="611" w:name="Recommendations_and_notifications"/>
      <w:bookmarkStart w:id="612" w:name="_bookmark51"/>
      <w:bookmarkEnd w:id="611"/>
      <w:bookmarkEnd w:id="612"/>
      <w:r>
        <w:rPr>
          <w:spacing w:val="-1"/>
        </w:rPr>
        <w:t>Recommendations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notifications</w:t>
      </w:r>
    </w:p>
    <w:p w14:paraId="57C4F5CA" w14:textId="77777777" w:rsidR="00DE70B6" w:rsidRDefault="00DE70B6">
      <w:pPr>
        <w:pStyle w:val="BodyText"/>
        <w:ind w:left="0"/>
        <w:rPr>
          <w:b/>
          <w:sz w:val="26"/>
        </w:rPr>
      </w:pPr>
    </w:p>
    <w:p w14:paraId="3A16314E" w14:textId="77777777" w:rsidR="00DE70B6" w:rsidRDefault="00603B20">
      <w:pPr>
        <w:pStyle w:val="BodyText"/>
        <w:spacing w:before="195" w:line="357" w:lineRule="auto"/>
        <w:ind w:right="114" w:firstLine="566"/>
        <w:jc w:val="both"/>
      </w:pPr>
      <w:r>
        <w:t>However, AI in a chat-bot is not limited to practical use in te</w:t>
      </w:r>
      <w:r>
        <w:t>rms of Natural Language</w:t>
      </w:r>
      <w:r>
        <w:rPr>
          <w:spacing w:val="1"/>
        </w:rPr>
        <w:t xml:space="preserve"> </w:t>
      </w:r>
      <w:r>
        <w:t>Processing. AI can be used to create powerful recommendation and notification system, based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preferences.</w:t>
      </w:r>
    </w:p>
    <w:p w14:paraId="006E5EE6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rPr>
          <w:w w:val="95"/>
        </w:rPr>
        <w:t>Every request received may have metainformation, as popular keywords, popular requests,</w:t>
      </w:r>
      <w:r>
        <w:rPr>
          <w:spacing w:val="1"/>
          <w:w w:val="95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pair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information,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age,</w:t>
      </w:r>
      <w:r>
        <w:rPr>
          <w:spacing w:val="-9"/>
        </w:rPr>
        <w:t xml:space="preserve"> </w:t>
      </w:r>
      <w:r>
        <w:t>location,</w:t>
      </w:r>
      <w:r>
        <w:rPr>
          <w:spacing w:val="-7"/>
        </w:rPr>
        <w:t xml:space="preserve"> </w:t>
      </w:r>
      <w:r>
        <w:t>gender,</w:t>
      </w:r>
      <w:r>
        <w:rPr>
          <w:spacing w:val="-8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cetera,</w:t>
      </w:r>
      <w:r>
        <w:rPr>
          <w:spacing w:val="-8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bank</w:t>
      </w:r>
      <w:r>
        <w:rPr>
          <w:spacing w:val="-5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recommendation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solutions.</w:t>
      </w:r>
      <w:r>
        <w:rPr>
          <w:spacing w:val="12"/>
        </w:rPr>
        <w:t xml:space="preserve"> </w:t>
      </w:r>
      <w:r>
        <w:t>Nonetheless,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done both on a bank side, as on third-party solution, resulting in a Bank-as-a-Platform form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case.</w:t>
      </w:r>
    </w:p>
    <w:p w14:paraId="253B3DB3" w14:textId="77777777" w:rsidR="00DE70B6" w:rsidRDefault="00603B20">
      <w:pPr>
        <w:pStyle w:val="BodyText"/>
        <w:spacing w:before="2" w:line="357" w:lineRule="auto"/>
        <w:ind w:right="113" w:firstLine="566"/>
        <w:jc w:val="both"/>
      </w:pPr>
      <w:r>
        <w:t>Obviously,</w:t>
      </w:r>
      <w:r>
        <w:rPr>
          <w:spacing w:val="-9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recommendations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somehow</w:t>
      </w:r>
      <w:r>
        <w:rPr>
          <w:spacing w:val="-8"/>
        </w:rPr>
        <w:t xml:space="preserve"> </w:t>
      </w:r>
      <w:r>
        <w:t>delivered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user.</w:t>
      </w:r>
      <w:r>
        <w:rPr>
          <w:spacing w:val="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common</w:t>
      </w:r>
      <w:r>
        <w:rPr>
          <w:spacing w:val="11"/>
        </w:rPr>
        <w:t xml:space="preserve"> </w:t>
      </w:r>
      <w:r>
        <w:t>form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web,</w:t>
      </w:r>
      <w:r>
        <w:rPr>
          <w:spacing w:val="13"/>
        </w:rPr>
        <w:t xml:space="preserve"> </w:t>
      </w:r>
      <w:r>
        <w:t>mobile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SMS</w:t>
      </w:r>
      <w:r>
        <w:rPr>
          <w:spacing w:val="9"/>
        </w:rPr>
        <w:t xml:space="preserve"> </w:t>
      </w:r>
      <w:r>
        <w:t>notifications,</w:t>
      </w:r>
      <w:r>
        <w:rPr>
          <w:spacing w:val="13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form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chat-bot,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initiation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bank’s</w:t>
      </w:r>
      <w:r>
        <w:rPr>
          <w:spacing w:val="-3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chat-bots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messengers.</w:t>
      </w:r>
    </w:p>
    <w:p w14:paraId="6CBAD2F1" w14:textId="77777777" w:rsidR="00DE70B6" w:rsidRDefault="00DE70B6">
      <w:pPr>
        <w:pStyle w:val="BodyText"/>
        <w:ind w:left="0"/>
        <w:rPr>
          <w:sz w:val="38"/>
        </w:rPr>
      </w:pPr>
    </w:p>
    <w:p w14:paraId="563B67DD" w14:textId="77777777" w:rsidR="00DE70B6" w:rsidRDefault="00603B20">
      <w:pPr>
        <w:pStyle w:val="Heading2"/>
        <w:numPr>
          <w:ilvl w:val="2"/>
          <w:numId w:val="3"/>
        </w:numPr>
        <w:tabs>
          <w:tab w:val="left" w:pos="894"/>
          <w:tab w:val="left" w:pos="895"/>
        </w:tabs>
        <w:spacing w:before="1"/>
      </w:pPr>
      <w:bookmarkStart w:id="613" w:name="Summary_of_approaches"/>
      <w:bookmarkStart w:id="614" w:name="_bookmark52"/>
      <w:bookmarkEnd w:id="613"/>
      <w:bookmarkEnd w:id="614"/>
      <w:r>
        <w:t>Summary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approaches</w:t>
      </w:r>
    </w:p>
    <w:p w14:paraId="400C78B4" w14:textId="77777777" w:rsidR="00DE70B6" w:rsidRDefault="00DE70B6">
      <w:pPr>
        <w:pStyle w:val="BodyText"/>
        <w:ind w:left="0"/>
        <w:rPr>
          <w:b/>
          <w:sz w:val="26"/>
        </w:rPr>
      </w:pPr>
    </w:p>
    <w:p w14:paraId="397F6F0D" w14:textId="77777777" w:rsidR="00DE70B6" w:rsidRDefault="00603B20">
      <w:pPr>
        <w:pStyle w:val="BodyText"/>
        <w:spacing w:before="195"/>
        <w:ind w:left="684"/>
      </w:pPr>
      <w:r>
        <w:t>Every</w:t>
      </w:r>
      <w:r>
        <w:rPr>
          <w:spacing w:val="-4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ways:</w:t>
      </w:r>
    </w:p>
    <w:p w14:paraId="68D42182" w14:textId="77777777" w:rsidR="00DE70B6" w:rsidRDefault="00603B20">
      <w:pPr>
        <w:pStyle w:val="ListParagraph"/>
        <w:numPr>
          <w:ilvl w:val="3"/>
          <w:numId w:val="3"/>
        </w:numPr>
        <w:tabs>
          <w:tab w:val="left" w:pos="716"/>
        </w:tabs>
        <w:ind w:hanging="300"/>
        <w:rPr>
          <w:sz w:val="24"/>
        </w:rPr>
      </w:pPr>
      <w:r>
        <w:rPr>
          <w:sz w:val="24"/>
        </w:rPr>
        <w:t>Software-as-a-Service</w:t>
      </w:r>
    </w:p>
    <w:p w14:paraId="2D1665A0" w14:textId="77777777" w:rsidR="00DE70B6" w:rsidRDefault="00603B20">
      <w:pPr>
        <w:pStyle w:val="ListParagraph"/>
        <w:numPr>
          <w:ilvl w:val="3"/>
          <w:numId w:val="3"/>
        </w:numPr>
        <w:tabs>
          <w:tab w:val="left" w:pos="716"/>
        </w:tabs>
        <w:spacing w:before="135"/>
        <w:ind w:hanging="300"/>
        <w:rPr>
          <w:sz w:val="24"/>
        </w:rPr>
      </w:pPr>
      <w:r>
        <w:rPr>
          <w:sz w:val="24"/>
        </w:rPr>
        <w:t>Solution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premise</w:t>
      </w:r>
    </w:p>
    <w:p w14:paraId="4F456618" w14:textId="77777777" w:rsidR="00DE70B6" w:rsidRDefault="00603B20">
      <w:pPr>
        <w:pStyle w:val="ListParagraph"/>
        <w:numPr>
          <w:ilvl w:val="3"/>
          <w:numId w:val="3"/>
        </w:numPr>
        <w:tabs>
          <w:tab w:val="left" w:pos="716"/>
        </w:tabs>
        <w:ind w:hanging="300"/>
        <w:rPr>
          <w:sz w:val="24"/>
        </w:rPr>
      </w:pPr>
      <w:r>
        <w:rPr>
          <w:sz w:val="24"/>
        </w:rPr>
        <w:t>In-house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</w:p>
    <w:p w14:paraId="346A7EB0" w14:textId="77777777" w:rsidR="00DE70B6" w:rsidRDefault="00DE70B6">
      <w:pPr>
        <w:pStyle w:val="BodyText"/>
        <w:ind w:left="0"/>
        <w:rPr>
          <w:sz w:val="26"/>
        </w:rPr>
      </w:pPr>
    </w:p>
    <w:p w14:paraId="748AE2DA" w14:textId="77777777" w:rsidR="00DE70B6" w:rsidRDefault="00603B20">
      <w:pPr>
        <w:pStyle w:val="BodyText"/>
        <w:spacing w:before="196" w:line="357" w:lineRule="auto"/>
        <w:ind w:right="113" w:firstLine="566"/>
        <w:jc w:val="both"/>
      </w:pPr>
      <w:r>
        <w:t>The cheapest and fastest way would be to use Software-as-a-Service solution, which has</w:t>
      </w:r>
      <w:r>
        <w:rPr>
          <w:spacing w:val="-57"/>
        </w:rPr>
        <w:t xml:space="preserve"> </w:t>
      </w:r>
      <w:r>
        <w:t>minimal technical require</w:t>
      </w:r>
      <w:r>
        <w:t>ments, requires minimal maintenance and just has to be integrated</w:t>
      </w:r>
      <w:r>
        <w:rPr>
          <w:spacing w:val="1"/>
        </w:rPr>
        <w:t xml:space="preserve"> </w:t>
      </w:r>
      <w:r>
        <w:t>into bank’s infrastructure. On the other hand, usually there is no possibility to customize men-</w:t>
      </w:r>
      <w:r>
        <w:rPr>
          <w:spacing w:val="-57"/>
        </w:rPr>
        <w:t xml:space="preserve"> </w:t>
      </w:r>
      <w:proofErr w:type="spellStart"/>
      <w:r>
        <w:t>tioned</w:t>
      </w:r>
      <w:proofErr w:type="spellEnd"/>
      <w:r>
        <w:t xml:space="preserve"> solution and requires additional vendor support. Moreover, finding a proper vendor is </w:t>
      </w:r>
      <w:r>
        <w:t>a</w:t>
      </w:r>
      <w:r>
        <w:rPr>
          <w:spacing w:val="-57"/>
        </w:rPr>
        <w:t xml:space="preserve"> </w:t>
      </w:r>
      <w:r>
        <w:t>complicated</w:t>
      </w:r>
      <w:r>
        <w:rPr>
          <w:spacing w:val="-2"/>
        </w:rPr>
        <w:t xml:space="preserve"> </w:t>
      </w:r>
      <w:r>
        <w:t>task,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proof-of-work.</w:t>
      </w:r>
    </w:p>
    <w:p w14:paraId="0F2DB8E3" w14:textId="77777777" w:rsidR="00DE70B6" w:rsidRDefault="00603B20">
      <w:pPr>
        <w:pStyle w:val="BodyText"/>
        <w:spacing w:before="2" w:line="357" w:lineRule="auto"/>
        <w:ind w:right="114" w:firstLine="566"/>
        <w:jc w:val="both"/>
      </w:pPr>
      <w:r>
        <w:t>As an option, bank can interact with a vendor to create solution on premise. In this case</w:t>
      </w:r>
      <w:r>
        <w:rPr>
          <w:spacing w:val="1"/>
        </w:rPr>
        <w:t xml:space="preserve"> </w:t>
      </w:r>
      <w:r>
        <w:t>it would be entirely controllable and suited to bank’s needs. Contrarily, it would require much</w:t>
      </w:r>
      <w:r>
        <w:rPr>
          <w:spacing w:val="-5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support.</w:t>
      </w:r>
    </w:p>
    <w:p w14:paraId="681AA152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300" w:bottom="1020" w:left="1300" w:header="0" w:footer="833" w:gutter="0"/>
          <w:cols w:space="708"/>
        </w:sectPr>
      </w:pPr>
    </w:p>
    <w:p w14:paraId="60ABC438" w14:textId="77777777" w:rsidR="00DE70B6" w:rsidRDefault="00DE70B6">
      <w:pPr>
        <w:pStyle w:val="BodyText"/>
        <w:ind w:left="0"/>
        <w:rPr>
          <w:sz w:val="20"/>
        </w:rPr>
      </w:pPr>
    </w:p>
    <w:p w14:paraId="389374BB" w14:textId="77777777" w:rsidR="00DE70B6" w:rsidRDefault="00DE70B6">
      <w:pPr>
        <w:pStyle w:val="BodyText"/>
        <w:ind w:left="0"/>
        <w:rPr>
          <w:sz w:val="20"/>
        </w:rPr>
      </w:pPr>
    </w:p>
    <w:p w14:paraId="0BF2025A" w14:textId="77777777" w:rsidR="00DE70B6" w:rsidRDefault="00DE70B6">
      <w:pPr>
        <w:pStyle w:val="BodyText"/>
        <w:ind w:left="0"/>
        <w:rPr>
          <w:sz w:val="20"/>
        </w:rPr>
      </w:pPr>
    </w:p>
    <w:p w14:paraId="5E50F70F" w14:textId="77777777" w:rsidR="00DE70B6" w:rsidRDefault="00DE70B6">
      <w:pPr>
        <w:pStyle w:val="BodyText"/>
        <w:ind w:left="0"/>
        <w:rPr>
          <w:sz w:val="20"/>
        </w:rPr>
      </w:pPr>
    </w:p>
    <w:p w14:paraId="6322D569" w14:textId="77777777" w:rsidR="00DE70B6" w:rsidRDefault="00DE70B6">
      <w:pPr>
        <w:pStyle w:val="BodyText"/>
        <w:ind w:left="0"/>
        <w:rPr>
          <w:sz w:val="20"/>
        </w:rPr>
      </w:pPr>
    </w:p>
    <w:p w14:paraId="4A620A9D" w14:textId="77777777" w:rsidR="00DE70B6" w:rsidRDefault="00DE70B6">
      <w:pPr>
        <w:pStyle w:val="BodyText"/>
        <w:ind w:left="0"/>
        <w:rPr>
          <w:sz w:val="20"/>
        </w:rPr>
      </w:pPr>
    </w:p>
    <w:p w14:paraId="2E3E1156" w14:textId="77777777" w:rsidR="00DE70B6" w:rsidRDefault="00DE70B6">
      <w:pPr>
        <w:pStyle w:val="BodyText"/>
        <w:ind w:left="0"/>
        <w:rPr>
          <w:sz w:val="20"/>
        </w:rPr>
      </w:pPr>
    </w:p>
    <w:p w14:paraId="1E2BE417" w14:textId="77777777" w:rsidR="00DE70B6" w:rsidRDefault="00DE70B6">
      <w:pPr>
        <w:pStyle w:val="BodyText"/>
        <w:spacing w:before="9"/>
        <w:ind w:left="0"/>
        <w:rPr>
          <w:sz w:val="19"/>
        </w:rPr>
      </w:pPr>
    </w:p>
    <w:p w14:paraId="14DA03A6" w14:textId="77777777" w:rsidR="00DE70B6" w:rsidRDefault="00DE70B6">
      <w:pPr>
        <w:rPr>
          <w:sz w:val="19"/>
        </w:rPr>
        <w:sectPr w:rsidR="00DE70B6">
          <w:footerReference w:type="default" r:id="rId24"/>
          <w:pgSz w:w="16840" w:h="11910" w:orient="landscape"/>
          <w:pgMar w:top="1100" w:right="1840" w:bottom="280" w:left="1900" w:header="0" w:footer="0" w:gutter="0"/>
          <w:cols w:space="708"/>
        </w:sectPr>
      </w:pPr>
    </w:p>
    <w:p w14:paraId="0ACAC11D" w14:textId="69C9A42E" w:rsidR="00DE70B6" w:rsidRDefault="003076F5">
      <w:pPr>
        <w:spacing w:before="60"/>
        <w:ind w:right="38"/>
        <w:jc w:val="right"/>
        <w:rPr>
          <w:rFonts w:ascii="Georgia"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7552" behindDoc="0" locked="0" layoutInCell="1" allowOverlap="1" wp14:anchorId="5CB85A8E" wp14:editId="18AE1789">
                <wp:simplePos x="0" y="0"/>
                <wp:positionH relativeFrom="page">
                  <wp:posOffset>3745230</wp:posOffset>
                </wp:positionH>
                <wp:positionV relativeFrom="paragraph">
                  <wp:posOffset>241300</wp:posOffset>
                </wp:positionV>
                <wp:extent cx="438150" cy="38100"/>
                <wp:effectExtent l="0" t="0" r="0" b="0"/>
                <wp:wrapNone/>
                <wp:docPr id="60" name="docshapegroup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150" cy="38100"/>
                          <a:chOff x="5898" y="380"/>
                          <a:chExt cx="690" cy="60"/>
                        </a:xfrm>
                      </wpg:grpSpPr>
                      <wps:wsp>
                        <wps:cNvPr id="6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5898" y="410"/>
                            <a:ext cx="642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docshape149"/>
                        <wps:cNvSpPr>
                          <a:spLocks/>
                        </wps:cNvSpPr>
                        <wps:spPr bwMode="auto">
                          <a:xfrm>
                            <a:off x="6508" y="380"/>
                            <a:ext cx="80" cy="60"/>
                          </a:xfrm>
                          <a:custGeom>
                            <a:avLst/>
                            <a:gdLst>
                              <a:gd name="T0" fmla="+- 0 6508 6508"/>
                              <a:gd name="T1" fmla="*/ T0 w 80"/>
                              <a:gd name="T2" fmla="+- 0 380 380"/>
                              <a:gd name="T3" fmla="*/ 380 h 60"/>
                              <a:gd name="T4" fmla="+- 0 6519 6508"/>
                              <a:gd name="T5" fmla="*/ T4 w 80"/>
                              <a:gd name="T6" fmla="+- 0 396 380"/>
                              <a:gd name="T7" fmla="*/ 396 h 60"/>
                              <a:gd name="T8" fmla="+- 0 6523 6508"/>
                              <a:gd name="T9" fmla="*/ T8 w 80"/>
                              <a:gd name="T10" fmla="+- 0 410 380"/>
                              <a:gd name="T11" fmla="*/ 410 h 60"/>
                              <a:gd name="T12" fmla="+- 0 6519 6508"/>
                              <a:gd name="T13" fmla="*/ T12 w 80"/>
                              <a:gd name="T14" fmla="+- 0 425 380"/>
                              <a:gd name="T15" fmla="*/ 425 h 60"/>
                              <a:gd name="T16" fmla="+- 0 6508 6508"/>
                              <a:gd name="T17" fmla="*/ T16 w 80"/>
                              <a:gd name="T18" fmla="+- 0 440 380"/>
                              <a:gd name="T19" fmla="*/ 440 h 60"/>
                              <a:gd name="T20" fmla="+- 0 6528 6508"/>
                              <a:gd name="T21" fmla="*/ T20 w 80"/>
                              <a:gd name="T22" fmla="+- 0 428 380"/>
                              <a:gd name="T23" fmla="*/ 428 h 60"/>
                              <a:gd name="T24" fmla="+- 0 6549 6508"/>
                              <a:gd name="T25" fmla="*/ T24 w 80"/>
                              <a:gd name="T26" fmla="+- 0 420 380"/>
                              <a:gd name="T27" fmla="*/ 420 h 60"/>
                              <a:gd name="T28" fmla="+- 0 6570 6508"/>
                              <a:gd name="T29" fmla="*/ T28 w 80"/>
                              <a:gd name="T30" fmla="+- 0 414 380"/>
                              <a:gd name="T31" fmla="*/ 414 h 60"/>
                              <a:gd name="T32" fmla="+- 0 6588 6508"/>
                              <a:gd name="T33" fmla="*/ T32 w 80"/>
                              <a:gd name="T34" fmla="+- 0 410 380"/>
                              <a:gd name="T35" fmla="*/ 410 h 60"/>
                              <a:gd name="T36" fmla="+- 0 6570 6508"/>
                              <a:gd name="T37" fmla="*/ T36 w 80"/>
                              <a:gd name="T38" fmla="+- 0 406 380"/>
                              <a:gd name="T39" fmla="*/ 406 h 60"/>
                              <a:gd name="T40" fmla="+- 0 6549 6508"/>
                              <a:gd name="T41" fmla="*/ T40 w 80"/>
                              <a:gd name="T42" fmla="+- 0 401 380"/>
                              <a:gd name="T43" fmla="*/ 401 h 60"/>
                              <a:gd name="T44" fmla="+- 0 6528 6508"/>
                              <a:gd name="T45" fmla="*/ T44 w 80"/>
                              <a:gd name="T46" fmla="+- 0 392 380"/>
                              <a:gd name="T47" fmla="*/ 392 h 60"/>
                              <a:gd name="T48" fmla="+- 0 6508 6508"/>
                              <a:gd name="T49" fmla="*/ T48 w 80"/>
                              <a:gd name="T50" fmla="+- 0 380 380"/>
                              <a:gd name="T51" fmla="*/ 3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5" y="30"/>
                                </a:lnTo>
                                <a:lnTo>
                                  <a:pt x="11" y="45"/>
                                </a:lnTo>
                                <a:lnTo>
                                  <a:pt x="0" y="60"/>
                                </a:lnTo>
                                <a:lnTo>
                                  <a:pt x="20" y="48"/>
                                </a:lnTo>
                                <a:lnTo>
                                  <a:pt x="41" y="40"/>
                                </a:lnTo>
                                <a:lnTo>
                                  <a:pt x="62" y="34"/>
                                </a:lnTo>
                                <a:lnTo>
                                  <a:pt x="80" y="30"/>
                                </a:lnTo>
                                <a:lnTo>
                                  <a:pt x="62" y="26"/>
                                </a:lnTo>
                                <a:lnTo>
                                  <a:pt x="41" y="21"/>
                                </a:lnTo>
                                <a:lnTo>
                                  <a:pt x="2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86FB9" id="docshapegroup148" o:spid="_x0000_s1026" style="position:absolute;margin-left:294.9pt;margin-top:19pt;width:34.5pt;height:3pt;z-index:15767552;mso-position-horizontal-relative:page" coordorigin="5898,380" coordsize="69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">
                <v:line id="Line 55" o:spid="_x0000_s1027" style="position:absolute;visibility:visible;mso-wrap-style:square" from="5898,410" to="6540,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" strokeweight=".14058mm"/>
                <v:shape id="docshape149" o:spid="_x0000_s1028" style="position:absolute;left:6508;top:380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" path="m,l11,16r4,14l11,45,,60,20,48,41,40,62,34,80,30,62,26,41,21,20,12,,xe" fillcolor="black" stroked="f">
                  <v:path arrowok="t" o:connecttype="custom" o:connectlocs="0,380;11,396;15,410;11,425;0,440;20,428;41,420;62,414;80,410;62,406;41,401;20,392;0,380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 wp14:anchorId="2776EC87" wp14:editId="64F328EB">
                <wp:simplePos x="0" y="0"/>
                <wp:positionH relativeFrom="page">
                  <wp:posOffset>8021320</wp:posOffset>
                </wp:positionH>
                <wp:positionV relativeFrom="paragraph">
                  <wp:posOffset>241300</wp:posOffset>
                </wp:positionV>
                <wp:extent cx="524510" cy="38100"/>
                <wp:effectExtent l="0" t="0" r="0" b="0"/>
                <wp:wrapNone/>
                <wp:docPr id="57" name="docshapegroup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510" cy="38100"/>
                          <a:chOff x="12632" y="380"/>
                          <a:chExt cx="826" cy="60"/>
                        </a:xfrm>
                      </wpg:grpSpPr>
                      <wps:wsp>
                        <wps:cNvPr id="5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2632" y="410"/>
                            <a:ext cx="778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docshape151"/>
                        <wps:cNvSpPr>
                          <a:spLocks/>
                        </wps:cNvSpPr>
                        <wps:spPr bwMode="auto">
                          <a:xfrm>
                            <a:off x="13377" y="380"/>
                            <a:ext cx="80" cy="60"/>
                          </a:xfrm>
                          <a:custGeom>
                            <a:avLst/>
                            <a:gdLst>
                              <a:gd name="T0" fmla="+- 0 13378 13378"/>
                              <a:gd name="T1" fmla="*/ T0 w 80"/>
                              <a:gd name="T2" fmla="+- 0 380 380"/>
                              <a:gd name="T3" fmla="*/ 380 h 60"/>
                              <a:gd name="T4" fmla="+- 0 13389 13378"/>
                              <a:gd name="T5" fmla="*/ T4 w 80"/>
                              <a:gd name="T6" fmla="+- 0 396 380"/>
                              <a:gd name="T7" fmla="*/ 396 h 60"/>
                              <a:gd name="T8" fmla="+- 0 13393 13378"/>
                              <a:gd name="T9" fmla="*/ T8 w 80"/>
                              <a:gd name="T10" fmla="+- 0 410 380"/>
                              <a:gd name="T11" fmla="*/ 410 h 60"/>
                              <a:gd name="T12" fmla="+- 0 13389 13378"/>
                              <a:gd name="T13" fmla="*/ T12 w 80"/>
                              <a:gd name="T14" fmla="+- 0 425 380"/>
                              <a:gd name="T15" fmla="*/ 425 h 60"/>
                              <a:gd name="T16" fmla="+- 0 13378 13378"/>
                              <a:gd name="T17" fmla="*/ T16 w 80"/>
                              <a:gd name="T18" fmla="+- 0 440 380"/>
                              <a:gd name="T19" fmla="*/ 440 h 60"/>
                              <a:gd name="T20" fmla="+- 0 13397 13378"/>
                              <a:gd name="T21" fmla="*/ T20 w 80"/>
                              <a:gd name="T22" fmla="+- 0 428 380"/>
                              <a:gd name="T23" fmla="*/ 428 h 60"/>
                              <a:gd name="T24" fmla="+- 0 13419 13378"/>
                              <a:gd name="T25" fmla="*/ T24 w 80"/>
                              <a:gd name="T26" fmla="+- 0 420 380"/>
                              <a:gd name="T27" fmla="*/ 420 h 60"/>
                              <a:gd name="T28" fmla="+- 0 13440 13378"/>
                              <a:gd name="T29" fmla="*/ T28 w 80"/>
                              <a:gd name="T30" fmla="+- 0 414 380"/>
                              <a:gd name="T31" fmla="*/ 414 h 60"/>
                              <a:gd name="T32" fmla="+- 0 13457 13378"/>
                              <a:gd name="T33" fmla="*/ T32 w 80"/>
                              <a:gd name="T34" fmla="+- 0 410 380"/>
                              <a:gd name="T35" fmla="*/ 410 h 60"/>
                              <a:gd name="T36" fmla="+- 0 13440 13378"/>
                              <a:gd name="T37" fmla="*/ T36 w 80"/>
                              <a:gd name="T38" fmla="+- 0 406 380"/>
                              <a:gd name="T39" fmla="*/ 406 h 60"/>
                              <a:gd name="T40" fmla="+- 0 13419 13378"/>
                              <a:gd name="T41" fmla="*/ T40 w 80"/>
                              <a:gd name="T42" fmla="+- 0 401 380"/>
                              <a:gd name="T43" fmla="*/ 401 h 60"/>
                              <a:gd name="T44" fmla="+- 0 13397 13378"/>
                              <a:gd name="T45" fmla="*/ T44 w 80"/>
                              <a:gd name="T46" fmla="+- 0 392 380"/>
                              <a:gd name="T47" fmla="*/ 392 h 60"/>
                              <a:gd name="T48" fmla="+- 0 13378 13378"/>
                              <a:gd name="T49" fmla="*/ T48 w 80"/>
                              <a:gd name="T50" fmla="+- 0 380 380"/>
                              <a:gd name="T51" fmla="*/ 3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5" y="30"/>
                                </a:lnTo>
                                <a:lnTo>
                                  <a:pt x="11" y="45"/>
                                </a:lnTo>
                                <a:lnTo>
                                  <a:pt x="0" y="60"/>
                                </a:lnTo>
                                <a:lnTo>
                                  <a:pt x="19" y="48"/>
                                </a:lnTo>
                                <a:lnTo>
                                  <a:pt x="41" y="40"/>
                                </a:lnTo>
                                <a:lnTo>
                                  <a:pt x="62" y="34"/>
                                </a:lnTo>
                                <a:lnTo>
                                  <a:pt x="79" y="30"/>
                                </a:lnTo>
                                <a:lnTo>
                                  <a:pt x="62" y="26"/>
                                </a:lnTo>
                                <a:lnTo>
                                  <a:pt x="41" y="21"/>
                                </a:lnTo>
                                <a:lnTo>
                                  <a:pt x="19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D65924" id="docshapegroup150" o:spid="_x0000_s1026" style="position:absolute;margin-left:631.6pt;margin-top:19pt;width:41.3pt;height:3pt;z-index:15769088;mso-position-horizontal-relative:page" coordorigin="12632,380" coordsize="82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">
                <v:line id="Line 52" o:spid="_x0000_s1027" style="position:absolute;visibility:visible;mso-wrap-style:square" from="12632,410" to="13410,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" strokeweight=".14058mm"/>
                <v:shape id="docshape151" o:spid="_x0000_s1028" style="position:absolute;left:13377;top:380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" path="m,l11,16r4,14l11,45,,60,19,48,41,40,62,34,79,30,62,26,41,21,19,12,,xe" fillcolor="black" stroked="f">
                  <v:path arrowok="t" o:connecttype="custom" o:connectlocs="0,380;11,396;15,410;11,425;0,440;19,428;41,420;62,414;79,410;62,406;41,401;19,392;0,380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185CC2F3" wp14:editId="7B2FDD18">
                <wp:simplePos x="0" y="0"/>
                <wp:positionH relativeFrom="page">
                  <wp:posOffset>2743835</wp:posOffset>
                </wp:positionH>
                <wp:positionV relativeFrom="paragraph">
                  <wp:posOffset>33020</wp:posOffset>
                </wp:positionV>
                <wp:extent cx="999490" cy="455930"/>
                <wp:effectExtent l="0" t="0" r="0" b="0"/>
                <wp:wrapNone/>
                <wp:docPr id="56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949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905356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cleansing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CC2F3" id="docshape152" o:spid="_x0000_s1106" type="#_x0000_t202" style="position:absolute;left:0;text-align:left;margin-left:216.05pt;margin-top:2.6pt;width:78.7pt;height:35.9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" filled="f" strokeweight=".14058mm">
                <v:textbox inset="0,0,0,0">
                  <w:txbxContent>
                    <w:p w14:paraId="40905356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Data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cleansing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39AF97D4" wp14:editId="503F2954">
                <wp:simplePos x="0" y="0"/>
                <wp:positionH relativeFrom="page">
                  <wp:posOffset>1348105</wp:posOffset>
                </wp:positionH>
                <wp:positionV relativeFrom="paragraph">
                  <wp:posOffset>33020</wp:posOffset>
                </wp:positionV>
                <wp:extent cx="911225" cy="455930"/>
                <wp:effectExtent l="0" t="0" r="0" b="0"/>
                <wp:wrapNone/>
                <wp:docPr id="55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7A2683" w14:textId="77777777" w:rsidR="00DE70B6" w:rsidRDefault="00603B20">
                            <w:pPr>
                              <w:pStyle w:val="BodyText"/>
                              <w:spacing w:before="184"/>
                              <w:ind w:left="195"/>
                            </w:pPr>
                            <w:r>
                              <w:t>Messenger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F97D4" id="docshape153" o:spid="_x0000_s1107" type="#_x0000_t202" style="position:absolute;left:0;text-align:left;margin-left:106.15pt;margin-top:2.6pt;width:71.75pt;height:35.9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" filled="f" strokeweight=".14058mm">
                <v:textbox inset="0,0,0,0">
                  <w:txbxContent>
                    <w:p w14:paraId="717A2683" w14:textId="77777777" w:rsidR="00DE70B6" w:rsidRDefault="00603B20">
                      <w:pPr>
                        <w:pStyle w:val="BodyText"/>
                        <w:spacing w:before="184"/>
                        <w:ind w:left="195"/>
                      </w:pPr>
                      <w:r>
                        <w:t>Messenger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15" w:name="_bookmark53"/>
      <w:bookmarkEnd w:id="615"/>
      <w:r w:rsidR="00603B20">
        <w:rPr>
          <w:rFonts w:ascii="Georgia"/>
          <w:i/>
          <w:sz w:val="24"/>
        </w:rPr>
        <w:t>Input</w:t>
      </w:r>
    </w:p>
    <w:p w14:paraId="1F5F25CB" w14:textId="77777777" w:rsidR="00DE70B6" w:rsidRDefault="00DE70B6">
      <w:pPr>
        <w:pStyle w:val="BodyText"/>
        <w:spacing w:before="2"/>
        <w:ind w:left="0"/>
        <w:rPr>
          <w:rFonts w:ascii="Georgia"/>
          <w:i/>
          <w:sz w:val="4"/>
        </w:rPr>
      </w:pPr>
    </w:p>
    <w:p w14:paraId="20398F53" w14:textId="1D9E68C0" w:rsidR="00DE70B6" w:rsidRDefault="003076F5">
      <w:pPr>
        <w:pStyle w:val="BodyText"/>
        <w:spacing w:line="59" w:lineRule="exact"/>
        <w:ind w:left="1657" w:right="-101"/>
        <w:rPr>
          <w:rFonts w:ascii="Georgia"/>
          <w:sz w:val="5"/>
        </w:rPr>
      </w:pPr>
      <w:r>
        <w:rPr>
          <w:rFonts w:ascii="Georgia"/>
          <w:noProof/>
          <w:sz w:val="5"/>
        </w:rPr>
        <mc:AlternateContent>
          <mc:Choice Requires="wpg">
            <w:drawing>
              <wp:inline distT="0" distB="0" distL="0" distR="0" wp14:anchorId="206078A8" wp14:editId="5770CE12">
                <wp:extent cx="480060" cy="38100"/>
                <wp:effectExtent l="10795" t="3175" r="4445" b="6350"/>
                <wp:docPr id="52" name="docshapegroup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" cy="38100"/>
                          <a:chOff x="0" y="0"/>
                          <a:chExt cx="756" cy="60"/>
                        </a:xfrm>
                      </wpg:grpSpPr>
                      <wps:wsp>
                        <wps:cNvPr id="5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708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docshape155"/>
                        <wps:cNvSpPr>
                          <a:spLocks/>
                        </wps:cNvSpPr>
                        <wps:spPr bwMode="auto">
                          <a:xfrm>
                            <a:off x="676" y="0"/>
                            <a:ext cx="80" cy="60"/>
                          </a:xfrm>
                          <a:custGeom>
                            <a:avLst/>
                            <a:gdLst>
                              <a:gd name="T0" fmla="+- 0 676 676"/>
                              <a:gd name="T1" fmla="*/ T0 w 80"/>
                              <a:gd name="T2" fmla="*/ 0 h 60"/>
                              <a:gd name="T3" fmla="+- 0 687 676"/>
                              <a:gd name="T4" fmla="*/ T3 w 80"/>
                              <a:gd name="T5" fmla="*/ 16 h 60"/>
                              <a:gd name="T6" fmla="+- 0 691 676"/>
                              <a:gd name="T7" fmla="*/ T6 w 80"/>
                              <a:gd name="T8" fmla="*/ 30 h 60"/>
                              <a:gd name="T9" fmla="+- 0 687 676"/>
                              <a:gd name="T10" fmla="*/ T9 w 80"/>
                              <a:gd name="T11" fmla="*/ 44 h 60"/>
                              <a:gd name="T12" fmla="+- 0 676 676"/>
                              <a:gd name="T13" fmla="*/ T12 w 80"/>
                              <a:gd name="T14" fmla="*/ 60 h 60"/>
                              <a:gd name="T15" fmla="+- 0 696 676"/>
                              <a:gd name="T16" fmla="*/ T15 w 80"/>
                              <a:gd name="T17" fmla="*/ 48 h 60"/>
                              <a:gd name="T18" fmla="+- 0 717 676"/>
                              <a:gd name="T19" fmla="*/ T18 w 80"/>
                              <a:gd name="T20" fmla="*/ 40 h 60"/>
                              <a:gd name="T21" fmla="+- 0 738 676"/>
                              <a:gd name="T22" fmla="*/ T21 w 80"/>
                              <a:gd name="T23" fmla="*/ 34 h 60"/>
                              <a:gd name="T24" fmla="+- 0 756 676"/>
                              <a:gd name="T25" fmla="*/ T24 w 80"/>
                              <a:gd name="T26" fmla="*/ 30 h 60"/>
                              <a:gd name="T27" fmla="+- 0 738 676"/>
                              <a:gd name="T28" fmla="*/ T27 w 80"/>
                              <a:gd name="T29" fmla="*/ 26 h 60"/>
                              <a:gd name="T30" fmla="+- 0 717 676"/>
                              <a:gd name="T31" fmla="*/ T30 w 80"/>
                              <a:gd name="T32" fmla="*/ 20 h 60"/>
                              <a:gd name="T33" fmla="+- 0 696 676"/>
                              <a:gd name="T34" fmla="*/ T33 w 80"/>
                              <a:gd name="T35" fmla="*/ 12 h 60"/>
                              <a:gd name="T36" fmla="+- 0 676 676"/>
                              <a:gd name="T37" fmla="*/ T36 w 80"/>
                              <a:gd name="T38" fmla="*/ 0 h 6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6"/>
                                </a:lnTo>
                                <a:lnTo>
                                  <a:pt x="15" y="30"/>
                                </a:lnTo>
                                <a:lnTo>
                                  <a:pt x="11" y="44"/>
                                </a:lnTo>
                                <a:lnTo>
                                  <a:pt x="0" y="60"/>
                                </a:lnTo>
                                <a:lnTo>
                                  <a:pt x="20" y="48"/>
                                </a:lnTo>
                                <a:lnTo>
                                  <a:pt x="41" y="40"/>
                                </a:lnTo>
                                <a:lnTo>
                                  <a:pt x="62" y="34"/>
                                </a:lnTo>
                                <a:lnTo>
                                  <a:pt x="80" y="30"/>
                                </a:lnTo>
                                <a:lnTo>
                                  <a:pt x="62" y="26"/>
                                </a:lnTo>
                                <a:lnTo>
                                  <a:pt x="41" y="20"/>
                                </a:lnTo>
                                <a:lnTo>
                                  <a:pt x="2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87EDC4" id="docshapegroup154" o:spid="_x0000_s1026" style="width:37.8pt;height:3pt;mso-position-horizontal-relative:char;mso-position-vertical-relative:line" coordsize="75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">
                <v:line id="Line 47" o:spid="_x0000_s1027" style="position:absolute;visibility:visible;mso-wrap-style:square" from="0,30" to="708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" strokeweight=".14058mm"/>
                <v:shape id="docshape155" o:spid="_x0000_s1028" style="position:absolute;left:676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" path="m,l11,16r4,14l11,44,,60,20,48,41,40,62,34,80,30,62,26,41,20,20,12,,xe" fillcolor="black" stroked="f">
                  <v:path arrowok="t" o:connecttype="custom" o:connectlocs="0,0;11,16;15,30;11,44;0,60;20,48;41,40;62,34;80,30;62,26;41,20;20,12;0,0" o:connectangles="0,0,0,0,0,0,0,0,0,0,0,0,0"/>
                </v:shape>
                <w10:anchorlock/>
              </v:group>
            </w:pict>
          </mc:Fallback>
        </mc:AlternateContent>
      </w:r>
    </w:p>
    <w:p w14:paraId="5B3C2DEE" w14:textId="77777777" w:rsidR="00DE70B6" w:rsidRDefault="00DE70B6">
      <w:pPr>
        <w:pStyle w:val="BodyText"/>
        <w:spacing w:before="11"/>
        <w:ind w:left="0"/>
        <w:rPr>
          <w:rFonts w:ascii="Georgia"/>
          <w:i/>
          <w:sz w:val="7"/>
        </w:rPr>
      </w:pPr>
    </w:p>
    <w:p w14:paraId="2EBAE7F1" w14:textId="77777777" w:rsidR="00DE70B6" w:rsidRDefault="00603B20">
      <w:pPr>
        <w:rPr>
          <w:rFonts w:ascii="Georgia"/>
          <w:i/>
        </w:rPr>
      </w:pPr>
      <w:r>
        <w:br w:type="column"/>
      </w:r>
    </w:p>
    <w:p w14:paraId="5360D248" w14:textId="77777777" w:rsidR="00DE70B6" w:rsidRDefault="00603B20">
      <w:pPr>
        <w:ind w:left="1740"/>
        <w:rPr>
          <w:rFonts w:ascii="Georgia"/>
          <w:i/>
          <w:sz w:val="24"/>
        </w:rPr>
      </w:pPr>
      <w:r>
        <w:rPr>
          <w:rFonts w:ascii="Georgia"/>
          <w:i/>
          <w:sz w:val="24"/>
        </w:rPr>
        <w:t>Keywords</w:t>
      </w:r>
    </w:p>
    <w:p w14:paraId="446FE3CE" w14:textId="77777777" w:rsidR="00DE70B6" w:rsidRDefault="00DE70B6">
      <w:pPr>
        <w:rPr>
          <w:rFonts w:ascii="Georgia"/>
          <w:sz w:val="24"/>
        </w:rPr>
        <w:sectPr w:rsidR="00DE70B6">
          <w:type w:val="continuous"/>
          <w:pgSz w:w="16840" w:h="11910" w:orient="landscape"/>
          <w:pgMar w:top="1260" w:right="1840" w:bottom="1020" w:left="1900" w:header="0" w:footer="0" w:gutter="0"/>
          <w:cols w:num="2" w:space="708" w:equalWidth="0">
            <w:col w:w="2377" w:space="3709"/>
            <w:col w:w="7014"/>
          </w:cols>
        </w:sectPr>
      </w:pPr>
    </w:p>
    <w:p w14:paraId="138332E6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2B446BF6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7AEE7E00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2A64CAB3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77C102E0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42984103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6602F0D2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19DD953D" w14:textId="77777777" w:rsidR="00DE70B6" w:rsidRDefault="00DE70B6">
      <w:pPr>
        <w:pStyle w:val="BodyText"/>
        <w:spacing w:before="7"/>
        <w:ind w:left="0"/>
        <w:rPr>
          <w:rFonts w:ascii="Georgia"/>
          <w:i/>
          <w:sz w:val="29"/>
        </w:rPr>
      </w:pPr>
    </w:p>
    <w:p w14:paraId="64B2FCAE" w14:textId="77777777" w:rsidR="00DE70B6" w:rsidRDefault="00DE70B6">
      <w:pPr>
        <w:rPr>
          <w:rFonts w:ascii="Georgia"/>
          <w:sz w:val="29"/>
        </w:rPr>
        <w:sectPr w:rsidR="00DE70B6">
          <w:type w:val="continuous"/>
          <w:pgSz w:w="16840" w:h="11910" w:orient="landscape"/>
          <w:pgMar w:top="1260" w:right="1840" w:bottom="1020" w:left="1900" w:header="0" w:footer="0" w:gutter="0"/>
          <w:cols w:space="708"/>
        </w:sectPr>
      </w:pPr>
    </w:p>
    <w:p w14:paraId="41948FE7" w14:textId="5D672FFF" w:rsidR="00DE70B6" w:rsidRDefault="003076F5">
      <w:pPr>
        <w:spacing w:before="59"/>
        <w:ind w:left="117"/>
        <w:rPr>
          <w:rFonts w:ascii="Georgia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48894A92" wp14:editId="3E6FADB1">
                <wp:simplePos x="0" y="0"/>
                <wp:positionH relativeFrom="page">
                  <wp:posOffset>7108190</wp:posOffset>
                </wp:positionH>
                <wp:positionV relativeFrom="paragraph">
                  <wp:posOffset>-1527810</wp:posOffset>
                </wp:positionV>
                <wp:extent cx="911225" cy="455930"/>
                <wp:effectExtent l="0" t="0" r="0" b="0"/>
                <wp:wrapNone/>
                <wp:docPr id="51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88F75" w14:textId="77777777" w:rsidR="00DE70B6" w:rsidRDefault="00603B20">
                            <w:pPr>
                              <w:pStyle w:val="BodyText"/>
                              <w:spacing w:before="188"/>
                              <w:ind w:left="205"/>
                            </w:pPr>
                            <w:r>
                              <w:t>Dialog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log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94A92" id="docshape156" o:spid="_x0000_s1108" type="#_x0000_t202" style="position:absolute;left:0;text-align:left;margin-left:559.7pt;margin-top:-120.3pt;width:71.75pt;height:35.9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" filled="f" strokeweight=".14058mm">
                <v:textbox inset="0,0,0,0">
                  <w:txbxContent>
                    <w:p w14:paraId="6EF88F75" w14:textId="77777777" w:rsidR="00DE70B6" w:rsidRDefault="00603B20">
                      <w:pPr>
                        <w:pStyle w:val="BodyText"/>
                        <w:spacing w:before="188"/>
                        <w:ind w:left="205"/>
                      </w:pPr>
                      <w:r>
                        <w:t>Dialog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log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55FEB1A2" wp14:editId="3692382D">
                <wp:simplePos x="0" y="0"/>
                <wp:positionH relativeFrom="page">
                  <wp:posOffset>8547735</wp:posOffset>
                </wp:positionH>
                <wp:positionV relativeFrom="paragraph">
                  <wp:posOffset>-1527810</wp:posOffset>
                </wp:positionV>
                <wp:extent cx="911225" cy="455930"/>
                <wp:effectExtent l="0" t="0" r="0" b="0"/>
                <wp:wrapNone/>
                <wp:docPr id="50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36CE06" w14:textId="77777777" w:rsidR="00DE70B6" w:rsidRDefault="00603B20">
                            <w:pPr>
                              <w:pStyle w:val="BodyText"/>
                              <w:spacing w:before="188"/>
                              <w:ind w:left="255"/>
                            </w:pPr>
                            <w:r>
                              <w:t>Analytics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EB1A2" id="docshape157" o:spid="_x0000_s1109" type="#_x0000_t202" style="position:absolute;left:0;text-align:left;margin-left:673.05pt;margin-top:-120.3pt;width:71.75pt;height:35.9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" filled="f" strokeweight=".14058mm">
                <v:textbox inset="0,0,0,0">
                  <w:txbxContent>
                    <w:p w14:paraId="4D36CE06" w14:textId="77777777" w:rsidR="00DE70B6" w:rsidRDefault="00603B20">
                      <w:pPr>
                        <w:pStyle w:val="BodyText"/>
                        <w:spacing w:before="188"/>
                        <w:ind w:left="255"/>
                      </w:pPr>
                      <w:r>
                        <w:t>Analytics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rPr>
          <w:rFonts w:ascii="Georgia"/>
          <w:i/>
          <w:sz w:val="24"/>
        </w:rPr>
        <w:t>Output</w:t>
      </w:r>
    </w:p>
    <w:p w14:paraId="7B6171F2" w14:textId="77777777" w:rsidR="00DE70B6" w:rsidRDefault="00603B20">
      <w:pPr>
        <w:spacing w:before="9"/>
        <w:rPr>
          <w:rFonts w:ascii="Georgia"/>
          <w:i/>
          <w:sz w:val="16"/>
        </w:rPr>
      </w:pPr>
      <w:r>
        <w:br w:type="column"/>
      </w:r>
    </w:p>
    <w:p w14:paraId="645D59BB" w14:textId="73F6DC95" w:rsidR="00DE70B6" w:rsidRDefault="003076F5">
      <w:pPr>
        <w:pStyle w:val="BodyText"/>
        <w:spacing w:line="59" w:lineRule="exact"/>
        <w:ind w:left="-618"/>
        <w:rPr>
          <w:rFonts w:ascii="Georgia"/>
          <w:sz w:val="5"/>
        </w:rPr>
      </w:pPr>
      <w:r>
        <w:rPr>
          <w:rFonts w:ascii="Georgia"/>
          <w:noProof/>
          <w:sz w:val="5"/>
        </w:rPr>
        <mc:AlternateContent>
          <mc:Choice Requires="wpg">
            <w:drawing>
              <wp:inline distT="0" distB="0" distL="0" distR="0" wp14:anchorId="26F17197" wp14:editId="51924892">
                <wp:extent cx="1873885" cy="38100"/>
                <wp:effectExtent l="5715" t="4445" r="6350" b="5080"/>
                <wp:docPr id="47" name="docshapegroup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3885" cy="38100"/>
                          <a:chOff x="0" y="0"/>
                          <a:chExt cx="2951" cy="60"/>
                        </a:xfrm>
                      </wpg:grpSpPr>
                      <wps:wsp>
                        <wps:cNvPr id="4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295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docshape1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" cy="60"/>
                          </a:xfrm>
                          <a:custGeom>
                            <a:avLst/>
                            <a:gdLst>
                              <a:gd name="T0" fmla="*/ 80 w 80"/>
                              <a:gd name="T1" fmla="*/ 60 h 60"/>
                              <a:gd name="T2" fmla="*/ 68 w 80"/>
                              <a:gd name="T3" fmla="*/ 44 h 60"/>
                              <a:gd name="T4" fmla="*/ 65 w 80"/>
                              <a:gd name="T5" fmla="*/ 30 h 60"/>
                              <a:gd name="T6" fmla="*/ 68 w 80"/>
                              <a:gd name="T7" fmla="*/ 16 h 60"/>
                              <a:gd name="T8" fmla="*/ 80 w 80"/>
                              <a:gd name="T9" fmla="*/ 0 h 60"/>
                              <a:gd name="T10" fmla="*/ 60 w 80"/>
                              <a:gd name="T11" fmla="*/ 12 h 60"/>
                              <a:gd name="T12" fmla="*/ 38 w 80"/>
                              <a:gd name="T13" fmla="*/ 20 h 60"/>
                              <a:gd name="T14" fmla="*/ 17 w 80"/>
                              <a:gd name="T15" fmla="*/ 26 h 60"/>
                              <a:gd name="T16" fmla="*/ 0 w 80"/>
                              <a:gd name="T17" fmla="*/ 30 h 60"/>
                              <a:gd name="T18" fmla="*/ 17 w 80"/>
                              <a:gd name="T19" fmla="*/ 34 h 60"/>
                              <a:gd name="T20" fmla="*/ 38 w 80"/>
                              <a:gd name="T21" fmla="*/ 40 h 60"/>
                              <a:gd name="T22" fmla="*/ 60 w 80"/>
                              <a:gd name="T23" fmla="*/ 48 h 60"/>
                              <a:gd name="T24" fmla="*/ 80 w 80"/>
                              <a:gd name="T25" fmla="*/ 6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80" y="60"/>
                                </a:moveTo>
                                <a:lnTo>
                                  <a:pt x="68" y="44"/>
                                </a:lnTo>
                                <a:lnTo>
                                  <a:pt x="65" y="30"/>
                                </a:lnTo>
                                <a:lnTo>
                                  <a:pt x="68" y="16"/>
                                </a:lnTo>
                                <a:lnTo>
                                  <a:pt x="80" y="0"/>
                                </a:lnTo>
                                <a:lnTo>
                                  <a:pt x="60" y="12"/>
                                </a:lnTo>
                                <a:lnTo>
                                  <a:pt x="38" y="20"/>
                                </a:lnTo>
                                <a:lnTo>
                                  <a:pt x="17" y="26"/>
                                </a:lnTo>
                                <a:lnTo>
                                  <a:pt x="0" y="30"/>
                                </a:lnTo>
                                <a:lnTo>
                                  <a:pt x="17" y="34"/>
                                </a:lnTo>
                                <a:lnTo>
                                  <a:pt x="38" y="40"/>
                                </a:lnTo>
                                <a:lnTo>
                                  <a:pt x="60" y="48"/>
                                </a:lnTo>
                                <a:lnTo>
                                  <a:pt x="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EC74BF" id="docshapegroup158" o:spid="_x0000_s1026" style="width:147.55pt;height:3pt;mso-position-horizontal-relative:char;mso-position-vertical-relative:line" coordsize="29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">
                <v:line id="Line 42" o:spid="_x0000_s1027" style="position:absolute;visibility:visible;mso-wrap-style:square" from="2950,30" to="295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" strokeweight=".14058mm"/>
                <v:shape id="docshape159" o:spid="_x0000_s1028" style="position:absolute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" path="m80,60l68,44,65,30,68,16,80,,60,12,38,20,17,26,,30r17,4l38,40r22,8l80,60xe" fillcolor="black" stroked="f">
                  <v:path arrowok="t" o:connecttype="custom" o:connectlocs="80,60;68,44;65,30;68,16;80,0;60,12;38,20;17,26;0,30;17,34;38,40;60,48;80,60" o:connectangles="0,0,0,0,0,0,0,0,0,0,0,0,0"/>
                </v:shape>
                <w10:anchorlock/>
              </v:group>
            </w:pict>
          </mc:Fallback>
        </mc:AlternateContent>
      </w:r>
    </w:p>
    <w:p w14:paraId="6C484ED8" w14:textId="243C8A33" w:rsidR="00DE70B6" w:rsidRDefault="003076F5">
      <w:pPr>
        <w:ind w:left="117"/>
        <w:rPr>
          <w:rFonts w:ascii="Georgia"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59BBDC29" wp14:editId="77AC3364">
                <wp:simplePos x="0" y="0"/>
                <wp:positionH relativeFrom="page">
                  <wp:posOffset>6669405</wp:posOffset>
                </wp:positionH>
                <wp:positionV relativeFrom="paragraph">
                  <wp:posOffset>-1226820</wp:posOffset>
                </wp:positionV>
                <wp:extent cx="913130" cy="1212850"/>
                <wp:effectExtent l="0" t="0" r="0" b="0"/>
                <wp:wrapNone/>
                <wp:docPr id="44" name="docshapegroup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130" cy="1212850"/>
                          <a:chOff x="10503" y="-1932"/>
                          <a:chExt cx="1438" cy="1910"/>
                        </a:xfrm>
                      </wpg:grpSpPr>
                      <wps:wsp>
                        <wps:cNvPr id="45" name="docshape161"/>
                        <wps:cNvSpPr>
                          <a:spLocks/>
                        </wps:cNvSpPr>
                        <wps:spPr bwMode="auto">
                          <a:xfrm>
                            <a:off x="10506" y="-1885"/>
                            <a:ext cx="1404" cy="1858"/>
                          </a:xfrm>
                          <a:custGeom>
                            <a:avLst/>
                            <a:gdLst>
                              <a:gd name="T0" fmla="+- 0 10507 10507"/>
                              <a:gd name="T1" fmla="*/ T0 w 1404"/>
                              <a:gd name="T2" fmla="+- 0 -27 -1884"/>
                              <a:gd name="T3" fmla="*/ -27 h 1858"/>
                              <a:gd name="T4" fmla="+- 0 11911 10507"/>
                              <a:gd name="T5" fmla="*/ T4 w 1404"/>
                              <a:gd name="T6" fmla="+- 0 -27 -1884"/>
                              <a:gd name="T7" fmla="*/ -27 h 1858"/>
                              <a:gd name="T8" fmla="+- 0 11911 10507"/>
                              <a:gd name="T9" fmla="*/ T8 w 1404"/>
                              <a:gd name="T10" fmla="+- 0 -1884 -1884"/>
                              <a:gd name="T11" fmla="*/ -1884 h 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04" h="1858">
                                <a:moveTo>
                                  <a:pt x="0" y="1857"/>
                                </a:moveTo>
                                <a:lnTo>
                                  <a:pt x="1404" y="1857"/>
                                </a:lnTo>
                                <a:lnTo>
                                  <a:pt x="1404" y="0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162"/>
                        <wps:cNvSpPr>
                          <a:spLocks/>
                        </wps:cNvSpPr>
                        <wps:spPr bwMode="auto">
                          <a:xfrm>
                            <a:off x="11881" y="-1933"/>
                            <a:ext cx="60" cy="80"/>
                          </a:xfrm>
                          <a:custGeom>
                            <a:avLst/>
                            <a:gdLst>
                              <a:gd name="T0" fmla="+- 0 11881 11881"/>
                              <a:gd name="T1" fmla="*/ T0 w 60"/>
                              <a:gd name="T2" fmla="+- 0 -1852 -1932"/>
                              <a:gd name="T3" fmla="*/ -1852 h 80"/>
                              <a:gd name="T4" fmla="+- 0 11897 11881"/>
                              <a:gd name="T5" fmla="*/ T4 w 60"/>
                              <a:gd name="T6" fmla="+- 0 -1864 -1932"/>
                              <a:gd name="T7" fmla="*/ -1864 h 80"/>
                              <a:gd name="T8" fmla="+- 0 11911 11881"/>
                              <a:gd name="T9" fmla="*/ T8 w 60"/>
                              <a:gd name="T10" fmla="+- 0 -1867 -1932"/>
                              <a:gd name="T11" fmla="*/ -1867 h 80"/>
                              <a:gd name="T12" fmla="+- 0 11925 11881"/>
                              <a:gd name="T13" fmla="*/ T12 w 60"/>
                              <a:gd name="T14" fmla="+- 0 -1864 -1932"/>
                              <a:gd name="T15" fmla="*/ -1864 h 80"/>
                              <a:gd name="T16" fmla="+- 0 11941 11881"/>
                              <a:gd name="T17" fmla="*/ T16 w 60"/>
                              <a:gd name="T18" fmla="+- 0 -1852 -1932"/>
                              <a:gd name="T19" fmla="*/ -1852 h 80"/>
                              <a:gd name="T20" fmla="+- 0 11929 11881"/>
                              <a:gd name="T21" fmla="*/ T20 w 60"/>
                              <a:gd name="T22" fmla="+- 0 -1872 -1932"/>
                              <a:gd name="T23" fmla="*/ -1872 h 80"/>
                              <a:gd name="T24" fmla="+- 0 11921 11881"/>
                              <a:gd name="T25" fmla="*/ T24 w 60"/>
                              <a:gd name="T26" fmla="+- 0 -1894 -1932"/>
                              <a:gd name="T27" fmla="*/ -1894 h 80"/>
                              <a:gd name="T28" fmla="+- 0 11915 11881"/>
                              <a:gd name="T29" fmla="*/ T28 w 60"/>
                              <a:gd name="T30" fmla="+- 0 -1915 -1932"/>
                              <a:gd name="T31" fmla="*/ -1915 h 80"/>
                              <a:gd name="T32" fmla="+- 0 11911 11881"/>
                              <a:gd name="T33" fmla="*/ T32 w 60"/>
                              <a:gd name="T34" fmla="+- 0 -1932 -1932"/>
                              <a:gd name="T35" fmla="*/ -1932 h 80"/>
                              <a:gd name="T36" fmla="+- 0 11907 11881"/>
                              <a:gd name="T37" fmla="*/ T36 w 60"/>
                              <a:gd name="T38" fmla="+- 0 -1915 -1932"/>
                              <a:gd name="T39" fmla="*/ -1915 h 80"/>
                              <a:gd name="T40" fmla="+- 0 11901 11881"/>
                              <a:gd name="T41" fmla="*/ T40 w 60"/>
                              <a:gd name="T42" fmla="+- 0 -1894 -1932"/>
                              <a:gd name="T43" fmla="*/ -1894 h 80"/>
                              <a:gd name="T44" fmla="+- 0 11893 11881"/>
                              <a:gd name="T45" fmla="*/ T44 w 60"/>
                              <a:gd name="T46" fmla="+- 0 -1872 -1932"/>
                              <a:gd name="T47" fmla="*/ -1872 h 80"/>
                              <a:gd name="T48" fmla="+- 0 11881 11881"/>
                              <a:gd name="T49" fmla="*/ T48 w 60"/>
                              <a:gd name="T50" fmla="+- 0 -1852 -1932"/>
                              <a:gd name="T51" fmla="*/ -185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0" y="80"/>
                                </a:moveTo>
                                <a:lnTo>
                                  <a:pt x="16" y="68"/>
                                </a:lnTo>
                                <a:lnTo>
                                  <a:pt x="30" y="65"/>
                                </a:lnTo>
                                <a:lnTo>
                                  <a:pt x="44" y="68"/>
                                </a:lnTo>
                                <a:lnTo>
                                  <a:pt x="60" y="80"/>
                                </a:lnTo>
                                <a:lnTo>
                                  <a:pt x="48" y="60"/>
                                </a:lnTo>
                                <a:lnTo>
                                  <a:pt x="40" y="38"/>
                                </a:lnTo>
                                <a:lnTo>
                                  <a:pt x="34" y="17"/>
                                </a:lnTo>
                                <a:lnTo>
                                  <a:pt x="30" y="0"/>
                                </a:lnTo>
                                <a:lnTo>
                                  <a:pt x="26" y="17"/>
                                </a:lnTo>
                                <a:lnTo>
                                  <a:pt x="20" y="38"/>
                                </a:lnTo>
                                <a:lnTo>
                                  <a:pt x="12" y="6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4A11A2" id="docshapegroup160" o:spid="_x0000_s1026" style="position:absolute;margin-left:525.15pt;margin-top:-96.6pt;width:71.9pt;height:95.5pt;z-index:15768576;mso-position-horizontal-relative:page" coordorigin="10503,-1932" coordsize="1438,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">
                <v:shape id="docshape161" o:spid="_x0000_s1027" style="position:absolute;left:10506;top:-1885;width:1404;height:1858;visibility:visible;mso-wrap-style:square;v-text-anchor:top" coordsize="1404,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" path="m,1857r1404,l1404,e" filled="f" strokeweight=".14058mm">
                  <v:path arrowok="t" o:connecttype="custom" o:connectlocs="0,-27;1404,-27;1404,-1884" o:connectangles="0,0,0"/>
                </v:shape>
                <v:shape id="docshape162" o:spid="_x0000_s1028" style="position:absolute;left:11881;top:-1933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" path="m,80l16,68,30,65r14,3l60,80,48,60,40,38,34,17,30,,26,17,20,38,12,60,,80xe" fillcolor="black" stroked="f">
                  <v:path arrowok="t" o:connecttype="custom" o:connectlocs="0,-1852;16,-1864;30,-1867;44,-1864;60,-1852;48,-1872;40,-1894;34,-1915;30,-1932;26,-1915;20,-1894;12,-1872;0,-18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16F9F29B" wp14:editId="1648FAF2">
                <wp:simplePos x="0" y="0"/>
                <wp:positionH relativeFrom="page">
                  <wp:posOffset>6104255</wp:posOffset>
                </wp:positionH>
                <wp:positionV relativeFrom="paragraph">
                  <wp:posOffset>213360</wp:posOffset>
                </wp:positionV>
                <wp:extent cx="38100" cy="979805"/>
                <wp:effectExtent l="0" t="0" r="0" b="0"/>
                <wp:wrapNone/>
                <wp:docPr id="41" name="docshapegroup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979805"/>
                          <a:chOff x="9613" y="336"/>
                          <a:chExt cx="60" cy="1543"/>
                        </a:xfrm>
                      </wpg:grpSpPr>
                      <wps:wsp>
                        <wps:cNvPr id="4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643" y="383"/>
                            <a:ext cx="0" cy="1447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docshape164"/>
                        <wps:cNvSpPr>
                          <a:spLocks/>
                        </wps:cNvSpPr>
                        <wps:spPr bwMode="auto">
                          <a:xfrm>
                            <a:off x="9613" y="335"/>
                            <a:ext cx="60" cy="1543"/>
                          </a:xfrm>
                          <a:custGeom>
                            <a:avLst/>
                            <a:gdLst>
                              <a:gd name="T0" fmla="+- 0 9673 9613"/>
                              <a:gd name="T1" fmla="*/ T0 w 60"/>
                              <a:gd name="T2" fmla="+- 0 1798 336"/>
                              <a:gd name="T3" fmla="*/ 1798 h 1543"/>
                              <a:gd name="T4" fmla="+- 0 9658 9613"/>
                              <a:gd name="T5" fmla="*/ T4 w 60"/>
                              <a:gd name="T6" fmla="+- 0 1810 336"/>
                              <a:gd name="T7" fmla="*/ 1810 h 1543"/>
                              <a:gd name="T8" fmla="+- 0 9643 9613"/>
                              <a:gd name="T9" fmla="*/ T8 w 60"/>
                              <a:gd name="T10" fmla="+- 0 1813 336"/>
                              <a:gd name="T11" fmla="*/ 1813 h 1543"/>
                              <a:gd name="T12" fmla="+- 0 9629 9613"/>
                              <a:gd name="T13" fmla="*/ T12 w 60"/>
                              <a:gd name="T14" fmla="+- 0 1810 336"/>
                              <a:gd name="T15" fmla="*/ 1810 h 1543"/>
                              <a:gd name="T16" fmla="+- 0 9613 9613"/>
                              <a:gd name="T17" fmla="*/ T16 w 60"/>
                              <a:gd name="T18" fmla="+- 0 1798 336"/>
                              <a:gd name="T19" fmla="*/ 1798 h 1543"/>
                              <a:gd name="T20" fmla="+- 0 9625 9613"/>
                              <a:gd name="T21" fmla="*/ T20 w 60"/>
                              <a:gd name="T22" fmla="+- 0 1818 336"/>
                              <a:gd name="T23" fmla="*/ 1818 h 1543"/>
                              <a:gd name="T24" fmla="+- 0 9633 9613"/>
                              <a:gd name="T25" fmla="*/ T24 w 60"/>
                              <a:gd name="T26" fmla="+- 0 1840 336"/>
                              <a:gd name="T27" fmla="*/ 1840 h 1543"/>
                              <a:gd name="T28" fmla="+- 0 9639 9613"/>
                              <a:gd name="T29" fmla="*/ T28 w 60"/>
                              <a:gd name="T30" fmla="+- 0 1861 336"/>
                              <a:gd name="T31" fmla="*/ 1861 h 1543"/>
                              <a:gd name="T32" fmla="+- 0 9643 9613"/>
                              <a:gd name="T33" fmla="*/ T32 w 60"/>
                              <a:gd name="T34" fmla="+- 0 1878 336"/>
                              <a:gd name="T35" fmla="*/ 1878 h 1543"/>
                              <a:gd name="T36" fmla="+- 0 9647 9613"/>
                              <a:gd name="T37" fmla="*/ T36 w 60"/>
                              <a:gd name="T38" fmla="+- 0 1861 336"/>
                              <a:gd name="T39" fmla="*/ 1861 h 1543"/>
                              <a:gd name="T40" fmla="+- 0 9653 9613"/>
                              <a:gd name="T41" fmla="*/ T40 w 60"/>
                              <a:gd name="T42" fmla="+- 0 1840 336"/>
                              <a:gd name="T43" fmla="*/ 1840 h 1543"/>
                              <a:gd name="T44" fmla="+- 0 9661 9613"/>
                              <a:gd name="T45" fmla="*/ T44 w 60"/>
                              <a:gd name="T46" fmla="+- 0 1818 336"/>
                              <a:gd name="T47" fmla="*/ 1818 h 1543"/>
                              <a:gd name="T48" fmla="+- 0 9673 9613"/>
                              <a:gd name="T49" fmla="*/ T48 w 60"/>
                              <a:gd name="T50" fmla="+- 0 1798 336"/>
                              <a:gd name="T51" fmla="*/ 1798 h 1543"/>
                              <a:gd name="T52" fmla="+- 0 9673 9613"/>
                              <a:gd name="T53" fmla="*/ T52 w 60"/>
                              <a:gd name="T54" fmla="+- 0 415 336"/>
                              <a:gd name="T55" fmla="*/ 415 h 1543"/>
                              <a:gd name="T56" fmla="+- 0 9661 9613"/>
                              <a:gd name="T57" fmla="*/ T56 w 60"/>
                              <a:gd name="T58" fmla="+- 0 396 336"/>
                              <a:gd name="T59" fmla="*/ 396 h 1543"/>
                              <a:gd name="T60" fmla="+- 0 9653 9613"/>
                              <a:gd name="T61" fmla="*/ T60 w 60"/>
                              <a:gd name="T62" fmla="+- 0 374 336"/>
                              <a:gd name="T63" fmla="*/ 374 h 1543"/>
                              <a:gd name="T64" fmla="+- 0 9647 9613"/>
                              <a:gd name="T65" fmla="*/ T64 w 60"/>
                              <a:gd name="T66" fmla="+- 0 353 336"/>
                              <a:gd name="T67" fmla="*/ 353 h 1543"/>
                              <a:gd name="T68" fmla="+- 0 9643 9613"/>
                              <a:gd name="T69" fmla="*/ T68 w 60"/>
                              <a:gd name="T70" fmla="+- 0 336 336"/>
                              <a:gd name="T71" fmla="*/ 336 h 1543"/>
                              <a:gd name="T72" fmla="+- 0 9639 9613"/>
                              <a:gd name="T73" fmla="*/ T72 w 60"/>
                              <a:gd name="T74" fmla="+- 0 353 336"/>
                              <a:gd name="T75" fmla="*/ 353 h 1543"/>
                              <a:gd name="T76" fmla="+- 0 9633 9613"/>
                              <a:gd name="T77" fmla="*/ T76 w 60"/>
                              <a:gd name="T78" fmla="+- 0 374 336"/>
                              <a:gd name="T79" fmla="*/ 374 h 1543"/>
                              <a:gd name="T80" fmla="+- 0 9625 9613"/>
                              <a:gd name="T81" fmla="*/ T80 w 60"/>
                              <a:gd name="T82" fmla="+- 0 396 336"/>
                              <a:gd name="T83" fmla="*/ 396 h 1543"/>
                              <a:gd name="T84" fmla="+- 0 9613 9613"/>
                              <a:gd name="T85" fmla="*/ T84 w 60"/>
                              <a:gd name="T86" fmla="+- 0 415 336"/>
                              <a:gd name="T87" fmla="*/ 415 h 1543"/>
                              <a:gd name="T88" fmla="+- 0 9629 9613"/>
                              <a:gd name="T89" fmla="*/ T88 w 60"/>
                              <a:gd name="T90" fmla="+- 0 404 336"/>
                              <a:gd name="T91" fmla="*/ 404 h 1543"/>
                              <a:gd name="T92" fmla="+- 0 9643 9613"/>
                              <a:gd name="T93" fmla="*/ T92 w 60"/>
                              <a:gd name="T94" fmla="+- 0 400 336"/>
                              <a:gd name="T95" fmla="*/ 400 h 1543"/>
                              <a:gd name="T96" fmla="+- 0 9658 9613"/>
                              <a:gd name="T97" fmla="*/ T96 w 60"/>
                              <a:gd name="T98" fmla="+- 0 404 336"/>
                              <a:gd name="T99" fmla="*/ 404 h 1543"/>
                              <a:gd name="T100" fmla="+- 0 9673 9613"/>
                              <a:gd name="T101" fmla="*/ T100 w 60"/>
                              <a:gd name="T102" fmla="+- 0 415 336"/>
                              <a:gd name="T103" fmla="*/ 415 h 1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0" h="1543">
                                <a:moveTo>
                                  <a:pt x="60" y="1462"/>
                                </a:moveTo>
                                <a:lnTo>
                                  <a:pt x="45" y="1474"/>
                                </a:lnTo>
                                <a:lnTo>
                                  <a:pt x="30" y="1477"/>
                                </a:lnTo>
                                <a:lnTo>
                                  <a:pt x="16" y="1474"/>
                                </a:lnTo>
                                <a:lnTo>
                                  <a:pt x="0" y="1462"/>
                                </a:lnTo>
                                <a:lnTo>
                                  <a:pt x="12" y="1482"/>
                                </a:lnTo>
                                <a:lnTo>
                                  <a:pt x="20" y="1504"/>
                                </a:lnTo>
                                <a:lnTo>
                                  <a:pt x="26" y="1525"/>
                                </a:lnTo>
                                <a:lnTo>
                                  <a:pt x="30" y="1542"/>
                                </a:lnTo>
                                <a:lnTo>
                                  <a:pt x="34" y="1525"/>
                                </a:lnTo>
                                <a:lnTo>
                                  <a:pt x="40" y="1504"/>
                                </a:lnTo>
                                <a:lnTo>
                                  <a:pt x="48" y="1482"/>
                                </a:lnTo>
                                <a:lnTo>
                                  <a:pt x="60" y="1462"/>
                                </a:lnTo>
                                <a:close/>
                                <a:moveTo>
                                  <a:pt x="60" y="79"/>
                                </a:moveTo>
                                <a:lnTo>
                                  <a:pt x="48" y="60"/>
                                </a:lnTo>
                                <a:lnTo>
                                  <a:pt x="40" y="38"/>
                                </a:lnTo>
                                <a:lnTo>
                                  <a:pt x="34" y="17"/>
                                </a:lnTo>
                                <a:lnTo>
                                  <a:pt x="30" y="0"/>
                                </a:lnTo>
                                <a:lnTo>
                                  <a:pt x="26" y="17"/>
                                </a:lnTo>
                                <a:lnTo>
                                  <a:pt x="20" y="38"/>
                                </a:lnTo>
                                <a:lnTo>
                                  <a:pt x="12" y="60"/>
                                </a:lnTo>
                                <a:lnTo>
                                  <a:pt x="0" y="79"/>
                                </a:lnTo>
                                <a:lnTo>
                                  <a:pt x="16" y="68"/>
                                </a:lnTo>
                                <a:lnTo>
                                  <a:pt x="30" y="64"/>
                                </a:lnTo>
                                <a:lnTo>
                                  <a:pt x="45" y="68"/>
                                </a:lnTo>
                                <a:lnTo>
                                  <a:pt x="6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9C3D7" id="docshapegroup163" o:spid="_x0000_s1026" style="position:absolute;margin-left:480.65pt;margin-top:16.8pt;width:3pt;height:77.15pt;z-index:15769600;mso-position-horizontal-relative:page" coordorigin="9613,336" coordsize="60,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">
                <v:line id="Line 36" o:spid="_x0000_s1027" style="position:absolute;visibility:visible;mso-wrap-style:square" from="9643,383" to="9643,1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" strokeweight=".14058mm"/>
                <v:shape id="docshape164" o:spid="_x0000_s1028" style="position:absolute;left:9613;top:335;width:60;height:1543;visibility:visible;mso-wrap-style:square;v-text-anchor:top" coordsize="60,1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" path="m60,1462r-15,12l30,1477r-14,-3l,1462r12,20l20,1504r6,21l30,1542r4,-17l40,1504r8,-22l60,1462xm60,79l48,60,40,38,34,17,30,,26,17,20,38,12,60,,79,16,68,30,64r15,4l60,79xe" fillcolor="black" stroked="f">
                  <v:path arrowok="t" o:connecttype="custom" o:connectlocs="60,1798;45,1810;30,1813;16,1810;0,1798;12,1818;20,1840;26,1861;30,1878;34,1861;40,1840;48,1818;60,1798;60,415;48,396;40,374;34,353;30,336;26,353;20,374;12,396;0,415;16,404;30,400;45,404;60,415" o:connectangles="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0112" behindDoc="0" locked="0" layoutInCell="1" allowOverlap="1" wp14:anchorId="0DDCD265" wp14:editId="70B1E6BC">
                <wp:simplePos x="0" y="0"/>
                <wp:positionH relativeFrom="page">
                  <wp:posOffset>1784350</wp:posOffset>
                </wp:positionH>
                <wp:positionV relativeFrom="paragraph">
                  <wp:posOffset>-1226820</wp:posOffset>
                </wp:positionV>
                <wp:extent cx="1003935" cy="1212850"/>
                <wp:effectExtent l="0" t="0" r="0" b="0"/>
                <wp:wrapNone/>
                <wp:docPr id="38" name="docshapegroup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935" cy="1212850"/>
                          <a:chOff x="2810" y="-1932"/>
                          <a:chExt cx="1581" cy="1910"/>
                        </a:xfrm>
                      </wpg:grpSpPr>
                      <wps:wsp>
                        <wps:cNvPr id="39" name="docshape166"/>
                        <wps:cNvSpPr>
                          <a:spLocks/>
                        </wps:cNvSpPr>
                        <wps:spPr bwMode="auto">
                          <a:xfrm>
                            <a:off x="2839" y="-1885"/>
                            <a:ext cx="1547" cy="1858"/>
                          </a:xfrm>
                          <a:custGeom>
                            <a:avLst/>
                            <a:gdLst>
                              <a:gd name="T0" fmla="+- 0 4386 2840"/>
                              <a:gd name="T1" fmla="*/ T0 w 1547"/>
                              <a:gd name="T2" fmla="+- 0 -27 -1884"/>
                              <a:gd name="T3" fmla="*/ -27 h 1858"/>
                              <a:gd name="T4" fmla="+- 0 2840 2840"/>
                              <a:gd name="T5" fmla="*/ T4 w 1547"/>
                              <a:gd name="T6" fmla="+- 0 -27 -1884"/>
                              <a:gd name="T7" fmla="*/ -27 h 1858"/>
                              <a:gd name="T8" fmla="+- 0 2840 2840"/>
                              <a:gd name="T9" fmla="*/ T8 w 1547"/>
                              <a:gd name="T10" fmla="+- 0 -1884 -1884"/>
                              <a:gd name="T11" fmla="*/ -1884 h 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47" h="1858">
                                <a:moveTo>
                                  <a:pt x="1546" y="1857"/>
                                </a:moveTo>
                                <a:lnTo>
                                  <a:pt x="0" y="18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167"/>
                        <wps:cNvSpPr>
                          <a:spLocks/>
                        </wps:cNvSpPr>
                        <wps:spPr bwMode="auto">
                          <a:xfrm>
                            <a:off x="2810" y="-1933"/>
                            <a:ext cx="60" cy="80"/>
                          </a:xfrm>
                          <a:custGeom>
                            <a:avLst/>
                            <a:gdLst>
                              <a:gd name="T0" fmla="+- 0 2810 2810"/>
                              <a:gd name="T1" fmla="*/ T0 w 60"/>
                              <a:gd name="T2" fmla="+- 0 -1852 -1932"/>
                              <a:gd name="T3" fmla="*/ -1852 h 80"/>
                              <a:gd name="T4" fmla="+- 0 2826 2810"/>
                              <a:gd name="T5" fmla="*/ T4 w 60"/>
                              <a:gd name="T6" fmla="+- 0 -1864 -1932"/>
                              <a:gd name="T7" fmla="*/ -1864 h 80"/>
                              <a:gd name="T8" fmla="+- 0 2840 2810"/>
                              <a:gd name="T9" fmla="*/ T8 w 60"/>
                              <a:gd name="T10" fmla="+- 0 -1867 -1932"/>
                              <a:gd name="T11" fmla="*/ -1867 h 80"/>
                              <a:gd name="T12" fmla="+- 0 2854 2810"/>
                              <a:gd name="T13" fmla="*/ T12 w 60"/>
                              <a:gd name="T14" fmla="+- 0 -1864 -1932"/>
                              <a:gd name="T15" fmla="*/ -1864 h 80"/>
                              <a:gd name="T16" fmla="+- 0 2870 2810"/>
                              <a:gd name="T17" fmla="*/ T16 w 60"/>
                              <a:gd name="T18" fmla="+- 0 -1852 -1932"/>
                              <a:gd name="T19" fmla="*/ -1852 h 80"/>
                              <a:gd name="T20" fmla="+- 0 2858 2810"/>
                              <a:gd name="T21" fmla="*/ T20 w 60"/>
                              <a:gd name="T22" fmla="+- 0 -1872 -1932"/>
                              <a:gd name="T23" fmla="*/ -1872 h 80"/>
                              <a:gd name="T24" fmla="+- 0 2850 2810"/>
                              <a:gd name="T25" fmla="*/ T24 w 60"/>
                              <a:gd name="T26" fmla="+- 0 -1894 -1932"/>
                              <a:gd name="T27" fmla="*/ -1894 h 80"/>
                              <a:gd name="T28" fmla="+- 0 2844 2810"/>
                              <a:gd name="T29" fmla="*/ T28 w 60"/>
                              <a:gd name="T30" fmla="+- 0 -1915 -1932"/>
                              <a:gd name="T31" fmla="*/ -1915 h 80"/>
                              <a:gd name="T32" fmla="+- 0 2840 2810"/>
                              <a:gd name="T33" fmla="*/ T32 w 60"/>
                              <a:gd name="T34" fmla="+- 0 -1932 -1932"/>
                              <a:gd name="T35" fmla="*/ -1932 h 80"/>
                              <a:gd name="T36" fmla="+- 0 2836 2810"/>
                              <a:gd name="T37" fmla="*/ T36 w 60"/>
                              <a:gd name="T38" fmla="+- 0 -1915 -1932"/>
                              <a:gd name="T39" fmla="*/ -1915 h 80"/>
                              <a:gd name="T40" fmla="+- 0 2830 2810"/>
                              <a:gd name="T41" fmla="*/ T40 w 60"/>
                              <a:gd name="T42" fmla="+- 0 -1894 -1932"/>
                              <a:gd name="T43" fmla="*/ -1894 h 80"/>
                              <a:gd name="T44" fmla="+- 0 2822 2810"/>
                              <a:gd name="T45" fmla="*/ T44 w 60"/>
                              <a:gd name="T46" fmla="+- 0 -1872 -1932"/>
                              <a:gd name="T47" fmla="*/ -1872 h 80"/>
                              <a:gd name="T48" fmla="+- 0 2810 2810"/>
                              <a:gd name="T49" fmla="*/ T48 w 60"/>
                              <a:gd name="T50" fmla="+- 0 -1852 -1932"/>
                              <a:gd name="T51" fmla="*/ -185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0" y="80"/>
                                </a:moveTo>
                                <a:lnTo>
                                  <a:pt x="16" y="68"/>
                                </a:lnTo>
                                <a:lnTo>
                                  <a:pt x="30" y="65"/>
                                </a:lnTo>
                                <a:lnTo>
                                  <a:pt x="44" y="68"/>
                                </a:lnTo>
                                <a:lnTo>
                                  <a:pt x="60" y="80"/>
                                </a:lnTo>
                                <a:lnTo>
                                  <a:pt x="48" y="60"/>
                                </a:lnTo>
                                <a:lnTo>
                                  <a:pt x="40" y="38"/>
                                </a:lnTo>
                                <a:lnTo>
                                  <a:pt x="34" y="17"/>
                                </a:lnTo>
                                <a:lnTo>
                                  <a:pt x="30" y="0"/>
                                </a:lnTo>
                                <a:lnTo>
                                  <a:pt x="26" y="17"/>
                                </a:lnTo>
                                <a:lnTo>
                                  <a:pt x="20" y="38"/>
                                </a:lnTo>
                                <a:lnTo>
                                  <a:pt x="12" y="6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3B64E" id="docshapegroup165" o:spid="_x0000_s1026" style="position:absolute;margin-left:140.5pt;margin-top:-96.6pt;width:79.05pt;height:95.5pt;z-index:15770112;mso-position-horizontal-relative:page" coordorigin="2810,-1932" coordsize="1581,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">
                <v:shape id="docshape166" o:spid="_x0000_s1027" style="position:absolute;left:2839;top:-1885;width:1547;height:1858;visibility:visible;mso-wrap-style:square;v-text-anchor:top" coordsize="1547,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" path="m1546,1857l,1857,,e" filled="f" strokeweight=".14058mm">
                  <v:path arrowok="t" o:connecttype="custom" o:connectlocs="1546,-27;0,-27;0,-1884" o:connectangles="0,0,0"/>
                </v:shape>
                <v:shape id="docshape167" o:spid="_x0000_s1028" style="position:absolute;left:2810;top:-1933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" path="m,80l16,68,30,65r14,3l60,80,48,60,40,38,34,17,30,,26,17,20,38,12,60,,80xe" fillcolor="black" stroked="f">
                  <v:path arrowok="t" o:connecttype="custom" o:connectlocs="0,-1852;16,-1864;30,-1867;44,-1864;60,-1852;48,-1872;40,-1894;34,-1915;30,-1932;26,-1915;20,-1894;12,-1872;0,-18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6B801500" wp14:editId="36F060D8">
                <wp:simplePos x="0" y="0"/>
                <wp:positionH relativeFrom="page">
                  <wp:posOffset>2787650</wp:posOffset>
                </wp:positionH>
                <wp:positionV relativeFrom="paragraph">
                  <wp:posOffset>-409575</wp:posOffset>
                </wp:positionV>
                <wp:extent cx="911225" cy="784860"/>
                <wp:effectExtent l="0" t="0" r="0" b="0"/>
                <wp:wrapNone/>
                <wp:docPr id="37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78486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9030A7" w14:textId="77777777" w:rsidR="00DE70B6" w:rsidRDefault="00603B20">
                            <w:pPr>
                              <w:pStyle w:val="BodyText"/>
                              <w:spacing w:before="10" w:line="252" w:lineRule="auto"/>
                              <w:ind w:left="235" w:right="233"/>
                              <w:jc w:val="center"/>
                            </w:pPr>
                            <w:r>
                              <w:t>Nature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Language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Generator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(NLG)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01500" id="docshape168" o:spid="_x0000_s1110" type="#_x0000_t202" style="position:absolute;left:0;text-align:left;margin-left:219.5pt;margin-top:-32.25pt;width:71.75pt;height:61.8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" filled="f" strokeweight=".14058mm">
                <v:textbox inset="0,0,0,0">
                  <w:txbxContent>
                    <w:p w14:paraId="419030A7" w14:textId="77777777" w:rsidR="00DE70B6" w:rsidRDefault="00603B20">
                      <w:pPr>
                        <w:pStyle w:val="BodyText"/>
                        <w:spacing w:before="10" w:line="252" w:lineRule="auto"/>
                        <w:ind w:left="235" w:right="233"/>
                        <w:jc w:val="center"/>
                      </w:pPr>
                      <w:r>
                        <w:t>Nature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Language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Generator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(NLG)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rPr>
          <w:rFonts w:ascii="Georgia"/>
          <w:i/>
          <w:sz w:val="24"/>
        </w:rPr>
        <w:t>Next</w:t>
      </w:r>
      <w:r w:rsidR="00603B20">
        <w:rPr>
          <w:rFonts w:ascii="Georgia"/>
          <w:i/>
          <w:spacing w:val="2"/>
          <w:sz w:val="24"/>
        </w:rPr>
        <w:t xml:space="preserve"> </w:t>
      </w:r>
      <w:r w:rsidR="00603B20">
        <w:rPr>
          <w:rFonts w:ascii="Georgia"/>
          <w:i/>
          <w:sz w:val="24"/>
        </w:rPr>
        <w:t>question</w:t>
      </w:r>
    </w:p>
    <w:p w14:paraId="2D05B499" w14:textId="77777777" w:rsidR="00DE70B6" w:rsidRDefault="00DE70B6">
      <w:pPr>
        <w:rPr>
          <w:rFonts w:ascii="Georgia"/>
          <w:sz w:val="24"/>
        </w:rPr>
        <w:sectPr w:rsidR="00DE70B6">
          <w:type w:val="continuous"/>
          <w:pgSz w:w="16840" w:h="11910" w:orient="landscape"/>
          <w:pgMar w:top="1260" w:right="1840" w:bottom="1020" w:left="1900" w:header="0" w:footer="0" w:gutter="0"/>
          <w:cols w:num="2" w:space="708" w:equalWidth="0">
            <w:col w:w="896" w:space="3651"/>
            <w:col w:w="8553"/>
          </w:cols>
        </w:sectPr>
      </w:pPr>
    </w:p>
    <w:p w14:paraId="4EEE1C6F" w14:textId="5F3DAD00" w:rsidR="00DE70B6" w:rsidRDefault="003076F5">
      <w:pPr>
        <w:pStyle w:val="BodyText"/>
        <w:ind w:left="0"/>
        <w:rPr>
          <w:rFonts w:ascii="Georgia"/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03904" behindDoc="1" locked="0" layoutInCell="1" allowOverlap="1" wp14:anchorId="2BB29690" wp14:editId="7EC178A1">
                <wp:simplePos x="0" y="0"/>
                <wp:positionH relativeFrom="page">
                  <wp:posOffset>4183380</wp:posOffset>
                </wp:positionH>
                <wp:positionV relativeFrom="page">
                  <wp:posOffset>1734185</wp:posOffset>
                </wp:positionV>
                <wp:extent cx="2489200" cy="2065655"/>
                <wp:effectExtent l="0" t="0" r="0" b="0"/>
                <wp:wrapNone/>
                <wp:docPr id="32" name="docshapegroup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9200" cy="2065655"/>
                          <a:chOff x="6588" y="2731"/>
                          <a:chExt cx="3920" cy="3253"/>
                        </a:xfrm>
                      </wpg:grpSpPr>
                      <wps:wsp>
                        <wps:cNvPr id="33" name="docshape170"/>
                        <wps:cNvSpPr>
                          <a:spLocks/>
                        </wps:cNvSpPr>
                        <wps:spPr bwMode="auto">
                          <a:xfrm>
                            <a:off x="8162" y="3353"/>
                            <a:ext cx="1481" cy="1858"/>
                          </a:xfrm>
                          <a:custGeom>
                            <a:avLst/>
                            <a:gdLst>
                              <a:gd name="T0" fmla="+- 0 8163 8163"/>
                              <a:gd name="T1" fmla="*/ T0 w 1481"/>
                              <a:gd name="T2" fmla="+- 0 3353 3353"/>
                              <a:gd name="T3" fmla="*/ 3353 h 1858"/>
                              <a:gd name="T4" fmla="+- 0 9643 8163"/>
                              <a:gd name="T5" fmla="*/ T4 w 1481"/>
                              <a:gd name="T6" fmla="+- 0 3353 3353"/>
                              <a:gd name="T7" fmla="*/ 3353 h 1858"/>
                              <a:gd name="T8" fmla="+- 0 9643 8163"/>
                              <a:gd name="T9" fmla="*/ T8 w 1481"/>
                              <a:gd name="T10" fmla="+- 0 5211 3353"/>
                              <a:gd name="T11" fmla="*/ 5211 h 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81" h="1858">
                                <a:moveTo>
                                  <a:pt x="0" y="0"/>
                                </a:moveTo>
                                <a:lnTo>
                                  <a:pt x="1480" y="0"/>
                                </a:lnTo>
                                <a:lnTo>
                                  <a:pt x="1480" y="1858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171"/>
                        <wps:cNvSpPr>
                          <a:spLocks/>
                        </wps:cNvSpPr>
                        <wps:spPr bwMode="auto">
                          <a:xfrm>
                            <a:off x="9613" y="5178"/>
                            <a:ext cx="60" cy="80"/>
                          </a:xfrm>
                          <a:custGeom>
                            <a:avLst/>
                            <a:gdLst>
                              <a:gd name="T0" fmla="+- 0 9673 9613"/>
                              <a:gd name="T1" fmla="*/ T0 w 60"/>
                              <a:gd name="T2" fmla="+- 0 5179 5179"/>
                              <a:gd name="T3" fmla="*/ 5179 h 80"/>
                              <a:gd name="T4" fmla="+- 0 9658 9613"/>
                              <a:gd name="T5" fmla="*/ T4 w 60"/>
                              <a:gd name="T6" fmla="+- 0 5190 5179"/>
                              <a:gd name="T7" fmla="*/ 5190 h 80"/>
                              <a:gd name="T8" fmla="+- 0 9643 9613"/>
                              <a:gd name="T9" fmla="*/ T8 w 60"/>
                              <a:gd name="T10" fmla="+- 0 5194 5179"/>
                              <a:gd name="T11" fmla="*/ 5194 h 80"/>
                              <a:gd name="T12" fmla="+- 0 9629 9613"/>
                              <a:gd name="T13" fmla="*/ T12 w 60"/>
                              <a:gd name="T14" fmla="+- 0 5190 5179"/>
                              <a:gd name="T15" fmla="*/ 5190 h 80"/>
                              <a:gd name="T16" fmla="+- 0 9613 9613"/>
                              <a:gd name="T17" fmla="*/ T16 w 60"/>
                              <a:gd name="T18" fmla="+- 0 5179 5179"/>
                              <a:gd name="T19" fmla="*/ 5179 h 80"/>
                              <a:gd name="T20" fmla="+- 0 9625 9613"/>
                              <a:gd name="T21" fmla="*/ T20 w 60"/>
                              <a:gd name="T22" fmla="+- 0 5198 5179"/>
                              <a:gd name="T23" fmla="*/ 5198 h 80"/>
                              <a:gd name="T24" fmla="+- 0 9633 9613"/>
                              <a:gd name="T25" fmla="*/ T24 w 60"/>
                              <a:gd name="T26" fmla="+- 0 5220 5179"/>
                              <a:gd name="T27" fmla="*/ 5220 h 80"/>
                              <a:gd name="T28" fmla="+- 0 9639 9613"/>
                              <a:gd name="T29" fmla="*/ T28 w 60"/>
                              <a:gd name="T30" fmla="+- 0 5241 5179"/>
                              <a:gd name="T31" fmla="*/ 5241 h 80"/>
                              <a:gd name="T32" fmla="+- 0 9643 9613"/>
                              <a:gd name="T33" fmla="*/ T32 w 60"/>
                              <a:gd name="T34" fmla="+- 0 5258 5179"/>
                              <a:gd name="T35" fmla="*/ 5258 h 80"/>
                              <a:gd name="T36" fmla="+- 0 9647 9613"/>
                              <a:gd name="T37" fmla="*/ T36 w 60"/>
                              <a:gd name="T38" fmla="+- 0 5241 5179"/>
                              <a:gd name="T39" fmla="*/ 5241 h 80"/>
                              <a:gd name="T40" fmla="+- 0 9653 9613"/>
                              <a:gd name="T41" fmla="*/ T40 w 60"/>
                              <a:gd name="T42" fmla="+- 0 5220 5179"/>
                              <a:gd name="T43" fmla="*/ 5220 h 80"/>
                              <a:gd name="T44" fmla="+- 0 9661 9613"/>
                              <a:gd name="T45" fmla="*/ T44 w 60"/>
                              <a:gd name="T46" fmla="+- 0 5198 5179"/>
                              <a:gd name="T47" fmla="*/ 5198 h 80"/>
                              <a:gd name="T48" fmla="+- 0 9673 9613"/>
                              <a:gd name="T49" fmla="*/ T48 w 60"/>
                              <a:gd name="T50" fmla="+- 0 5179 5179"/>
                              <a:gd name="T51" fmla="*/ 517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60" y="0"/>
                                </a:moveTo>
                                <a:lnTo>
                                  <a:pt x="45" y="11"/>
                                </a:lnTo>
                                <a:lnTo>
                                  <a:pt x="30" y="15"/>
                                </a:lnTo>
                                <a:lnTo>
                                  <a:pt x="16" y="11"/>
                                </a:lnTo>
                                <a:lnTo>
                                  <a:pt x="0" y="0"/>
                                </a:lnTo>
                                <a:lnTo>
                                  <a:pt x="12" y="19"/>
                                </a:lnTo>
                                <a:lnTo>
                                  <a:pt x="20" y="41"/>
                                </a:lnTo>
                                <a:lnTo>
                                  <a:pt x="26" y="62"/>
                                </a:lnTo>
                                <a:lnTo>
                                  <a:pt x="30" y="79"/>
                                </a:lnTo>
                                <a:lnTo>
                                  <a:pt x="34" y="62"/>
                                </a:lnTo>
                                <a:lnTo>
                                  <a:pt x="40" y="41"/>
                                </a:lnTo>
                                <a:lnTo>
                                  <a:pt x="48" y="19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docshape172"/>
                        <wps:cNvSpPr txBox="1">
                          <a:spLocks noChangeArrowheads="1"/>
                        </wps:cNvSpPr>
                        <wps:spPr bwMode="auto">
                          <a:xfrm>
                            <a:off x="8783" y="5262"/>
                            <a:ext cx="1720" cy="718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863FDF" w14:textId="77777777" w:rsidR="00DE70B6" w:rsidRDefault="00603B20">
                              <w:pPr>
                                <w:spacing w:before="43" w:line="252" w:lineRule="auto"/>
                                <w:ind w:left="583" w:right="65" w:hanging="50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Dialog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Manager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(DM)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docshape173"/>
                        <wps:cNvSpPr txBox="1">
                          <a:spLocks noChangeArrowheads="1"/>
                        </wps:cNvSpPr>
                        <wps:spPr bwMode="auto">
                          <a:xfrm>
                            <a:off x="6591" y="2735"/>
                            <a:ext cx="1568" cy="1236"/>
                          </a:xfrm>
                          <a:prstGeom prst="rect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A22979" w14:textId="77777777" w:rsidR="00DE70B6" w:rsidRDefault="00603B20">
                              <w:pPr>
                                <w:spacing w:before="10" w:line="252" w:lineRule="auto"/>
                                <w:ind w:left="75" w:right="74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Nature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Language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Understanding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(NLU)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29690" id="docshapegroup169" o:spid="_x0000_s1111" style="position:absolute;margin-left:329.4pt;margin-top:136.55pt;width:196pt;height:162.65pt;z-index:-17112576;mso-position-horizontal-relative:page;mso-position-vertical-relative:page" coordorigin="6588,2731" coordsize="3920,3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">
                <v:shape id="docshape170" o:spid="_x0000_s1112" style="position:absolute;left:8162;top:3353;width:1481;height:1858;visibility:visible;mso-wrap-style:square;v-text-anchor:top" coordsize="1481,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" path="m,l1480,r,1858e" filled="f" strokeweight=".14058mm">
                  <v:path arrowok="t" o:connecttype="custom" o:connectlocs="0,3353;1480,3353;1480,5211" o:connectangles="0,0,0"/>
                </v:shape>
                <v:shape id="docshape171" o:spid="_x0000_s1113" style="position:absolute;left:9613;top:5178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" path="m60,l45,11,30,15,16,11,,,12,19r8,22l26,62r4,17l34,62,40,41,48,19,60,xe" fillcolor="black" stroked="f">
                  <v:path arrowok="t" o:connecttype="custom" o:connectlocs="60,5179;45,5190;30,5194;16,5190;0,5179;12,5198;20,5220;26,5241;30,5258;34,5241;40,5220;48,5198;60,5179" o:connectangles="0,0,0,0,0,0,0,0,0,0,0,0,0"/>
                </v:shape>
                <v:shape id="docshape172" o:spid="_x0000_s1114" type="#_x0000_t202" style="position:absolute;left:8783;top:5262;width:172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" filled="f" strokeweight=".14058mm">
                  <v:textbox inset="0,0,0,0">
                    <w:txbxContent>
                      <w:p w14:paraId="54863FDF" w14:textId="77777777" w:rsidR="00DE70B6" w:rsidRDefault="00603B20">
                        <w:pPr>
                          <w:spacing w:before="43" w:line="252" w:lineRule="auto"/>
                          <w:ind w:left="583" w:right="65" w:hanging="5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Dialog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Manager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(DM)</w:t>
                        </w:r>
                      </w:p>
                    </w:txbxContent>
                  </v:textbox>
                </v:shape>
                <v:shape id="docshape173" o:spid="_x0000_s1115" type="#_x0000_t202" style="position:absolute;left:6591;top:2735;width:1568;height:1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" filled="f" strokeweight=".14058mm">
                  <v:textbox inset="0,0,0,0">
                    <w:txbxContent>
                      <w:p w14:paraId="56A22979" w14:textId="77777777" w:rsidR="00DE70B6" w:rsidRDefault="00603B20">
                        <w:pPr>
                          <w:spacing w:before="10" w:line="252" w:lineRule="auto"/>
                          <w:ind w:left="75" w:right="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Nature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Language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Understanding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(NLU)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7D46EC00" wp14:editId="31563D95">
                <wp:simplePos x="0" y="0"/>
                <wp:positionH relativeFrom="page">
                  <wp:posOffset>474980</wp:posOffset>
                </wp:positionH>
                <wp:positionV relativeFrom="page">
                  <wp:posOffset>3691255</wp:posOffset>
                </wp:positionV>
                <wp:extent cx="193675" cy="177800"/>
                <wp:effectExtent l="0" t="0" r="0" b="0"/>
                <wp:wrapNone/>
                <wp:docPr id="31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7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CF282" w14:textId="77777777" w:rsidR="00DE70B6" w:rsidRDefault="00603B20">
                            <w:pPr>
                              <w:pStyle w:val="BodyText"/>
                              <w:spacing w:before="9"/>
                              <w:ind w:left="20"/>
                            </w:pPr>
                            <w:r>
                              <w:t>70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6EC00" id="docshape174" o:spid="_x0000_s1116" type="#_x0000_t202" style="position:absolute;margin-left:37.4pt;margin-top:290.65pt;width:15.25pt;height:14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" filled="f" stroked="f">
                <v:textbox style="layout-flow:vertical" inset="0,0,0,0">
                  <w:txbxContent>
                    <w:p w14:paraId="678CF282" w14:textId="77777777" w:rsidR="00DE70B6" w:rsidRDefault="00603B20">
                      <w:pPr>
                        <w:pStyle w:val="BodyText"/>
                        <w:spacing w:before="9"/>
                        <w:ind w:left="20"/>
                      </w:pPr>
                      <w:r>
                        <w:t>70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FC5B9C6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7F74A689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3925CC28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7A15F411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374132B4" w14:textId="77777777" w:rsidR="00DE70B6" w:rsidRDefault="00DE70B6">
      <w:pPr>
        <w:pStyle w:val="BodyText"/>
        <w:ind w:left="0"/>
        <w:rPr>
          <w:rFonts w:ascii="Georgia"/>
          <w:i/>
          <w:sz w:val="20"/>
        </w:rPr>
      </w:pPr>
    </w:p>
    <w:p w14:paraId="5B42E70D" w14:textId="77777777" w:rsidR="00DE70B6" w:rsidRDefault="00DE70B6">
      <w:pPr>
        <w:pStyle w:val="BodyText"/>
        <w:spacing w:before="1"/>
        <w:ind w:left="0"/>
        <w:rPr>
          <w:rFonts w:ascii="Georgia"/>
          <w:i/>
          <w:sz w:val="21"/>
        </w:rPr>
      </w:pPr>
    </w:p>
    <w:p w14:paraId="30A6B863" w14:textId="19F05538" w:rsidR="00DE70B6" w:rsidRDefault="003076F5">
      <w:pPr>
        <w:pStyle w:val="BodyText"/>
        <w:ind w:left="6590"/>
        <w:rPr>
          <w:rFonts w:ascii="Georgia"/>
          <w:sz w:val="20"/>
        </w:rPr>
      </w:pPr>
      <w:r>
        <w:rPr>
          <w:rFonts w:ascii="Georgia"/>
          <w:noProof/>
          <w:sz w:val="20"/>
        </w:rPr>
        <mc:AlternateContent>
          <mc:Choice Requires="wps">
            <w:drawing>
              <wp:inline distT="0" distB="0" distL="0" distR="0" wp14:anchorId="24D8A61A" wp14:editId="5532D3B3">
                <wp:extent cx="1459230" cy="455930"/>
                <wp:effectExtent l="9525" t="12700" r="7620" b="7620"/>
                <wp:docPr id="30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23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195CD7" w14:textId="77777777" w:rsidR="00DE70B6" w:rsidRDefault="00603B20">
                            <w:pPr>
                              <w:pStyle w:val="BodyText"/>
                              <w:spacing w:before="43" w:line="252" w:lineRule="auto"/>
                              <w:ind w:left="75" w:right="70" w:firstLine="501"/>
                            </w:pPr>
                            <w:r>
                              <w:t>Database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questions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answers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D8A61A" id="docshape175" o:spid="_x0000_s1117" type="#_x0000_t202" style="width:114.9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" filled="f" strokeweight=".14058mm">
                <v:textbox inset="0,0,0,0">
                  <w:txbxContent>
                    <w:p w14:paraId="2D195CD7" w14:textId="77777777" w:rsidR="00DE70B6" w:rsidRDefault="00603B20">
                      <w:pPr>
                        <w:pStyle w:val="BodyText"/>
                        <w:spacing w:before="43" w:line="252" w:lineRule="auto"/>
                        <w:ind w:left="75" w:right="70" w:firstLine="501"/>
                      </w:pPr>
                      <w:r>
                        <w:t>Database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questions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answers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FC7F91" w14:textId="77777777" w:rsidR="00DE70B6" w:rsidRDefault="00603B20">
      <w:pPr>
        <w:pStyle w:val="BodyText"/>
        <w:spacing w:before="140"/>
        <w:ind w:left="2497" w:right="2556"/>
        <w:jc w:val="center"/>
      </w:pPr>
      <w:r>
        <w:t>Pic.</w:t>
      </w:r>
      <w:r>
        <w:rPr>
          <w:spacing w:val="-7"/>
        </w:rPr>
        <w:t xml:space="preserve"> </w:t>
      </w:r>
      <w:r>
        <w:t>15.</w:t>
      </w:r>
      <w:r>
        <w:rPr>
          <w:spacing w:val="12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ML&amp;AI</w:t>
      </w:r>
      <w:r>
        <w:rPr>
          <w:spacing w:val="-7"/>
        </w:rPr>
        <w:t xml:space="preserve"> </w:t>
      </w:r>
      <w:r>
        <w:t>Chat-bot</w:t>
      </w:r>
      <w:r>
        <w:rPr>
          <w:spacing w:val="-6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Processing</w:t>
      </w:r>
    </w:p>
    <w:p w14:paraId="1FB689BC" w14:textId="77777777" w:rsidR="00DE70B6" w:rsidRDefault="00603B20">
      <w:pPr>
        <w:spacing w:before="120"/>
        <w:ind w:left="2497" w:right="2555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38CEC3A5" w14:textId="77777777" w:rsidR="00DE70B6" w:rsidRDefault="00DE70B6">
      <w:pPr>
        <w:jc w:val="center"/>
        <w:rPr>
          <w:sz w:val="20"/>
        </w:rPr>
        <w:sectPr w:rsidR="00DE70B6">
          <w:type w:val="continuous"/>
          <w:pgSz w:w="16840" w:h="11910" w:orient="landscape"/>
          <w:pgMar w:top="1260" w:right="1840" w:bottom="1020" w:left="1900" w:header="0" w:footer="0" w:gutter="0"/>
          <w:cols w:space="708"/>
        </w:sectPr>
      </w:pPr>
    </w:p>
    <w:p w14:paraId="6F345C51" w14:textId="1F9345B1" w:rsidR="00DE70B6" w:rsidRDefault="003076F5">
      <w:pPr>
        <w:pStyle w:val="BodyText"/>
        <w:ind w:left="727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75744" behindDoc="0" locked="0" layoutInCell="1" allowOverlap="1" wp14:anchorId="229AAFF5" wp14:editId="434A9718">
                <wp:simplePos x="0" y="0"/>
                <wp:positionH relativeFrom="page">
                  <wp:posOffset>1945640</wp:posOffset>
                </wp:positionH>
                <wp:positionV relativeFrom="page">
                  <wp:posOffset>1360805</wp:posOffset>
                </wp:positionV>
                <wp:extent cx="38100" cy="259715"/>
                <wp:effectExtent l="0" t="0" r="0" b="0"/>
                <wp:wrapNone/>
                <wp:docPr id="27" name="docshapegroup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259715"/>
                          <a:chOff x="3064" y="2143"/>
                          <a:chExt cx="60" cy="409"/>
                        </a:xfrm>
                      </wpg:grpSpPr>
                      <wps:wsp>
                        <wps:cNvPr id="2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094" y="25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docshape178"/>
                        <wps:cNvSpPr>
                          <a:spLocks/>
                        </wps:cNvSpPr>
                        <wps:spPr bwMode="auto">
                          <a:xfrm>
                            <a:off x="3063" y="2142"/>
                            <a:ext cx="60" cy="80"/>
                          </a:xfrm>
                          <a:custGeom>
                            <a:avLst/>
                            <a:gdLst>
                              <a:gd name="T0" fmla="+- 0 3064 3064"/>
                              <a:gd name="T1" fmla="*/ T0 w 60"/>
                              <a:gd name="T2" fmla="+- 0 2222 2143"/>
                              <a:gd name="T3" fmla="*/ 2222 h 80"/>
                              <a:gd name="T4" fmla="+- 0 3079 3064"/>
                              <a:gd name="T5" fmla="*/ T4 w 60"/>
                              <a:gd name="T6" fmla="+- 0 2211 2143"/>
                              <a:gd name="T7" fmla="*/ 2211 h 80"/>
                              <a:gd name="T8" fmla="+- 0 3094 3064"/>
                              <a:gd name="T9" fmla="*/ T8 w 60"/>
                              <a:gd name="T10" fmla="+- 0 2207 2143"/>
                              <a:gd name="T11" fmla="*/ 2207 h 80"/>
                              <a:gd name="T12" fmla="+- 0 3108 3064"/>
                              <a:gd name="T13" fmla="*/ T12 w 60"/>
                              <a:gd name="T14" fmla="+- 0 2211 2143"/>
                              <a:gd name="T15" fmla="*/ 2211 h 80"/>
                              <a:gd name="T16" fmla="+- 0 3123 3064"/>
                              <a:gd name="T17" fmla="*/ T16 w 60"/>
                              <a:gd name="T18" fmla="+- 0 2222 2143"/>
                              <a:gd name="T19" fmla="*/ 2222 h 80"/>
                              <a:gd name="T20" fmla="+- 0 3112 3064"/>
                              <a:gd name="T21" fmla="*/ T20 w 60"/>
                              <a:gd name="T22" fmla="+- 0 2203 2143"/>
                              <a:gd name="T23" fmla="*/ 2203 h 80"/>
                              <a:gd name="T24" fmla="+- 0 3103 3064"/>
                              <a:gd name="T25" fmla="*/ T24 w 60"/>
                              <a:gd name="T26" fmla="+- 0 2181 2143"/>
                              <a:gd name="T27" fmla="*/ 2181 h 80"/>
                              <a:gd name="T28" fmla="+- 0 3097 3064"/>
                              <a:gd name="T29" fmla="*/ T28 w 60"/>
                              <a:gd name="T30" fmla="+- 0 2160 2143"/>
                              <a:gd name="T31" fmla="*/ 2160 h 80"/>
                              <a:gd name="T32" fmla="+- 0 3094 3064"/>
                              <a:gd name="T33" fmla="*/ T32 w 60"/>
                              <a:gd name="T34" fmla="+- 0 2143 2143"/>
                              <a:gd name="T35" fmla="*/ 2143 h 80"/>
                              <a:gd name="T36" fmla="+- 0 3090 3064"/>
                              <a:gd name="T37" fmla="*/ T36 w 60"/>
                              <a:gd name="T38" fmla="+- 0 2160 2143"/>
                              <a:gd name="T39" fmla="*/ 2160 h 80"/>
                              <a:gd name="T40" fmla="+- 0 3084 3064"/>
                              <a:gd name="T41" fmla="*/ T40 w 60"/>
                              <a:gd name="T42" fmla="+- 0 2181 2143"/>
                              <a:gd name="T43" fmla="*/ 2181 h 80"/>
                              <a:gd name="T44" fmla="+- 0 3075 3064"/>
                              <a:gd name="T45" fmla="*/ T44 w 60"/>
                              <a:gd name="T46" fmla="+- 0 2203 2143"/>
                              <a:gd name="T47" fmla="*/ 2203 h 80"/>
                              <a:gd name="T48" fmla="+- 0 3064 3064"/>
                              <a:gd name="T49" fmla="*/ T48 w 60"/>
                              <a:gd name="T50" fmla="+- 0 2222 2143"/>
                              <a:gd name="T51" fmla="*/ 222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0" y="79"/>
                                </a:moveTo>
                                <a:lnTo>
                                  <a:pt x="15" y="68"/>
                                </a:lnTo>
                                <a:lnTo>
                                  <a:pt x="30" y="64"/>
                                </a:lnTo>
                                <a:lnTo>
                                  <a:pt x="44" y="68"/>
                                </a:lnTo>
                                <a:lnTo>
                                  <a:pt x="59" y="79"/>
                                </a:lnTo>
                                <a:lnTo>
                                  <a:pt x="48" y="60"/>
                                </a:lnTo>
                                <a:lnTo>
                                  <a:pt x="39" y="38"/>
                                </a:lnTo>
                                <a:lnTo>
                                  <a:pt x="33" y="17"/>
                                </a:lnTo>
                                <a:lnTo>
                                  <a:pt x="30" y="0"/>
                                </a:lnTo>
                                <a:lnTo>
                                  <a:pt x="26" y="17"/>
                                </a:lnTo>
                                <a:lnTo>
                                  <a:pt x="20" y="38"/>
                                </a:lnTo>
                                <a:lnTo>
                                  <a:pt x="11" y="60"/>
                                </a:lnTo>
                                <a:lnTo>
                                  <a:pt x="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97621" id="docshapegroup177" o:spid="_x0000_s1026" style="position:absolute;margin-left:153.2pt;margin-top:107.15pt;width:3pt;height:20.45pt;z-index:15775744;mso-position-horizontal-relative:page;mso-position-vertical-relative:page" coordorigin="3064,2143" coordsize="60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">
                <v:line id="Line 22" o:spid="_x0000_s1027" style="position:absolute;visibility:visible;mso-wrap-style:square" from="3094,2551" to="3094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" strokeweight=".14058mm"/>
                <v:shape id="docshape178" o:spid="_x0000_s1028" style="position:absolute;left:3063;top:2142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" path="m,79l15,68,30,64r14,4l59,79,48,60,39,38,33,17,30,,26,17,20,38,11,60,,79xe" fillcolor="black" stroked="f">
                  <v:path arrowok="t" o:connecttype="custom" o:connectlocs="0,2222;15,2211;30,2207;44,2211;59,2222;48,2203;39,2181;33,2160;30,2143;26,2160;20,2181;11,2203;0,2222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6256" behindDoc="0" locked="0" layoutInCell="1" allowOverlap="1" wp14:anchorId="235D1CCD" wp14:editId="38B2F4BA">
                <wp:simplePos x="0" y="0"/>
                <wp:positionH relativeFrom="page">
                  <wp:posOffset>2932430</wp:posOffset>
                </wp:positionH>
                <wp:positionV relativeFrom="page">
                  <wp:posOffset>1831340</wp:posOffset>
                </wp:positionV>
                <wp:extent cx="360045" cy="38100"/>
                <wp:effectExtent l="0" t="0" r="0" b="0"/>
                <wp:wrapNone/>
                <wp:docPr id="24" name="docshapegroup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4618" y="2884"/>
                          <a:chExt cx="567" cy="60"/>
                        </a:xfrm>
                      </wpg:grpSpPr>
                      <wps:wsp>
                        <wps:cNvPr id="2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618" y="2914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docshape180"/>
                        <wps:cNvSpPr>
                          <a:spLocks/>
                        </wps:cNvSpPr>
                        <wps:spPr bwMode="auto">
                          <a:xfrm>
                            <a:off x="5105" y="2883"/>
                            <a:ext cx="80" cy="60"/>
                          </a:xfrm>
                          <a:custGeom>
                            <a:avLst/>
                            <a:gdLst>
                              <a:gd name="T0" fmla="+- 0 5105 5105"/>
                              <a:gd name="T1" fmla="*/ T0 w 80"/>
                              <a:gd name="T2" fmla="+- 0 2884 2884"/>
                              <a:gd name="T3" fmla="*/ 2884 h 60"/>
                              <a:gd name="T4" fmla="+- 0 5117 5105"/>
                              <a:gd name="T5" fmla="*/ T4 w 80"/>
                              <a:gd name="T6" fmla="+- 0 2899 2884"/>
                              <a:gd name="T7" fmla="*/ 2899 h 60"/>
                              <a:gd name="T8" fmla="+- 0 5120 5105"/>
                              <a:gd name="T9" fmla="*/ T8 w 80"/>
                              <a:gd name="T10" fmla="+- 0 2914 2884"/>
                              <a:gd name="T11" fmla="*/ 2914 h 60"/>
                              <a:gd name="T12" fmla="+- 0 5117 5105"/>
                              <a:gd name="T13" fmla="*/ T12 w 80"/>
                              <a:gd name="T14" fmla="+- 0 2928 2884"/>
                              <a:gd name="T15" fmla="*/ 2928 h 60"/>
                              <a:gd name="T16" fmla="+- 0 5105 5105"/>
                              <a:gd name="T17" fmla="*/ T16 w 80"/>
                              <a:gd name="T18" fmla="+- 0 2944 2884"/>
                              <a:gd name="T19" fmla="*/ 2944 h 60"/>
                              <a:gd name="T20" fmla="+- 0 5125 5105"/>
                              <a:gd name="T21" fmla="*/ T20 w 80"/>
                              <a:gd name="T22" fmla="+- 0 2932 2884"/>
                              <a:gd name="T23" fmla="*/ 2932 h 60"/>
                              <a:gd name="T24" fmla="+- 0 5147 5105"/>
                              <a:gd name="T25" fmla="*/ T24 w 80"/>
                              <a:gd name="T26" fmla="+- 0 2924 2884"/>
                              <a:gd name="T27" fmla="*/ 2924 h 60"/>
                              <a:gd name="T28" fmla="+- 0 5168 5105"/>
                              <a:gd name="T29" fmla="*/ T28 w 80"/>
                              <a:gd name="T30" fmla="+- 0 2918 2884"/>
                              <a:gd name="T31" fmla="*/ 2918 h 60"/>
                              <a:gd name="T32" fmla="+- 0 5185 5105"/>
                              <a:gd name="T33" fmla="*/ T32 w 80"/>
                              <a:gd name="T34" fmla="+- 0 2914 2884"/>
                              <a:gd name="T35" fmla="*/ 2914 h 60"/>
                              <a:gd name="T36" fmla="+- 0 5168 5105"/>
                              <a:gd name="T37" fmla="*/ T36 w 80"/>
                              <a:gd name="T38" fmla="+- 0 2910 2884"/>
                              <a:gd name="T39" fmla="*/ 2910 h 60"/>
                              <a:gd name="T40" fmla="+- 0 5147 5105"/>
                              <a:gd name="T41" fmla="*/ T40 w 80"/>
                              <a:gd name="T42" fmla="+- 0 2904 2884"/>
                              <a:gd name="T43" fmla="*/ 2904 h 60"/>
                              <a:gd name="T44" fmla="+- 0 5125 5105"/>
                              <a:gd name="T45" fmla="*/ T44 w 80"/>
                              <a:gd name="T46" fmla="+- 0 2896 2884"/>
                              <a:gd name="T47" fmla="*/ 2896 h 60"/>
                              <a:gd name="T48" fmla="+- 0 5105 5105"/>
                              <a:gd name="T49" fmla="*/ T48 w 80"/>
                              <a:gd name="T50" fmla="+- 0 2884 2884"/>
                              <a:gd name="T51" fmla="*/ 288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2" y="15"/>
                                </a:lnTo>
                                <a:lnTo>
                                  <a:pt x="15" y="30"/>
                                </a:lnTo>
                                <a:lnTo>
                                  <a:pt x="12" y="44"/>
                                </a:lnTo>
                                <a:lnTo>
                                  <a:pt x="0" y="60"/>
                                </a:lnTo>
                                <a:lnTo>
                                  <a:pt x="20" y="48"/>
                                </a:lnTo>
                                <a:lnTo>
                                  <a:pt x="42" y="40"/>
                                </a:lnTo>
                                <a:lnTo>
                                  <a:pt x="63" y="34"/>
                                </a:lnTo>
                                <a:lnTo>
                                  <a:pt x="80" y="30"/>
                                </a:lnTo>
                                <a:lnTo>
                                  <a:pt x="63" y="26"/>
                                </a:lnTo>
                                <a:lnTo>
                                  <a:pt x="42" y="20"/>
                                </a:lnTo>
                                <a:lnTo>
                                  <a:pt x="2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78AFA" id="docshapegroup179" o:spid="_x0000_s1026" style="position:absolute;margin-left:230.9pt;margin-top:144.2pt;width:28.35pt;height:3pt;z-index:15776256;mso-position-horizontal-relative:page;mso-position-vertical-relative:page" coordorigin="4618,2884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">
                <v:line id="Line 19" o:spid="_x0000_s1027" style="position:absolute;visibility:visible;mso-wrap-style:square" from="4618,2914" to="5137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" strokeweight=".14058mm"/>
                <v:shape id="docshape180" o:spid="_x0000_s1028" style="position:absolute;left:5105;top:2883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" path="m,l12,15r3,15l12,44,,60,20,48,42,40,63,34,80,30,63,26,42,20,20,12,,xe" fillcolor="black" stroked="f">
                  <v:path arrowok="t" o:connecttype="custom" o:connectlocs="0,2884;12,2899;15,2914;12,2928;0,2944;20,2932;42,2924;63,2918;80,2914;63,2910;42,2904;20,2896;0,2884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6768" behindDoc="0" locked="0" layoutInCell="1" allowOverlap="1" wp14:anchorId="4626B34C" wp14:editId="2123D52B">
                <wp:simplePos x="0" y="0"/>
                <wp:positionH relativeFrom="page">
                  <wp:posOffset>4423410</wp:posOffset>
                </wp:positionH>
                <wp:positionV relativeFrom="page">
                  <wp:posOffset>1831340</wp:posOffset>
                </wp:positionV>
                <wp:extent cx="360045" cy="38100"/>
                <wp:effectExtent l="0" t="0" r="0" b="0"/>
                <wp:wrapNone/>
                <wp:docPr id="21" name="docshapegroup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38100"/>
                          <a:chOff x="6966" y="2884"/>
                          <a:chExt cx="567" cy="60"/>
                        </a:xfrm>
                      </wpg:grpSpPr>
                      <wps:wsp>
                        <wps:cNvPr id="2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966" y="2914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docshape182"/>
                        <wps:cNvSpPr>
                          <a:spLocks/>
                        </wps:cNvSpPr>
                        <wps:spPr bwMode="auto">
                          <a:xfrm>
                            <a:off x="7453" y="2883"/>
                            <a:ext cx="80" cy="60"/>
                          </a:xfrm>
                          <a:custGeom>
                            <a:avLst/>
                            <a:gdLst>
                              <a:gd name="T0" fmla="+- 0 7453 7453"/>
                              <a:gd name="T1" fmla="*/ T0 w 80"/>
                              <a:gd name="T2" fmla="+- 0 2884 2884"/>
                              <a:gd name="T3" fmla="*/ 2884 h 60"/>
                              <a:gd name="T4" fmla="+- 0 7464 7453"/>
                              <a:gd name="T5" fmla="*/ T4 w 80"/>
                              <a:gd name="T6" fmla="+- 0 2899 2884"/>
                              <a:gd name="T7" fmla="*/ 2899 h 60"/>
                              <a:gd name="T8" fmla="+- 0 7468 7453"/>
                              <a:gd name="T9" fmla="*/ T8 w 80"/>
                              <a:gd name="T10" fmla="+- 0 2914 2884"/>
                              <a:gd name="T11" fmla="*/ 2914 h 60"/>
                              <a:gd name="T12" fmla="+- 0 7464 7453"/>
                              <a:gd name="T13" fmla="*/ T12 w 80"/>
                              <a:gd name="T14" fmla="+- 0 2928 2884"/>
                              <a:gd name="T15" fmla="*/ 2928 h 60"/>
                              <a:gd name="T16" fmla="+- 0 7453 7453"/>
                              <a:gd name="T17" fmla="*/ T16 w 80"/>
                              <a:gd name="T18" fmla="+- 0 2944 2884"/>
                              <a:gd name="T19" fmla="*/ 2944 h 60"/>
                              <a:gd name="T20" fmla="+- 0 7473 7453"/>
                              <a:gd name="T21" fmla="*/ T20 w 80"/>
                              <a:gd name="T22" fmla="+- 0 2932 2884"/>
                              <a:gd name="T23" fmla="*/ 2932 h 60"/>
                              <a:gd name="T24" fmla="+- 0 7495 7453"/>
                              <a:gd name="T25" fmla="*/ T24 w 80"/>
                              <a:gd name="T26" fmla="+- 0 2924 2884"/>
                              <a:gd name="T27" fmla="*/ 2924 h 60"/>
                              <a:gd name="T28" fmla="+- 0 7515 7453"/>
                              <a:gd name="T29" fmla="*/ T28 w 80"/>
                              <a:gd name="T30" fmla="+- 0 2918 2884"/>
                              <a:gd name="T31" fmla="*/ 2918 h 60"/>
                              <a:gd name="T32" fmla="+- 0 7533 7453"/>
                              <a:gd name="T33" fmla="*/ T32 w 80"/>
                              <a:gd name="T34" fmla="+- 0 2914 2884"/>
                              <a:gd name="T35" fmla="*/ 2914 h 60"/>
                              <a:gd name="T36" fmla="+- 0 7515 7453"/>
                              <a:gd name="T37" fmla="*/ T36 w 80"/>
                              <a:gd name="T38" fmla="+- 0 2910 2884"/>
                              <a:gd name="T39" fmla="*/ 2910 h 60"/>
                              <a:gd name="T40" fmla="+- 0 7495 7453"/>
                              <a:gd name="T41" fmla="*/ T40 w 80"/>
                              <a:gd name="T42" fmla="+- 0 2904 2884"/>
                              <a:gd name="T43" fmla="*/ 2904 h 60"/>
                              <a:gd name="T44" fmla="+- 0 7473 7453"/>
                              <a:gd name="T45" fmla="*/ T44 w 80"/>
                              <a:gd name="T46" fmla="+- 0 2896 2884"/>
                              <a:gd name="T47" fmla="*/ 2896 h 60"/>
                              <a:gd name="T48" fmla="+- 0 7453 7453"/>
                              <a:gd name="T49" fmla="*/ T48 w 80"/>
                              <a:gd name="T50" fmla="+- 0 2884 2884"/>
                              <a:gd name="T51" fmla="*/ 288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0" h="60">
                                <a:moveTo>
                                  <a:pt x="0" y="0"/>
                                </a:moveTo>
                                <a:lnTo>
                                  <a:pt x="11" y="15"/>
                                </a:lnTo>
                                <a:lnTo>
                                  <a:pt x="15" y="30"/>
                                </a:lnTo>
                                <a:lnTo>
                                  <a:pt x="11" y="44"/>
                                </a:lnTo>
                                <a:lnTo>
                                  <a:pt x="0" y="60"/>
                                </a:lnTo>
                                <a:lnTo>
                                  <a:pt x="20" y="48"/>
                                </a:lnTo>
                                <a:lnTo>
                                  <a:pt x="42" y="40"/>
                                </a:lnTo>
                                <a:lnTo>
                                  <a:pt x="62" y="34"/>
                                </a:lnTo>
                                <a:lnTo>
                                  <a:pt x="80" y="30"/>
                                </a:lnTo>
                                <a:lnTo>
                                  <a:pt x="62" y="26"/>
                                </a:lnTo>
                                <a:lnTo>
                                  <a:pt x="42" y="20"/>
                                </a:lnTo>
                                <a:lnTo>
                                  <a:pt x="2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2A931" id="docshapegroup181" o:spid="_x0000_s1026" style="position:absolute;margin-left:348.3pt;margin-top:144.2pt;width:28.35pt;height:3pt;z-index:15776768;mso-position-horizontal-relative:page;mso-position-vertical-relative:page" coordorigin="6966,2884" coordsize="56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">
                <v:line id="Line 16" o:spid="_x0000_s1027" style="position:absolute;visibility:visible;mso-wrap-style:square" from="6966,2914" to="7485,2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" strokeweight=".14058mm"/>
                <v:shape id="docshape182" o:spid="_x0000_s1028" style="position:absolute;left:7453;top:2883;width:80;height:60;visibility:visible;mso-wrap-style:square;v-text-anchor:top" coordsize="8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" path="m,l11,15r4,15l11,44,,60,20,48,42,40,62,34,80,30,62,26,42,20,20,12,,xe" fillcolor="black" stroked="f">
                  <v:path arrowok="t" o:connecttype="custom" o:connectlocs="0,2884;11,2899;15,2914;11,2928;0,2944;20,2932;42,2924;62,2918;80,2914;62,2910;42,2904;20,2896;0,2884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 wp14:anchorId="55B947BF" wp14:editId="071C8986">
                <wp:simplePos x="0" y="0"/>
                <wp:positionH relativeFrom="page">
                  <wp:posOffset>4785995</wp:posOffset>
                </wp:positionH>
                <wp:positionV relativeFrom="page">
                  <wp:posOffset>1622425</wp:posOffset>
                </wp:positionV>
                <wp:extent cx="1775460" cy="455930"/>
                <wp:effectExtent l="0" t="0" r="0" b="0"/>
                <wp:wrapNone/>
                <wp:docPr id="20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47537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ML&amp;AI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Recommendations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947BF" id="docshape183" o:spid="_x0000_s1118" type="#_x0000_t202" style="position:absolute;left:0;text-align:left;margin-left:376.85pt;margin-top:127.75pt;width:139.8pt;height:35.9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" filled="f" strokeweight=".14058mm">
                <v:textbox inset="0,0,0,0">
                  <w:txbxContent>
                    <w:p w14:paraId="6EF47537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ML&amp;AI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Recommendations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40023BC2" wp14:editId="43EB1C54">
                <wp:simplePos x="0" y="0"/>
                <wp:positionH relativeFrom="page">
                  <wp:posOffset>3295015</wp:posOffset>
                </wp:positionH>
                <wp:positionV relativeFrom="page">
                  <wp:posOffset>1622425</wp:posOffset>
                </wp:positionV>
                <wp:extent cx="1125855" cy="455930"/>
                <wp:effectExtent l="0" t="0" r="0" b="0"/>
                <wp:wrapNone/>
                <wp:docPr id="19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85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16EDFD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Analytics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engine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23BC2" id="docshape184" o:spid="_x0000_s1119" type="#_x0000_t202" style="position:absolute;left:0;text-align:left;margin-left:259.45pt;margin-top:127.75pt;width:88.65pt;height:35.9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" filled="f" strokeweight=".14058mm">
                <v:textbox inset="0,0,0,0">
                  <w:txbxContent>
                    <w:p w14:paraId="7B16EDFD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Analytics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engine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0BB655B" wp14:editId="007162B5">
                <wp:extent cx="1400175" cy="455930"/>
                <wp:effectExtent l="13970" t="12700" r="5080" b="7620"/>
                <wp:docPr id="18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9E5D58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bookmarkStart w:id="616" w:name="_bookmark54"/>
                            <w:bookmarkEnd w:id="616"/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B655B" id="docshape185" o:spid="_x0000_s1120" type="#_x0000_t202" style="width:110.2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" filled="f" strokeweight=".14058mm">
                <v:textbox inset="0,0,0,0">
                  <w:txbxContent>
                    <w:p w14:paraId="709E5D58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bookmarkStart w:id="617" w:name="_bookmark54"/>
                      <w:bookmarkEnd w:id="617"/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C6854A" w14:textId="77777777" w:rsidR="00DE70B6" w:rsidRDefault="00DE70B6">
      <w:pPr>
        <w:pStyle w:val="BodyText"/>
        <w:ind w:left="0"/>
        <w:rPr>
          <w:sz w:val="20"/>
        </w:rPr>
      </w:pPr>
    </w:p>
    <w:p w14:paraId="48F43715" w14:textId="26387561" w:rsidR="00DE70B6" w:rsidRDefault="003076F5">
      <w:pPr>
        <w:pStyle w:val="BodyText"/>
        <w:spacing w:before="2"/>
        <w:ind w:left="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5AA479D2" wp14:editId="228367F9">
                <wp:simplePos x="0" y="0"/>
                <wp:positionH relativeFrom="page">
                  <wp:posOffset>998855</wp:posOffset>
                </wp:positionH>
                <wp:positionV relativeFrom="paragraph">
                  <wp:posOffset>92075</wp:posOffset>
                </wp:positionV>
                <wp:extent cx="1931670" cy="455930"/>
                <wp:effectExtent l="0" t="0" r="0" b="0"/>
                <wp:wrapTopAndBottom/>
                <wp:docPr id="17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1670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D67D63" w14:textId="77777777" w:rsidR="00DE70B6" w:rsidRDefault="00603B20">
                            <w:pPr>
                              <w:pStyle w:val="BodyText"/>
                              <w:spacing w:before="212"/>
                              <w:ind w:left="75"/>
                            </w:pPr>
                            <w:r>
                              <w:t>Conversational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479D2" id="docshape186" o:spid="_x0000_s1121" type="#_x0000_t202" style="position:absolute;margin-left:78.65pt;margin-top:7.25pt;width:152.1pt;height:35.9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" filled="f" strokeweight=".14058mm">
                <v:textbox inset="0,0,0,0">
                  <w:txbxContent>
                    <w:p w14:paraId="10D67D63" w14:textId="77777777" w:rsidR="00DE70B6" w:rsidRDefault="00603B20">
                      <w:pPr>
                        <w:pStyle w:val="BodyText"/>
                        <w:spacing w:before="212"/>
                        <w:ind w:left="75"/>
                      </w:pPr>
                      <w:r>
                        <w:t>Conversational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F1FA3E" w14:textId="3EDAECAE" w:rsidR="00DE70B6" w:rsidRDefault="003076F5">
      <w:pPr>
        <w:pStyle w:val="BodyText"/>
        <w:ind w:left="18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E2475A" wp14:editId="6CD19200">
                <wp:extent cx="38100" cy="259715"/>
                <wp:effectExtent l="1905" t="11430" r="7620" b="5080"/>
                <wp:docPr id="14" name="docshapegroup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259715"/>
                          <a:chOff x="0" y="0"/>
                          <a:chExt cx="60" cy="409"/>
                        </a:xfrm>
                      </wpg:grpSpPr>
                      <wps:wsp>
                        <wps:cNvPr id="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0" y="0"/>
                            <a:ext cx="0" cy="361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docshape188"/>
                        <wps:cNvSpPr>
                          <a:spLocks/>
                        </wps:cNvSpPr>
                        <wps:spPr bwMode="auto">
                          <a:xfrm>
                            <a:off x="0" y="328"/>
                            <a:ext cx="60" cy="80"/>
                          </a:xfrm>
                          <a:custGeom>
                            <a:avLst/>
                            <a:gdLst>
                              <a:gd name="T0" fmla="*/ 60 w 60"/>
                              <a:gd name="T1" fmla="+- 0 329 329"/>
                              <a:gd name="T2" fmla="*/ 329 h 80"/>
                              <a:gd name="T3" fmla="*/ 44 w 60"/>
                              <a:gd name="T4" fmla="+- 0 340 329"/>
                              <a:gd name="T5" fmla="*/ 340 h 80"/>
                              <a:gd name="T6" fmla="*/ 30 w 60"/>
                              <a:gd name="T7" fmla="+- 0 344 329"/>
                              <a:gd name="T8" fmla="*/ 344 h 80"/>
                              <a:gd name="T9" fmla="*/ 16 w 60"/>
                              <a:gd name="T10" fmla="+- 0 340 329"/>
                              <a:gd name="T11" fmla="*/ 340 h 80"/>
                              <a:gd name="T12" fmla="*/ 0 w 60"/>
                              <a:gd name="T13" fmla="+- 0 329 329"/>
                              <a:gd name="T14" fmla="*/ 329 h 80"/>
                              <a:gd name="T15" fmla="*/ 12 w 60"/>
                              <a:gd name="T16" fmla="+- 0 349 329"/>
                              <a:gd name="T17" fmla="*/ 349 h 80"/>
                              <a:gd name="T18" fmla="*/ 20 w 60"/>
                              <a:gd name="T19" fmla="+- 0 370 329"/>
                              <a:gd name="T20" fmla="*/ 370 h 80"/>
                              <a:gd name="T21" fmla="*/ 26 w 60"/>
                              <a:gd name="T22" fmla="+- 0 391 329"/>
                              <a:gd name="T23" fmla="*/ 391 h 80"/>
                              <a:gd name="T24" fmla="*/ 30 w 60"/>
                              <a:gd name="T25" fmla="+- 0 409 329"/>
                              <a:gd name="T26" fmla="*/ 409 h 80"/>
                              <a:gd name="T27" fmla="*/ 34 w 60"/>
                              <a:gd name="T28" fmla="+- 0 391 329"/>
                              <a:gd name="T29" fmla="*/ 391 h 80"/>
                              <a:gd name="T30" fmla="*/ 40 w 60"/>
                              <a:gd name="T31" fmla="+- 0 370 329"/>
                              <a:gd name="T32" fmla="*/ 370 h 80"/>
                              <a:gd name="T33" fmla="*/ 48 w 60"/>
                              <a:gd name="T34" fmla="+- 0 349 329"/>
                              <a:gd name="T35" fmla="*/ 349 h 80"/>
                              <a:gd name="T36" fmla="*/ 60 w 60"/>
                              <a:gd name="T37" fmla="+- 0 329 329"/>
                              <a:gd name="T38" fmla="*/ 329 h 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60" y="0"/>
                                </a:moveTo>
                                <a:lnTo>
                                  <a:pt x="44" y="11"/>
                                </a:lnTo>
                                <a:lnTo>
                                  <a:pt x="30" y="15"/>
                                </a:lnTo>
                                <a:lnTo>
                                  <a:pt x="16" y="11"/>
                                </a:lnTo>
                                <a:lnTo>
                                  <a:pt x="0" y="0"/>
                                </a:lnTo>
                                <a:lnTo>
                                  <a:pt x="12" y="20"/>
                                </a:lnTo>
                                <a:lnTo>
                                  <a:pt x="20" y="41"/>
                                </a:lnTo>
                                <a:lnTo>
                                  <a:pt x="26" y="62"/>
                                </a:lnTo>
                                <a:lnTo>
                                  <a:pt x="30" y="80"/>
                                </a:lnTo>
                                <a:lnTo>
                                  <a:pt x="34" y="62"/>
                                </a:lnTo>
                                <a:lnTo>
                                  <a:pt x="40" y="41"/>
                                </a:lnTo>
                                <a:lnTo>
                                  <a:pt x="48" y="2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E0C77" id="docshapegroup187" o:spid="_x0000_s1026" style="width:3pt;height:20.45pt;mso-position-horizontal-relative:char;mso-position-vertical-relative:line" coordsize="60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">
                <v:line id="Line 9" o:spid="_x0000_s1027" style="position:absolute;visibility:visible;mso-wrap-style:square" from="30,0" to="30,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" strokeweight=".14058mm"/>
                <v:shape id="docshape188" o:spid="_x0000_s1028" style="position:absolute;top:328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" path="m60,l44,11,30,15,16,11,,,12,20r8,21l26,62r4,18l34,62,40,41,48,20,60,xe" fillcolor="black" stroked="f">
                  <v:path arrowok="t" o:connecttype="custom" o:connectlocs="60,329;44,340;30,344;16,340;0,329;12,349;20,370;26,391;30,409;34,391;40,370;48,349;60,329" o:connectangles="0,0,0,0,0,0,0,0,0,0,0,0,0"/>
                </v:shape>
                <w10:anchorlock/>
              </v:group>
            </w:pict>
          </mc:Fallback>
        </mc:AlternateContent>
      </w:r>
    </w:p>
    <w:p w14:paraId="6D19FFA7" w14:textId="77777777" w:rsidR="00DE70B6" w:rsidRDefault="00DE70B6">
      <w:pPr>
        <w:pStyle w:val="BodyText"/>
        <w:ind w:left="0"/>
        <w:rPr>
          <w:sz w:val="20"/>
        </w:rPr>
      </w:pPr>
    </w:p>
    <w:p w14:paraId="19718F6C" w14:textId="77777777" w:rsidR="00DE70B6" w:rsidRDefault="00DE70B6">
      <w:pPr>
        <w:pStyle w:val="BodyText"/>
        <w:ind w:left="0"/>
        <w:rPr>
          <w:sz w:val="20"/>
        </w:rPr>
      </w:pPr>
    </w:p>
    <w:p w14:paraId="3497EF7D" w14:textId="30E227D3" w:rsidR="00DE70B6" w:rsidRDefault="003076F5">
      <w:pPr>
        <w:pStyle w:val="BodyText"/>
        <w:spacing w:before="11"/>
        <w:ind w:left="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19740089" wp14:editId="2FE64B43">
                <wp:simplePos x="0" y="0"/>
                <wp:positionH relativeFrom="page">
                  <wp:posOffset>5218430</wp:posOffset>
                </wp:positionH>
                <wp:positionV relativeFrom="paragraph">
                  <wp:posOffset>149225</wp:posOffset>
                </wp:positionV>
                <wp:extent cx="911225" cy="455930"/>
                <wp:effectExtent l="0" t="0" r="0" b="0"/>
                <wp:wrapTopAndBottom/>
                <wp:docPr id="13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1FBF78" w14:textId="77777777" w:rsidR="00DE70B6" w:rsidRDefault="00603B20">
                            <w:pPr>
                              <w:pStyle w:val="BodyText"/>
                              <w:spacing w:before="212"/>
                              <w:ind w:left="89"/>
                            </w:pPr>
                            <w:r>
                              <w:t>Notifications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40089" id="docshape189" o:spid="_x0000_s1122" type="#_x0000_t202" style="position:absolute;margin-left:410.9pt;margin-top:11.75pt;width:71.75pt;height:35.9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" filled="f" strokeweight=".14058mm">
                <v:textbox inset="0,0,0,0">
                  <w:txbxContent>
                    <w:p w14:paraId="611FBF78" w14:textId="77777777" w:rsidR="00DE70B6" w:rsidRDefault="00603B20">
                      <w:pPr>
                        <w:pStyle w:val="BodyText"/>
                        <w:spacing w:before="212"/>
                        <w:ind w:left="89"/>
                      </w:pPr>
                      <w:r>
                        <w:t>Notifications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CB4C4D" w14:textId="77777777" w:rsidR="00DE70B6" w:rsidRDefault="00DE70B6">
      <w:pPr>
        <w:pStyle w:val="BodyText"/>
        <w:ind w:left="0"/>
        <w:rPr>
          <w:sz w:val="8"/>
        </w:rPr>
      </w:pPr>
    </w:p>
    <w:p w14:paraId="693B0128" w14:textId="6188013A" w:rsidR="00DE70B6" w:rsidRDefault="003076F5">
      <w:pPr>
        <w:pStyle w:val="BodyText"/>
        <w:spacing w:before="89"/>
        <w:ind w:left="583" w:right="58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7280" behindDoc="0" locked="0" layoutInCell="1" allowOverlap="1" wp14:anchorId="124537CD" wp14:editId="1063D8FC">
                <wp:simplePos x="0" y="0"/>
                <wp:positionH relativeFrom="page">
                  <wp:posOffset>5654675</wp:posOffset>
                </wp:positionH>
                <wp:positionV relativeFrom="paragraph">
                  <wp:posOffset>-1236980</wp:posOffset>
                </wp:positionV>
                <wp:extent cx="38100" cy="720090"/>
                <wp:effectExtent l="0" t="0" r="0" b="0"/>
                <wp:wrapNone/>
                <wp:docPr id="8" name="docshapegroup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720090"/>
                          <a:chOff x="8905" y="-1948"/>
                          <a:chExt cx="60" cy="1134"/>
                        </a:xfrm>
                      </wpg:grpSpPr>
                      <wps:wsp>
                        <wps:cNvPr id="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8935" y="-1948"/>
                            <a:ext cx="0" cy="1086"/>
                          </a:xfrm>
                          <a:prstGeom prst="line">
                            <a:avLst/>
                          </a:pr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docshape191"/>
                        <wps:cNvSpPr>
                          <a:spLocks/>
                        </wps:cNvSpPr>
                        <wps:spPr bwMode="auto">
                          <a:xfrm>
                            <a:off x="8904" y="-894"/>
                            <a:ext cx="60" cy="80"/>
                          </a:xfrm>
                          <a:custGeom>
                            <a:avLst/>
                            <a:gdLst>
                              <a:gd name="T0" fmla="+- 0 8965 8905"/>
                              <a:gd name="T1" fmla="*/ T0 w 60"/>
                              <a:gd name="T2" fmla="+- 0 -893 -893"/>
                              <a:gd name="T3" fmla="*/ -893 h 80"/>
                              <a:gd name="T4" fmla="+- 0 8949 8905"/>
                              <a:gd name="T5" fmla="*/ T4 w 60"/>
                              <a:gd name="T6" fmla="+- 0 -882 -893"/>
                              <a:gd name="T7" fmla="*/ -882 h 80"/>
                              <a:gd name="T8" fmla="+- 0 8935 8905"/>
                              <a:gd name="T9" fmla="*/ T8 w 60"/>
                              <a:gd name="T10" fmla="+- 0 -878 -893"/>
                              <a:gd name="T11" fmla="*/ -878 h 80"/>
                              <a:gd name="T12" fmla="+- 0 8920 8905"/>
                              <a:gd name="T13" fmla="*/ T12 w 60"/>
                              <a:gd name="T14" fmla="+- 0 -882 -893"/>
                              <a:gd name="T15" fmla="*/ -882 h 80"/>
                              <a:gd name="T16" fmla="+- 0 8905 8905"/>
                              <a:gd name="T17" fmla="*/ T16 w 60"/>
                              <a:gd name="T18" fmla="+- 0 -893 -893"/>
                              <a:gd name="T19" fmla="*/ -893 h 80"/>
                              <a:gd name="T20" fmla="+- 0 8917 8905"/>
                              <a:gd name="T21" fmla="*/ T20 w 60"/>
                              <a:gd name="T22" fmla="+- 0 -874 -893"/>
                              <a:gd name="T23" fmla="*/ -874 h 80"/>
                              <a:gd name="T24" fmla="+- 0 8925 8905"/>
                              <a:gd name="T25" fmla="*/ T24 w 60"/>
                              <a:gd name="T26" fmla="+- 0 -852 -893"/>
                              <a:gd name="T27" fmla="*/ -852 h 80"/>
                              <a:gd name="T28" fmla="+- 0 8931 8905"/>
                              <a:gd name="T29" fmla="*/ T28 w 60"/>
                              <a:gd name="T30" fmla="+- 0 -831 -893"/>
                              <a:gd name="T31" fmla="*/ -831 h 80"/>
                              <a:gd name="T32" fmla="+- 0 8935 8905"/>
                              <a:gd name="T33" fmla="*/ T32 w 60"/>
                              <a:gd name="T34" fmla="+- 0 -814 -893"/>
                              <a:gd name="T35" fmla="*/ -814 h 80"/>
                              <a:gd name="T36" fmla="+- 0 8939 8905"/>
                              <a:gd name="T37" fmla="*/ T36 w 60"/>
                              <a:gd name="T38" fmla="+- 0 -831 -893"/>
                              <a:gd name="T39" fmla="*/ -831 h 80"/>
                              <a:gd name="T40" fmla="+- 0 8945 8905"/>
                              <a:gd name="T41" fmla="*/ T40 w 60"/>
                              <a:gd name="T42" fmla="+- 0 -852 -893"/>
                              <a:gd name="T43" fmla="*/ -852 h 80"/>
                              <a:gd name="T44" fmla="+- 0 8953 8905"/>
                              <a:gd name="T45" fmla="*/ T44 w 60"/>
                              <a:gd name="T46" fmla="+- 0 -874 -893"/>
                              <a:gd name="T47" fmla="*/ -874 h 80"/>
                              <a:gd name="T48" fmla="+- 0 8965 8905"/>
                              <a:gd name="T49" fmla="*/ T48 w 60"/>
                              <a:gd name="T50" fmla="+- 0 -893 -893"/>
                              <a:gd name="T51" fmla="*/ -89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80">
                                <a:moveTo>
                                  <a:pt x="60" y="0"/>
                                </a:moveTo>
                                <a:lnTo>
                                  <a:pt x="44" y="11"/>
                                </a:lnTo>
                                <a:lnTo>
                                  <a:pt x="30" y="15"/>
                                </a:lnTo>
                                <a:lnTo>
                                  <a:pt x="15" y="11"/>
                                </a:lnTo>
                                <a:lnTo>
                                  <a:pt x="0" y="0"/>
                                </a:lnTo>
                                <a:lnTo>
                                  <a:pt x="12" y="19"/>
                                </a:lnTo>
                                <a:lnTo>
                                  <a:pt x="20" y="41"/>
                                </a:lnTo>
                                <a:lnTo>
                                  <a:pt x="26" y="62"/>
                                </a:lnTo>
                                <a:lnTo>
                                  <a:pt x="30" y="79"/>
                                </a:lnTo>
                                <a:lnTo>
                                  <a:pt x="34" y="62"/>
                                </a:lnTo>
                                <a:lnTo>
                                  <a:pt x="40" y="41"/>
                                </a:lnTo>
                                <a:lnTo>
                                  <a:pt x="48" y="19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57222" id="docshapegroup190" o:spid="_x0000_s1026" style="position:absolute;margin-left:445.25pt;margin-top:-97.4pt;width:3pt;height:56.7pt;z-index:15777280;mso-position-horizontal-relative:page" coordorigin="8905,-1948" coordsize="60,1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">
                <v:line id="Line 5" o:spid="_x0000_s1027" style="position:absolute;visibility:visible;mso-wrap-style:square" from="8935,-1948" to="8935,-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" strokeweight=".14058mm"/>
                <v:shape id="docshape191" o:spid="_x0000_s1028" style="position:absolute;left:8904;top:-894;width:60;height:80;visibility:visible;mso-wrap-style:square;v-text-anchor:top" coordsize="6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" path="m60,l44,11,30,15,15,11,,,12,19r8,22l26,62r4,17l34,62,40,41,48,19,60,xe" fillcolor="black" stroked="f">
                  <v:path arrowok="t" o:connecttype="custom" o:connectlocs="60,-893;44,-882;30,-878;15,-882;0,-893;12,-874;20,-852;26,-831;30,-814;34,-831;40,-852;48,-874;60,-893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047A7783" wp14:editId="287BAB65">
                <wp:simplePos x="0" y="0"/>
                <wp:positionH relativeFrom="page">
                  <wp:posOffset>1283335</wp:posOffset>
                </wp:positionH>
                <wp:positionV relativeFrom="paragraph">
                  <wp:posOffset>-974725</wp:posOffset>
                </wp:positionV>
                <wp:extent cx="1362075" cy="455930"/>
                <wp:effectExtent l="0" t="0" r="0" b="0"/>
                <wp:wrapNone/>
                <wp:docPr id="6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55930"/>
                        </a:xfrm>
                        <a:prstGeom prst="rect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908173" w14:textId="77777777" w:rsidR="00DE70B6" w:rsidRDefault="00603B20">
                            <w:pPr>
                              <w:pStyle w:val="BodyText"/>
                              <w:spacing w:before="188"/>
                              <w:ind w:left="75"/>
                            </w:pPr>
                            <w:r>
                              <w:t>Knowledge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A7783" id="docshape192" o:spid="_x0000_s1123" type="#_x0000_t202" style="position:absolute;left:0;text-align:left;margin-left:101.05pt;margin-top:-76.75pt;width:107.25pt;height:35.9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" filled="f" strokeweight=".14058mm">
                <v:textbox inset="0,0,0,0">
                  <w:txbxContent>
                    <w:p w14:paraId="3F908173" w14:textId="77777777" w:rsidR="00DE70B6" w:rsidRDefault="00603B20">
                      <w:pPr>
                        <w:pStyle w:val="BodyText"/>
                        <w:spacing w:before="188"/>
                        <w:ind w:left="75"/>
                      </w:pPr>
                      <w:r>
                        <w:t>Knowledge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database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3B20">
        <w:t>Pic.</w:t>
      </w:r>
      <w:r w:rsidR="00603B20">
        <w:rPr>
          <w:spacing w:val="-6"/>
        </w:rPr>
        <w:t xml:space="preserve"> </w:t>
      </w:r>
      <w:r w:rsidR="00603B20">
        <w:t>16.</w:t>
      </w:r>
      <w:r w:rsidR="00603B20">
        <w:rPr>
          <w:spacing w:val="13"/>
        </w:rPr>
        <w:t xml:space="preserve"> </w:t>
      </w:r>
      <w:r w:rsidR="00603B20">
        <w:t>Plan</w:t>
      </w:r>
      <w:r w:rsidR="00603B20">
        <w:rPr>
          <w:spacing w:val="-5"/>
        </w:rPr>
        <w:t xml:space="preserve"> </w:t>
      </w:r>
      <w:r w:rsidR="00603B20">
        <w:t>of</w:t>
      </w:r>
      <w:r w:rsidR="00603B20">
        <w:rPr>
          <w:spacing w:val="-5"/>
        </w:rPr>
        <w:t xml:space="preserve"> </w:t>
      </w:r>
      <w:r w:rsidR="00603B20">
        <w:t>integration</w:t>
      </w:r>
      <w:r w:rsidR="00603B20">
        <w:rPr>
          <w:spacing w:val="-6"/>
        </w:rPr>
        <w:t xml:space="preserve"> </w:t>
      </w:r>
      <w:r w:rsidR="00603B20">
        <w:t>of</w:t>
      </w:r>
      <w:r w:rsidR="00603B20">
        <w:rPr>
          <w:spacing w:val="-5"/>
        </w:rPr>
        <w:t xml:space="preserve"> </w:t>
      </w:r>
      <w:r w:rsidR="00603B20">
        <w:t>a</w:t>
      </w:r>
      <w:r w:rsidR="00603B20">
        <w:rPr>
          <w:spacing w:val="-6"/>
        </w:rPr>
        <w:t xml:space="preserve"> </w:t>
      </w:r>
      <w:r w:rsidR="00603B20">
        <w:t>ML&amp;AI</w:t>
      </w:r>
      <w:r w:rsidR="00603B20">
        <w:rPr>
          <w:spacing w:val="-5"/>
        </w:rPr>
        <w:t xml:space="preserve"> </w:t>
      </w:r>
      <w:r w:rsidR="00603B20">
        <w:t>Recommendation</w:t>
      </w:r>
      <w:r w:rsidR="00603B20">
        <w:rPr>
          <w:spacing w:val="-5"/>
        </w:rPr>
        <w:t xml:space="preserve"> </w:t>
      </w:r>
      <w:r w:rsidR="00603B20">
        <w:t>and</w:t>
      </w:r>
      <w:r w:rsidR="00603B20">
        <w:rPr>
          <w:spacing w:val="-6"/>
        </w:rPr>
        <w:t xml:space="preserve"> </w:t>
      </w:r>
      <w:r w:rsidR="00603B20">
        <w:t>Notification</w:t>
      </w:r>
      <w:r w:rsidR="00603B20">
        <w:rPr>
          <w:spacing w:val="-5"/>
        </w:rPr>
        <w:t xml:space="preserve"> </w:t>
      </w:r>
      <w:r w:rsidR="00603B20">
        <w:t>systems</w:t>
      </w:r>
    </w:p>
    <w:p w14:paraId="17A85DE9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31276938" w14:textId="77777777" w:rsidR="00DE70B6" w:rsidRDefault="00DE70B6">
      <w:pPr>
        <w:pStyle w:val="BodyText"/>
        <w:spacing w:before="9"/>
        <w:ind w:left="0"/>
        <w:rPr>
          <w:sz w:val="20"/>
        </w:rPr>
      </w:pPr>
    </w:p>
    <w:tbl>
      <w:tblPr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371"/>
        <w:gridCol w:w="1793"/>
        <w:gridCol w:w="1643"/>
      </w:tblGrid>
      <w:tr w:rsidR="00DE70B6" w14:paraId="2FD28216" w14:textId="77777777">
        <w:trPr>
          <w:trHeight w:val="286"/>
        </w:trPr>
        <w:tc>
          <w:tcPr>
            <w:tcW w:w="2491" w:type="dxa"/>
          </w:tcPr>
          <w:p w14:paraId="4FFC5E50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371" w:type="dxa"/>
          </w:tcPr>
          <w:p w14:paraId="1FBAFC28" w14:textId="77777777" w:rsidR="00DE70B6" w:rsidRDefault="00603B20">
            <w:pPr>
              <w:pStyle w:val="TableParagraph"/>
              <w:ind w:left="103" w:right="96"/>
              <w:rPr>
                <w:b/>
                <w:sz w:val="24"/>
              </w:rPr>
            </w:pPr>
            <w:bookmarkStart w:id="618" w:name="_bookmark55"/>
            <w:bookmarkEnd w:id="618"/>
            <w:r>
              <w:rPr>
                <w:b/>
                <w:sz w:val="24"/>
              </w:rPr>
              <w:t>Development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costs,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793" w:type="dxa"/>
          </w:tcPr>
          <w:p w14:paraId="63683CE2" w14:textId="77777777" w:rsidR="00DE70B6" w:rsidRDefault="00603B20">
            <w:pPr>
              <w:pStyle w:val="TableParagraph"/>
              <w:ind w:left="94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fees,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43" w:type="dxa"/>
          </w:tcPr>
          <w:p w14:paraId="30F48657" w14:textId="77777777" w:rsidR="00DE70B6" w:rsidRDefault="00603B20">
            <w:pPr>
              <w:pStyle w:val="TableParagraph"/>
              <w:ind w:left="95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Time,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months</w:t>
            </w:r>
          </w:p>
        </w:tc>
      </w:tr>
      <w:tr w:rsidR="00DE70B6" w14:paraId="19B4BFBA" w14:textId="77777777">
        <w:trPr>
          <w:trHeight w:val="286"/>
        </w:trPr>
        <w:tc>
          <w:tcPr>
            <w:tcW w:w="2491" w:type="dxa"/>
          </w:tcPr>
          <w:p w14:paraId="39D54E99" w14:textId="77777777" w:rsidR="00DE70B6" w:rsidRDefault="00603B20">
            <w:pPr>
              <w:pStyle w:val="TableParagraph"/>
              <w:ind w:left="99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Software-as-a-Service</w:t>
            </w:r>
          </w:p>
        </w:tc>
        <w:tc>
          <w:tcPr>
            <w:tcW w:w="2371" w:type="dxa"/>
          </w:tcPr>
          <w:p w14:paraId="47351DCC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15’000-30’000</w:t>
            </w:r>
          </w:p>
        </w:tc>
        <w:tc>
          <w:tcPr>
            <w:tcW w:w="1793" w:type="dxa"/>
          </w:tcPr>
          <w:p w14:paraId="5BC4E942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30’000-300’000</w:t>
            </w:r>
          </w:p>
        </w:tc>
        <w:tc>
          <w:tcPr>
            <w:tcW w:w="1643" w:type="dxa"/>
          </w:tcPr>
          <w:p w14:paraId="2C357420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DE70B6" w14:paraId="4FA1E256" w14:textId="77777777">
        <w:trPr>
          <w:trHeight w:val="286"/>
        </w:trPr>
        <w:tc>
          <w:tcPr>
            <w:tcW w:w="2491" w:type="dxa"/>
          </w:tcPr>
          <w:p w14:paraId="462BFCB7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premise</w:t>
            </w:r>
          </w:p>
        </w:tc>
        <w:tc>
          <w:tcPr>
            <w:tcW w:w="2371" w:type="dxa"/>
          </w:tcPr>
          <w:p w14:paraId="208AD086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500’000</w:t>
            </w:r>
          </w:p>
        </w:tc>
        <w:tc>
          <w:tcPr>
            <w:tcW w:w="1793" w:type="dxa"/>
          </w:tcPr>
          <w:p w14:paraId="086E6892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100’000</w:t>
            </w:r>
          </w:p>
        </w:tc>
        <w:tc>
          <w:tcPr>
            <w:tcW w:w="1643" w:type="dxa"/>
          </w:tcPr>
          <w:p w14:paraId="0EAE4BE2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6-18</w:t>
            </w:r>
          </w:p>
        </w:tc>
      </w:tr>
      <w:tr w:rsidR="00DE70B6" w14:paraId="4A9D8EB8" w14:textId="77777777">
        <w:trPr>
          <w:trHeight w:val="286"/>
        </w:trPr>
        <w:tc>
          <w:tcPr>
            <w:tcW w:w="2491" w:type="dxa"/>
          </w:tcPr>
          <w:p w14:paraId="1074D0CA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In-house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71" w:type="dxa"/>
          </w:tcPr>
          <w:p w14:paraId="6C7A9D29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200’000-1’000’000</w:t>
            </w:r>
          </w:p>
        </w:tc>
        <w:tc>
          <w:tcPr>
            <w:tcW w:w="1793" w:type="dxa"/>
          </w:tcPr>
          <w:p w14:paraId="36EC2E8C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50’000-200’000</w:t>
            </w:r>
          </w:p>
        </w:tc>
        <w:tc>
          <w:tcPr>
            <w:tcW w:w="1643" w:type="dxa"/>
          </w:tcPr>
          <w:p w14:paraId="1DC2860E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12-24</w:t>
            </w:r>
          </w:p>
        </w:tc>
      </w:tr>
    </w:tbl>
    <w:p w14:paraId="1978F533" w14:textId="77777777" w:rsidR="00DE70B6" w:rsidRDefault="00603B20">
      <w:pPr>
        <w:pStyle w:val="BodyText"/>
        <w:spacing w:before="179"/>
        <w:ind w:left="583" w:right="583"/>
        <w:jc w:val="center"/>
      </w:pPr>
      <w:r>
        <w:t>Table</w:t>
      </w:r>
      <w:r>
        <w:rPr>
          <w:spacing w:val="-9"/>
        </w:rPr>
        <w:t xml:space="preserve"> </w:t>
      </w:r>
      <w:r>
        <w:t>5.</w:t>
      </w:r>
      <w:r>
        <w:rPr>
          <w:spacing w:val="10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costs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PSD2</w:t>
      </w:r>
      <w:r>
        <w:rPr>
          <w:spacing w:val="-8"/>
        </w:rPr>
        <w:t xml:space="preserve"> </w:t>
      </w:r>
      <w:r>
        <w:t>implementation</w:t>
      </w:r>
    </w:p>
    <w:p w14:paraId="50635C86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9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study,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”European</w:t>
      </w:r>
      <w:r>
        <w:rPr>
          <w:spacing w:val="-7"/>
          <w:sz w:val="20"/>
        </w:rPr>
        <w:t xml:space="preserve"> </w:t>
      </w:r>
      <w:r>
        <w:rPr>
          <w:sz w:val="20"/>
        </w:rPr>
        <w:t>PSD2</w:t>
      </w:r>
      <w:r>
        <w:rPr>
          <w:spacing w:val="-6"/>
          <w:sz w:val="20"/>
        </w:rPr>
        <w:t xml:space="preserve"> </w:t>
      </w:r>
      <w:r>
        <w:rPr>
          <w:sz w:val="20"/>
        </w:rPr>
        <w:t>Survey</w:t>
      </w:r>
      <w:r>
        <w:rPr>
          <w:spacing w:val="-6"/>
          <w:sz w:val="20"/>
        </w:rPr>
        <w:t xml:space="preserve"> </w:t>
      </w:r>
      <w:r>
        <w:rPr>
          <w:sz w:val="20"/>
        </w:rPr>
        <w:t>Results</w:t>
      </w:r>
      <w:r>
        <w:rPr>
          <w:spacing w:val="-6"/>
          <w:sz w:val="20"/>
        </w:rPr>
        <w:t xml:space="preserve"> </w:t>
      </w:r>
      <w:r>
        <w:rPr>
          <w:sz w:val="20"/>
        </w:rPr>
        <w:t>highlights”,</w:t>
      </w:r>
      <w:r>
        <w:rPr>
          <w:spacing w:val="-6"/>
          <w:sz w:val="20"/>
        </w:rPr>
        <w:t xml:space="preserve"> </w:t>
      </w:r>
      <w:r>
        <w:rPr>
          <w:sz w:val="20"/>
        </w:rPr>
        <w:t>Deloitte,</w:t>
      </w:r>
      <w:r>
        <w:rPr>
          <w:spacing w:val="-6"/>
          <w:sz w:val="20"/>
        </w:rPr>
        <w:t xml:space="preserve"> </w:t>
      </w:r>
      <w:r>
        <w:rPr>
          <w:sz w:val="20"/>
        </w:rPr>
        <w:t>2017,</w:t>
      </w:r>
      <w:r>
        <w:rPr>
          <w:spacing w:val="-6"/>
          <w:sz w:val="20"/>
        </w:rPr>
        <w:t xml:space="preserve"> </w:t>
      </w:r>
      <w:r>
        <w:rPr>
          <w:sz w:val="20"/>
        </w:rPr>
        <w:t>p.5.</w:t>
      </w:r>
    </w:p>
    <w:p w14:paraId="0EE166F6" w14:textId="77777777" w:rsidR="00DE70B6" w:rsidRDefault="00DE70B6">
      <w:pPr>
        <w:pStyle w:val="BodyText"/>
        <w:ind w:left="0"/>
        <w:rPr>
          <w:sz w:val="22"/>
        </w:rPr>
      </w:pPr>
    </w:p>
    <w:p w14:paraId="78379C84" w14:textId="77777777" w:rsidR="00DE70B6" w:rsidRDefault="00603B20">
      <w:pPr>
        <w:pStyle w:val="BodyText"/>
        <w:spacing w:before="160" w:line="357" w:lineRule="auto"/>
        <w:ind w:left="157" w:right="154" w:firstLine="566"/>
        <w:jc w:val="both"/>
      </w:pP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precise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leading</w:t>
      </w:r>
      <w:r>
        <w:rPr>
          <w:spacing w:val="-13"/>
        </w:rPr>
        <w:t xml:space="preserve"> </w:t>
      </w:r>
      <w:r>
        <w:t>option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bank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own</w:t>
      </w:r>
      <w:r>
        <w:rPr>
          <w:spacing w:val="-13"/>
        </w:rPr>
        <w:t xml:space="preserve"> </w:t>
      </w:r>
      <w:r>
        <w:t>in-house</w:t>
      </w:r>
      <w:r>
        <w:rPr>
          <w:spacing w:val="-12"/>
        </w:rPr>
        <w:t xml:space="preserve"> </w:t>
      </w:r>
      <w:proofErr w:type="spellStart"/>
      <w:r>
        <w:t>solu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</w:t>
      </w:r>
      <w:proofErr w:type="spellEnd"/>
      <w:r>
        <w:t>, which would, obviously, give bank entire control over both support, costs, efficiency and</w:t>
      </w:r>
      <w:r>
        <w:rPr>
          <w:spacing w:val="-57"/>
        </w:rPr>
        <w:t xml:space="preserve"> </w:t>
      </w:r>
      <w:r>
        <w:rPr>
          <w:spacing w:val="-1"/>
        </w:rPr>
        <w:t>services</w:t>
      </w:r>
      <w:r>
        <w:rPr>
          <w:spacing w:val="-14"/>
        </w:rPr>
        <w:t xml:space="preserve"> </w:t>
      </w:r>
      <w:r>
        <w:rPr>
          <w:spacing w:val="-1"/>
        </w:rPr>
        <w:t>supported.</w:t>
      </w:r>
      <w:r>
        <w:rPr>
          <w:spacing w:val="13"/>
        </w:rPr>
        <w:t xml:space="preserve"> </w:t>
      </w:r>
      <w:r>
        <w:rPr>
          <w:spacing w:val="-1"/>
        </w:rPr>
        <w:t>Nevertheless,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expensive</w:t>
      </w:r>
      <w:r>
        <w:rPr>
          <w:spacing w:val="-12"/>
        </w:rPr>
        <w:t xml:space="preserve"> </w:t>
      </w:r>
      <w:r>
        <w:t>solution</w:t>
      </w:r>
      <w:r>
        <w:rPr>
          <w:spacing w:val="-13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costs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con-</w:t>
      </w:r>
      <w:r>
        <w:rPr>
          <w:spacing w:val="-57"/>
        </w:rPr>
        <w:t xml:space="preserve"> </w:t>
      </w:r>
      <w:proofErr w:type="spellStart"/>
      <w:r>
        <w:t>sumption</w:t>
      </w:r>
      <w:proofErr w:type="spellEnd"/>
      <w:r>
        <w:t>, as it would not only require to build additional divisions both for development and</w:t>
      </w:r>
      <w:r>
        <w:rPr>
          <w:spacing w:val="1"/>
        </w:rPr>
        <w:t xml:space="preserve"> </w:t>
      </w:r>
      <w:r>
        <w:t>maintenance, but also requires in-depth understanding of various technical and secur</w:t>
      </w:r>
      <w:r>
        <w:t>ity stan-</w:t>
      </w:r>
      <w:r>
        <w:rPr>
          <w:spacing w:val="1"/>
        </w:rPr>
        <w:t xml:space="preserve"> </w:t>
      </w:r>
      <w:proofErr w:type="spellStart"/>
      <w:r>
        <w:t>dards</w:t>
      </w:r>
      <w:proofErr w:type="spellEnd"/>
      <w:r>
        <w:t>.</w:t>
      </w:r>
      <w:r>
        <w:rPr>
          <w:spacing w:val="9"/>
        </w:rPr>
        <w:t xml:space="preserve"> </w:t>
      </w:r>
      <w:r>
        <w:t>According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studies,</w:t>
      </w:r>
      <w:r>
        <w:rPr>
          <w:spacing w:val="-12"/>
        </w:rPr>
        <w:t xml:space="preserve"> </w:t>
      </w:r>
      <w:r>
        <w:t>implementation</w:t>
      </w:r>
      <w:r>
        <w:rPr>
          <w:spacing w:val="-14"/>
        </w:rPr>
        <w:t xml:space="preserve"> </w:t>
      </w:r>
      <w:r>
        <w:t>costs</w:t>
      </w:r>
      <w:r>
        <w:rPr>
          <w:spacing w:val="-14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consumption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PSD2</w:t>
      </w:r>
      <w:r>
        <w:rPr>
          <w:spacing w:val="-15"/>
        </w:rPr>
        <w:t xml:space="preserve"> </w:t>
      </w:r>
      <w:r>
        <w:t>varied</w:t>
      </w:r>
      <w:r>
        <w:rPr>
          <w:spacing w:val="-14"/>
        </w:rPr>
        <w:t xml:space="preserve"> </w:t>
      </w:r>
      <w:r>
        <w:t>drastically</w:t>
      </w:r>
      <w:r>
        <w:rPr>
          <w:spacing w:val="-5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bank.</w:t>
      </w:r>
    </w:p>
    <w:p w14:paraId="087C7A27" w14:textId="77777777" w:rsidR="00DE70B6" w:rsidRDefault="00603B20">
      <w:pPr>
        <w:pStyle w:val="BodyText"/>
        <w:spacing w:before="3" w:line="357" w:lineRule="auto"/>
        <w:ind w:left="157" w:right="154" w:firstLine="566"/>
        <w:jc w:val="both"/>
      </w:pPr>
      <w:r>
        <w:t xml:space="preserve">As it was mentioned before, public API is a wider approach, which is based on </w:t>
      </w:r>
      <w:proofErr w:type="spellStart"/>
      <w:r>
        <w:t>infras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tructure</w:t>
      </w:r>
      <w:proofErr w:type="spellEnd"/>
      <w:r>
        <w:t xml:space="preserve"> </w:t>
      </w:r>
      <w:r>
        <w:t>and system provided during implementation of PSD2. As a result, in my opinion it is</w:t>
      </w:r>
      <w:r>
        <w:rPr>
          <w:spacing w:val="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expectations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API.</w:t>
      </w:r>
    </w:p>
    <w:p w14:paraId="2A66E9EF" w14:textId="77777777" w:rsidR="00DE70B6" w:rsidRDefault="00603B20">
      <w:pPr>
        <w:pStyle w:val="BodyText"/>
        <w:spacing w:before="2"/>
        <w:ind w:left="724"/>
        <w:jc w:val="both"/>
      </w:pP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cheaper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middleware,</w:t>
      </w:r>
      <w:r>
        <w:rPr>
          <w:spacing w:val="-5"/>
        </w:rPr>
        <w:t xml:space="preserve"> </w:t>
      </w:r>
      <w:r>
        <w:t>rule-based.</w:t>
      </w:r>
      <w:r>
        <w:rPr>
          <w:spacing w:val="1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more</w:t>
      </w:r>
    </w:p>
    <w:p w14:paraId="49293F67" w14:textId="77777777" w:rsidR="00DE70B6" w:rsidRDefault="00DE70B6">
      <w:pPr>
        <w:pStyle w:val="BodyText"/>
        <w:ind w:left="0"/>
        <w:rPr>
          <w:sz w:val="20"/>
        </w:rPr>
      </w:pPr>
    </w:p>
    <w:p w14:paraId="4E723A7E" w14:textId="77777777" w:rsidR="00DE70B6" w:rsidRDefault="00DE70B6">
      <w:pPr>
        <w:pStyle w:val="BodyText"/>
        <w:spacing w:before="7"/>
        <w:ind w:left="0"/>
        <w:rPr>
          <w:sz w:val="14"/>
        </w:rPr>
      </w:pPr>
    </w:p>
    <w:tbl>
      <w:tblPr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371"/>
        <w:gridCol w:w="1793"/>
        <w:gridCol w:w="1643"/>
      </w:tblGrid>
      <w:tr w:rsidR="00DE70B6" w14:paraId="68510E54" w14:textId="77777777">
        <w:trPr>
          <w:trHeight w:val="286"/>
        </w:trPr>
        <w:tc>
          <w:tcPr>
            <w:tcW w:w="2491" w:type="dxa"/>
          </w:tcPr>
          <w:p w14:paraId="0F3AD914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371" w:type="dxa"/>
          </w:tcPr>
          <w:p w14:paraId="5FA69DEB" w14:textId="77777777" w:rsidR="00DE70B6" w:rsidRDefault="00603B20">
            <w:pPr>
              <w:pStyle w:val="TableParagraph"/>
              <w:ind w:left="103" w:right="96"/>
              <w:rPr>
                <w:b/>
                <w:sz w:val="24"/>
              </w:rPr>
            </w:pPr>
            <w:bookmarkStart w:id="619" w:name="_bookmark56"/>
            <w:bookmarkEnd w:id="619"/>
            <w:r>
              <w:rPr>
                <w:b/>
                <w:sz w:val="24"/>
              </w:rPr>
              <w:t>Development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costs,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793" w:type="dxa"/>
          </w:tcPr>
          <w:p w14:paraId="16052F6B" w14:textId="77777777" w:rsidR="00DE70B6" w:rsidRDefault="00603B20">
            <w:pPr>
              <w:pStyle w:val="TableParagraph"/>
              <w:ind w:left="94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fees,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43" w:type="dxa"/>
          </w:tcPr>
          <w:p w14:paraId="5FF8D6B0" w14:textId="77777777" w:rsidR="00DE70B6" w:rsidRDefault="00603B20">
            <w:pPr>
              <w:pStyle w:val="TableParagraph"/>
              <w:ind w:left="95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Time,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months</w:t>
            </w:r>
          </w:p>
        </w:tc>
      </w:tr>
      <w:tr w:rsidR="00DE70B6" w14:paraId="76C906F1" w14:textId="77777777">
        <w:trPr>
          <w:trHeight w:val="286"/>
        </w:trPr>
        <w:tc>
          <w:tcPr>
            <w:tcW w:w="2491" w:type="dxa"/>
          </w:tcPr>
          <w:p w14:paraId="089F980B" w14:textId="77777777" w:rsidR="00DE70B6" w:rsidRDefault="00603B20">
            <w:pPr>
              <w:pStyle w:val="TableParagraph"/>
              <w:ind w:left="99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Software-as-a-Service</w:t>
            </w:r>
          </w:p>
        </w:tc>
        <w:tc>
          <w:tcPr>
            <w:tcW w:w="2371" w:type="dxa"/>
          </w:tcPr>
          <w:p w14:paraId="6D988435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15’000-30’000</w:t>
            </w:r>
          </w:p>
        </w:tc>
        <w:tc>
          <w:tcPr>
            <w:tcW w:w="1793" w:type="dxa"/>
          </w:tcPr>
          <w:p w14:paraId="0F14D786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30’000-300’000</w:t>
            </w:r>
          </w:p>
        </w:tc>
        <w:tc>
          <w:tcPr>
            <w:tcW w:w="1643" w:type="dxa"/>
          </w:tcPr>
          <w:p w14:paraId="2D9CE34F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DE70B6" w14:paraId="75F94767" w14:textId="77777777">
        <w:trPr>
          <w:trHeight w:val="286"/>
        </w:trPr>
        <w:tc>
          <w:tcPr>
            <w:tcW w:w="2491" w:type="dxa"/>
          </w:tcPr>
          <w:p w14:paraId="191C4310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premise</w:t>
            </w:r>
          </w:p>
        </w:tc>
        <w:tc>
          <w:tcPr>
            <w:tcW w:w="2371" w:type="dxa"/>
          </w:tcPr>
          <w:p w14:paraId="6C458BDC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500’000+</w:t>
            </w:r>
          </w:p>
        </w:tc>
        <w:tc>
          <w:tcPr>
            <w:tcW w:w="1793" w:type="dxa"/>
          </w:tcPr>
          <w:p w14:paraId="431368F6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100’000+</w:t>
            </w:r>
          </w:p>
        </w:tc>
        <w:tc>
          <w:tcPr>
            <w:tcW w:w="1643" w:type="dxa"/>
          </w:tcPr>
          <w:p w14:paraId="5AAE90E3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6-18</w:t>
            </w:r>
          </w:p>
        </w:tc>
      </w:tr>
      <w:tr w:rsidR="00DE70B6" w14:paraId="097562F8" w14:textId="77777777">
        <w:trPr>
          <w:trHeight w:val="286"/>
        </w:trPr>
        <w:tc>
          <w:tcPr>
            <w:tcW w:w="2491" w:type="dxa"/>
          </w:tcPr>
          <w:p w14:paraId="77352CAE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In-house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71" w:type="dxa"/>
          </w:tcPr>
          <w:p w14:paraId="4E000F90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200’000-1’000’000</w:t>
            </w:r>
          </w:p>
        </w:tc>
        <w:tc>
          <w:tcPr>
            <w:tcW w:w="1793" w:type="dxa"/>
          </w:tcPr>
          <w:p w14:paraId="7361E6FE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50’000-200’000</w:t>
            </w:r>
          </w:p>
        </w:tc>
        <w:tc>
          <w:tcPr>
            <w:tcW w:w="1643" w:type="dxa"/>
          </w:tcPr>
          <w:p w14:paraId="0DE79CC1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12-24</w:t>
            </w:r>
          </w:p>
        </w:tc>
      </w:tr>
    </w:tbl>
    <w:p w14:paraId="7762892D" w14:textId="77777777" w:rsidR="00DE70B6" w:rsidRDefault="00DE70B6">
      <w:pPr>
        <w:pStyle w:val="BodyText"/>
        <w:spacing w:before="9"/>
        <w:ind w:left="0"/>
        <w:rPr>
          <w:sz w:val="7"/>
        </w:rPr>
      </w:pPr>
    </w:p>
    <w:p w14:paraId="1A356F52" w14:textId="77777777" w:rsidR="00DE70B6" w:rsidRDefault="00603B20">
      <w:pPr>
        <w:pStyle w:val="BodyText"/>
        <w:spacing w:before="89"/>
        <w:ind w:left="583" w:right="583"/>
        <w:jc w:val="center"/>
      </w:pPr>
      <w:r>
        <w:t>Table</w:t>
      </w:r>
      <w:r>
        <w:rPr>
          <w:spacing w:val="-6"/>
        </w:rPr>
        <w:t xml:space="preserve"> </w:t>
      </w:r>
      <w:r>
        <w:t>6.</w:t>
      </w:r>
      <w:r>
        <w:rPr>
          <w:spacing w:val="14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costs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implementation</w:t>
      </w:r>
    </w:p>
    <w:p w14:paraId="0EFC6CE4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04EA20FA" w14:textId="77777777" w:rsidR="00DE70B6" w:rsidRDefault="00DE70B6">
      <w:pPr>
        <w:jc w:val="center"/>
        <w:rPr>
          <w:sz w:val="20"/>
        </w:rPr>
        <w:sectPr w:rsidR="00DE70B6">
          <w:footerReference w:type="default" r:id="rId25"/>
          <w:pgSz w:w="11910" w:h="16840"/>
          <w:pgMar w:top="1400" w:right="1260" w:bottom="1020" w:left="1260" w:header="0" w:footer="833" w:gutter="0"/>
          <w:pgNumType w:start="71"/>
          <w:cols w:space="708"/>
        </w:sectPr>
      </w:pPr>
    </w:p>
    <w:tbl>
      <w:tblPr>
        <w:tblW w:w="0" w:type="auto"/>
        <w:tblInd w:w="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371"/>
        <w:gridCol w:w="1681"/>
        <w:gridCol w:w="1643"/>
      </w:tblGrid>
      <w:tr w:rsidR="00DE70B6" w14:paraId="2FF8D9E4" w14:textId="77777777">
        <w:trPr>
          <w:trHeight w:val="286"/>
        </w:trPr>
        <w:tc>
          <w:tcPr>
            <w:tcW w:w="2491" w:type="dxa"/>
          </w:tcPr>
          <w:p w14:paraId="24FFC880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371" w:type="dxa"/>
          </w:tcPr>
          <w:p w14:paraId="03BB9A64" w14:textId="77777777" w:rsidR="00DE70B6" w:rsidRDefault="00603B20">
            <w:pPr>
              <w:pStyle w:val="TableParagraph"/>
              <w:ind w:left="103" w:right="97"/>
              <w:rPr>
                <w:b/>
                <w:sz w:val="24"/>
              </w:rPr>
            </w:pPr>
            <w:bookmarkStart w:id="620" w:name="_bookmark57"/>
            <w:bookmarkEnd w:id="620"/>
            <w:r>
              <w:rPr>
                <w:b/>
                <w:sz w:val="24"/>
              </w:rPr>
              <w:t>Development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costs,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81" w:type="dxa"/>
          </w:tcPr>
          <w:p w14:paraId="4F1E912B" w14:textId="77777777" w:rsidR="00DE70B6" w:rsidRDefault="00603B20">
            <w:pPr>
              <w:pStyle w:val="TableParagraph"/>
              <w:ind w:left="98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fees,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43" w:type="dxa"/>
          </w:tcPr>
          <w:p w14:paraId="62B40A37" w14:textId="77777777" w:rsidR="00DE70B6" w:rsidRDefault="00603B20">
            <w:pPr>
              <w:pStyle w:val="TableParagraph"/>
              <w:ind w:left="94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Time,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months</w:t>
            </w:r>
          </w:p>
        </w:tc>
      </w:tr>
      <w:tr w:rsidR="00DE70B6" w14:paraId="07107A45" w14:textId="77777777">
        <w:trPr>
          <w:trHeight w:val="286"/>
        </w:trPr>
        <w:tc>
          <w:tcPr>
            <w:tcW w:w="2491" w:type="dxa"/>
          </w:tcPr>
          <w:p w14:paraId="78CBC79B" w14:textId="77777777" w:rsidR="00DE70B6" w:rsidRDefault="00603B20">
            <w:pPr>
              <w:pStyle w:val="TableParagraph"/>
              <w:ind w:left="99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Software-as-a-Service</w:t>
            </w:r>
          </w:p>
        </w:tc>
        <w:tc>
          <w:tcPr>
            <w:tcW w:w="2371" w:type="dxa"/>
          </w:tcPr>
          <w:p w14:paraId="3CB585F6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10’000-25’000</w:t>
            </w:r>
          </w:p>
        </w:tc>
        <w:tc>
          <w:tcPr>
            <w:tcW w:w="1681" w:type="dxa"/>
          </w:tcPr>
          <w:p w14:paraId="1AE10390" w14:textId="77777777" w:rsidR="00DE70B6" w:rsidRDefault="00603B20">
            <w:pPr>
              <w:pStyle w:val="TableParagraph"/>
              <w:ind w:left="98" w:right="92"/>
              <w:rPr>
                <w:sz w:val="24"/>
              </w:rPr>
            </w:pPr>
            <w:r>
              <w:rPr>
                <w:sz w:val="24"/>
              </w:rPr>
              <w:t>25’000-60’000</w:t>
            </w:r>
          </w:p>
        </w:tc>
        <w:tc>
          <w:tcPr>
            <w:tcW w:w="1643" w:type="dxa"/>
          </w:tcPr>
          <w:p w14:paraId="455272F2" w14:textId="77777777" w:rsidR="00DE70B6" w:rsidRDefault="00603B20">
            <w:pPr>
              <w:pStyle w:val="TableParagraph"/>
              <w:ind w:left="94" w:right="89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DE70B6" w14:paraId="69A25385" w14:textId="77777777">
        <w:trPr>
          <w:trHeight w:val="286"/>
        </w:trPr>
        <w:tc>
          <w:tcPr>
            <w:tcW w:w="2491" w:type="dxa"/>
          </w:tcPr>
          <w:p w14:paraId="1E2F6011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premise</w:t>
            </w:r>
          </w:p>
        </w:tc>
        <w:tc>
          <w:tcPr>
            <w:tcW w:w="2371" w:type="dxa"/>
          </w:tcPr>
          <w:p w14:paraId="1A852C18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50’000+</w:t>
            </w:r>
          </w:p>
        </w:tc>
        <w:tc>
          <w:tcPr>
            <w:tcW w:w="1681" w:type="dxa"/>
          </w:tcPr>
          <w:p w14:paraId="01F945E0" w14:textId="77777777" w:rsidR="00DE70B6" w:rsidRDefault="00603B20">
            <w:pPr>
              <w:pStyle w:val="TableParagraph"/>
              <w:ind w:left="98" w:right="92"/>
              <w:rPr>
                <w:sz w:val="24"/>
              </w:rPr>
            </w:pPr>
            <w:r>
              <w:rPr>
                <w:sz w:val="24"/>
              </w:rPr>
              <w:t>50’000+</w:t>
            </w:r>
          </w:p>
        </w:tc>
        <w:tc>
          <w:tcPr>
            <w:tcW w:w="1643" w:type="dxa"/>
          </w:tcPr>
          <w:p w14:paraId="52FA5BD8" w14:textId="77777777" w:rsidR="00DE70B6" w:rsidRDefault="00603B20">
            <w:pPr>
              <w:pStyle w:val="TableParagraph"/>
              <w:ind w:left="94" w:right="89"/>
              <w:rPr>
                <w:sz w:val="24"/>
              </w:rPr>
            </w:pPr>
            <w:r>
              <w:rPr>
                <w:sz w:val="24"/>
              </w:rPr>
              <w:t>4-6</w:t>
            </w:r>
          </w:p>
        </w:tc>
      </w:tr>
      <w:tr w:rsidR="00DE70B6" w14:paraId="67A6DD2C" w14:textId="77777777">
        <w:trPr>
          <w:trHeight w:val="286"/>
        </w:trPr>
        <w:tc>
          <w:tcPr>
            <w:tcW w:w="2491" w:type="dxa"/>
          </w:tcPr>
          <w:p w14:paraId="136B154C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In-house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71" w:type="dxa"/>
          </w:tcPr>
          <w:p w14:paraId="0E1CC161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100’000+</w:t>
            </w:r>
          </w:p>
        </w:tc>
        <w:tc>
          <w:tcPr>
            <w:tcW w:w="1681" w:type="dxa"/>
          </w:tcPr>
          <w:p w14:paraId="003365A2" w14:textId="77777777" w:rsidR="00DE70B6" w:rsidRDefault="00603B20">
            <w:pPr>
              <w:pStyle w:val="TableParagraph"/>
              <w:ind w:left="98" w:right="92"/>
              <w:rPr>
                <w:sz w:val="24"/>
              </w:rPr>
            </w:pPr>
            <w:r>
              <w:rPr>
                <w:sz w:val="24"/>
              </w:rPr>
              <w:t>50’000+</w:t>
            </w:r>
          </w:p>
        </w:tc>
        <w:tc>
          <w:tcPr>
            <w:tcW w:w="1643" w:type="dxa"/>
          </w:tcPr>
          <w:p w14:paraId="4ECE9E97" w14:textId="77777777" w:rsidR="00DE70B6" w:rsidRDefault="00603B20">
            <w:pPr>
              <w:pStyle w:val="TableParagraph"/>
              <w:ind w:left="94" w:right="89"/>
              <w:rPr>
                <w:sz w:val="24"/>
              </w:rPr>
            </w:pPr>
            <w:r>
              <w:rPr>
                <w:sz w:val="24"/>
              </w:rPr>
              <w:t>4-6</w:t>
            </w:r>
          </w:p>
        </w:tc>
      </w:tr>
    </w:tbl>
    <w:p w14:paraId="077FD2CE" w14:textId="77777777" w:rsidR="00DE70B6" w:rsidRDefault="00DE70B6">
      <w:pPr>
        <w:pStyle w:val="BodyText"/>
        <w:spacing w:before="8"/>
        <w:ind w:left="0"/>
        <w:rPr>
          <w:sz w:val="7"/>
        </w:rPr>
      </w:pPr>
    </w:p>
    <w:p w14:paraId="4DC6D8F0" w14:textId="77777777" w:rsidR="00DE70B6" w:rsidRDefault="00603B20">
      <w:pPr>
        <w:pStyle w:val="BodyText"/>
        <w:spacing w:before="90"/>
        <w:ind w:left="583" w:right="583"/>
        <w:jc w:val="center"/>
      </w:pPr>
      <w:r>
        <w:t>Table</w:t>
      </w:r>
      <w:r>
        <w:rPr>
          <w:spacing w:val="-6"/>
        </w:rPr>
        <w:t xml:space="preserve"> </w:t>
      </w:r>
      <w:r>
        <w:t>7.</w:t>
      </w:r>
      <w:r>
        <w:rPr>
          <w:spacing w:val="13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Rule-based</w:t>
      </w:r>
      <w:r>
        <w:rPr>
          <w:spacing w:val="-6"/>
        </w:rPr>
        <w:t xml:space="preserve"> </w:t>
      </w:r>
      <w:r>
        <w:t>middleware</w:t>
      </w:r>
      <w:r>
        <w:rPr>
          <w:spacing w:val="-5"/>
        </w:rPr>
        <w:t xml:space="preserve"> </w:t>
      </w:r>
      <w:r>
        <w:t>solution</w:t>
      </w:r>
    </w:p>
    <w:p w14:paraId="607D608D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44EDFA9B" w14:textId="77777777" w:rsidR="00DE70B6" w:rsidRDefault="00DE70B6">
      <w:pPr>
        <w:pStyle w:val="BodyText"/>
        <w:spacing w:before="8" w:after="1"/>
        <w:ind w:left="0"/>
        <w:rPr>
          <w:sz w:val="20"/>
        </w:rPr>
      </w:pPr>
    </w:p>
    <w:tbl>
      <w:tblPr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371"/>
        <w:gridCol w:w="1793"/>
        <w:gridCol w:w="1643"/>
      </w:tblGrid>
      <w:tr w:rsidR="00DE70B6" w14:paraId="3C085E36" w14:textId="77777777">
        <w:trPr>
          <w:trHeight w:val="286"/>
        </w:trPr>
        <w:tc>
          <w:tcPr>
            <w:tcW w:w="2491" w:type="dxa"/>
          </w:tcPr>
          <w:p w14:paraId="78B3F009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371" w:type="dxa"/>
          </w:tcPr>
          <w:p w14:paraId="2A0C8068" w14:textId="77777777" w:rsidR="00DE70B6" w:rsidRDefault="00603B20">
            <w:pPr>
              <w:pStyle w:val="TableParagraph"/>
              <w:ind w:left="103" w:right="96"/>
              <w:rPr>
                <w:b/>
                <w:sz w:val="24"/>
              </w:rPr>
            </w:pPr>
            <w:bookmarkStart w:id="621" w:name="_bookmark58"/>
            <w:bookmarkEnd w:id="621"/>
            <w:r>
              <w:rPr>
                <w:b/>
                <w:sz w:val="24"/>
              </w:rPr>
              <w:t>Development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costs,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793" w:type="dxa"/>
          </w:tcPr>
          <w:p w14:paraId="3CA6E86D" w14:textId="77777777" w:rsidR="00DE70B6" w:rsidRDefault="00603B20">
            <w:pPr>
              <w:pStyle w:val="TableParagraph"/>
              <w:ind w:left="94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fees,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43" w:type="dxa"/>
          </w:tcPr>
          <w:p w14:paraId="6A2F84D9" w14:textId="77777777" w:rsidR="00DE70B6" w:rsidRDefault="00603B20">
            <w:pPr>
              <w:pStyle w:val="TableParagraph"/>
              <w:ind w:left="95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Time,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months</w:t>
            </w:r>
          </w:p>
        </w:tc>
      </w:tr>
      <w:tr w:rsidR="00DE70B6" w14:paraId="7838CD92" w14:textId="77777777">
        <w:trPr>
          <w:trHeight w:val="286"/>
        </w:trPr>
        <w:tc>
          <w:tcPr>
            <w:tcW w:w="2491" w:type="dxa"/>
          </w:tcPr>
          <w:p w14:paraId="28130E3E" w14:textId="77777777" w:rsidR="00DE70B6" w:rsidRDefault="00603B20">
            <w:pPr>
              <w:pStyle w:val="TableParagraph"/>
              <w:ind w:left="99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Software-as-a-Service</w:t>
            </w:r>
          </w:p>
        </w:tc>
        <w:tc>
          <w:tcPr>
            <w:tcW w:w="2371" w:type="dxa"/>
          </w:tcPr>
          <w:p w14:paraId="7E162514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25’000-50’000</w:t>
            </w:r>
          </w:p>
        </w:tc>
        <w:tc>
          <w:tcPr>
            <w:tcW w:w="1793" w:type="dxa"/>
          </w:tcPr>
          <w:p w14:paraId="32997830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25’000-50’000</w:t>
            </w:r>
          </w:p>
        </w:tc>
        <w:tc>
          <w:tcPr>
            <w:tcW w:w="1643" w:type="dxa"/>
          </w:tcPr>
          <w:p w14:paraId="44A49018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4-6</w:t>
            </w:r>
          </w:p>
        </w:tc>
      </w:tr>
      <w:tr w:rsidR="00DE70B6" w14:paraId="7AFFD2EA" w14:textId="77777777">
        <w:trPr>
          <w:trHeight w:val="286"/>
        </w:trPr>
        <w:tc>
          <w:tcPr>
            <w:tcW w:w="2491" w:type="dxa"/>
          </w:tcPr>
          <w:p w14:paraId="3633469C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premise</w:t>
            </w:r>
          </w:p>
        </w:tc>
        <w:tc>
          <w:tcPr>
            <w:tcW w:w="2371" w:type="dxa"/>
          </w:tcPr>
          <w:p w14:paraId="6828B027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150’000-500’000</w:t>
            </w:r>
          </w:p>
        </w:tc>
        <w:tc>
          <w:tcPr>
            <w:tcW w:w="1793" w:type="dxa"/>
          </w:tcPr>
          <w:p w14:paraId="7BFAAE11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50’000</w:t>
            </w:r>
          </w:p>
        </w:tc>
        <w:tc>
          <w:tcPr>
            <w:tcW w:w="1643" w:type="dxa"/>
          </w:tcPr>
          <w:p w14:paraId="5AF4C393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6-9</w:t>
            </w:r>
          </w:p>
        </w:tc>
      </w:tr>
      <w:tr w:rsidR="00DE70B6" w14:paraId="3458B981" w14:textId="77777777">
        <w:trPr>
          <w:trHeight w:val="286"/>
        </w:trPr>
        <w:tc>
          <w:tcPr>
            <w:tcW w:w="2491" w:type="dxa"/>
          </w:tcPr>
          <w:p w14:paraId="434B4628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In-house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71" w:type="dxa"/>
          </w:tcPr>
          <w:p w14:paraId="39CF3CC8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300’000-1’000’000</w:t>
            </w:r>
          </w:p>
        </w:tc>
        <w:tc>
          <w:tcPr>
            <w:tcW w:w="1793" w:type="dxa"/>
          </w:tcPr>
          <w:p w14:paraId="5E5B8CBC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50’000-200’000</w:t>
            </w:r>
          </w:p>
        </w:tc>
        <w:tc>
          <w:tcPr>
            <w:tcW w:w="1643" w:type="dxa"/>
          </w:tcPr>
          <w:p w14:paraId="7932FE75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9-15</w:t>
            </w:r>
          </w:p>
        </w:tc>
      </w:tr>
    </w:tbl>
    <w:p w14:paraId="4AD14C06" w14:textId="77777777" w:rsidR="00DE70B6" w:rsidRDefault="00603B20">
      <w:pPr>
        <w:pStyle w:val="BodyText"/>
        <w:spacing w:before="179"/>
        <w:ind w:left="583" w:right="583"/>
        <w:jc w:val="center"/>
      </w:pPr>
      <w:r>
        <w:t>Table</w:t>
      </w:r>
      <w:r>
        <w:rPr>
          <w:spacing w:val="-6"/>
        </w:rPr>
        <w:t xml:space="preserve"> </w:t>
      </w:r>
      <w:r>
        <w:t>8.</w:t>
      </w:r>
      <w:r>
        <w:rPr>
          <w:spacing w:val="12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ML&amp;AI</w:t>
      </w:r>
      <w:r>
        <w:rPr>
          <w:spacing w:val="-6"/>
        </w:rPr>
        <w:t xml:space="preserve"> </w:t>
      </w:r>
      <w:r>
        <w:t>middleware</w:t>
      </w:r>
      <w:r>
        <w:rPr>
          <w:spacing w:val="-6"/>
        </w:rPr>
        <w:t xml:space="preserve"> </w:t>
      </w:r>
      <w:r>
        <w:t>solution</w:t>
      </w:r>
    </w:p>
    <w:p w14:paraId="5A5E6AEE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733903C0" w14:textId="77777777" w:rsidR="00DE70B6" w:rsidRDefault="00DE70B6">
      <w:pPr>
        <w:pStyle w:val="BodyText"/>
        <w:ind w:left="0"/>
        <w:rPr>
          <w:sz w:val="22"/>
        </w:rPr>
      </w:pPr>
    </w:p>
    <w:p w14:paraId="6D51CE0A" w14:textId="77777777" w:rsidR="00DE70B6" w:rsidRDefault="00603B20">
      <w:pPr>
        <w:pStyle w:val="BodyText"/>
        <w:spacing w:before="160" w:line="357" w:lineRule="auto"/>
        <w:ind w:left="157" w:right="153"/>
        <w:jc w:val="both"/>
      </w:pPr>
      <w:r>
        <w:t>important, in case of having sufficient budget, this solution can be done in parallel with API</w:t>
      </w:r>
      <w:r>
        <w:rPr>
          <w:spacing w:val="1"/>
        </w:rPr>
        <w:t xml:space="preserve"> </w:t>
      </w:r>
      <w:r>
        <w:t>extension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UI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front-office</w:t>
      </w:r>
      <w:r>
        <w:rPr>
          <w:spacing w:val="-10"/>
        </w:rPr>
        <w:t xml:space="preserve"> </w:t>
      </w:r>
      <w:r>
        <w:t>development.</w:t>
      </w:r>
      <w:r>
        <w:rPr>
          <w:spacing w:val="13"/>
        </w:rPr>
        <w:t xml:space="preserve"> </w:t>
      </w:r>
      <w:r>
        <w:t>Therefore,</w:t>
      </w:r>
      <w:r>
        <w:rPr>
          <w:spacing w:val="-8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middleware</w:t>
      </w:r>
      <w:r>
        <w:rPr>
          <w:spacing w:val="-10"/>
        </w:rPr>
        <w:t xml:space="preserve"> </w:t>
      </w:r>
      <w:r>
        <w:t>highly</w:t>
      </w:r>
      <w:r>
        <w:rPr>
          <w:spacing w:val="-58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budget.</w:t>
      </w:r>
    </w:p>
    <w:p w14:paraId="765A480C" w14:textId="77777777" w:rsidR="00DE70B6" w:rsidRDefault="00603B20">
      <w:pPr>
        <w:pStyle w:val="BodyText"/>
        <w:spacing w:before="1" w:line="357" w:lineRule="auto"/>
        <w:ind w:left="157" w:right="153" w:firstLine="566"/>
        <w:jc w:val="both"/>
      </w:pPr>
      <w:r>
        <w:t xml:space="preserve">Next logical step </w:t>
      </w:r>
      <w:r>
        <w:t>would be creation of Machine Learning based middleware. This step is</w:t>
      </w:r>
      <w:r>
        <w:rPr>
          <w:spacing w:val="-57"/>
        </w:rPr>
        <w:t xml:space="preserve"> </w:t>
      </w:r>
      <w:r>
        <w:t xml:space="preserve">the most intense and the most expensive stage. Additionally, this stage cannot be done </w:t>
      </w:r>
      <w:proofErr w:type="spellStart"/>
      <w:r>
        <w:t>paral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lely</w:t>
      </w:r>
      <w:proofErr w:type="spellEnd"/>
      <w:r>
        <w:rPr>
          <w:w w:val="95"/>
        </w:rPr>
        <w:t xml:space="preserve"> with other stages, as it requires enormous investments and development involvement, whic</w:t>
      </w:r>
      <w:r>
        <w:rPr>
          <w:w w:val="95"/>
        </w:rPr>
        <w:t>h</w:t>
      </w:r>
      <w:r>
        <w:rPr>
          <w:spacing w:val="1"/>
          <w:w w:val="95"/>
        </w:rPr>
        <w:t xml:space="preserve"> </w:t>
      </w:r>
      <w:r>
        <w:rPr>
          <w:w w:val="95"/>
        </w:rPr>
        <w:t>adversely affect time consumption.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However, it is not the only negative affect, as this stage </w:t>
      </w:r>
      <w:proofErr w:type="spellStart"/>
      <w:r>
        <w:rPr>
          <w:w w:val="95"/>
        </w:rPr>
        <w:t>addi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tionally</w:t>
      </w:r>
      <w:proofErr w:type="spellEnd"/>
      <w:r>
        <w:rPr>
          <w:w w:val="95"/>
        </w:rPr>
        <w:t xml:space="preserve"> requires using supervised Machine Learning, which requires sequential time-consuming</w:t>
      </w:r>
      <w:r>
        <w:rPr>
          <w:spacing w:val="1"/>
          <w:w w:val="95"/>
        </w:rPr>
        <w:t xml:space="preserve"> </w:t>
      </w:r>
      <w:r>
        <w:t>stages, as data collection, teaching process and model testing. Nevertheless, time to market is</w:t>
      </w:r>
      <w:r>
        <w:rPr>
          <w:spacing w:val="1"/>
        </w:rPr>
        <w:t xml:space="preserve"> </w:t>
      </w:r>
      <w:r>
        <w:rPr>
          <w:w w:val="95"/>
        </w:rPr>
        <w:t>even longer if this middleware has to be used for customer related</w:t>
      </w:r>
      <w:r>
        <w:rPr>
          <w:w w:val="95"/>
        </w:rPr>
        <w:t xml:space="preserve"> chat-bot, as, firstly, it has to be</w:t>
      </w:r>
      <w:r>
        <w:rPr>
          <w:spacing w:val="1"/>
          <w:w w:val="95"/>
        </w:rPr>
        <w:t xml:space="preserve"> </w:t>
      </w:r>
      <w:r>
        <w:t>used by employees. The best use-case would be to use hybrid chat-bot approach, which allows</w:t>
      </w:r>
      <w:r>
        <w:rPr>
          <w:spacing w:val="-58"/>
        </w:rPr>
        <w:t xml:space="preserve"> </w:t>
      </w:r>
      <w:r>
        <w:t>unsupervised learning by observing dialog between employee and a client at first.</w:t>
      </w:r>
      <w:r>
        <w:rPr>
          <w:spacing w:val="1"/>
        </w:rPr>
        <w:t xml:space="preserve"> </w:t>
      </w:r>
      <w:r>
        <w:t>Secondly,</w:t>
      </w:r>
      <w:r>
        <w:rPr>
          <w:spacing w:val="1"/>
        </w:rPr>
        <w:t xml:space="preserve"> </w:t>
      </w:r>
      <w:r>
        <w:t>employee would just be an additiona</w:t>
      </w:r>
      <w:r>
        <w:t>l layer between middleware and chat-bot, which results in</w:t>
      </w:r>
      <w:r>
        <w:rPr>
          <w:spacing w:val="-58"/>
        </w:rPr>
        <w:t xml:space="preserve"> </w:t>
      </w:r>
      <w:r>
        <w:t>a supervised learning, where employee is the teacher.</w:t>
      </w:r>
      <w:r>
        <w:rPr>
          <w:spacing w:val="1"/>
        </w:rPr>
        <w:t xml:space="preserve"> </w:t>
      </w:r>
      <w:r>
        <w:t>Mentioned strategy allows developing</w:t>
      </w:r>
      <w:r>
        <w:rPr>
          <w:spacing w:val="1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chat-bot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users.</w:t>
      </w:r>
    </w:p>
    <w:p w14:paraId="008ADC4A" w14:textId="77777777" w:rsidR="00DE70B6" w:rsidRDefault="00603B20">
      <w:pPr>
        <w:pStyle w:val="BodyText"/>
        <w:spacing w:before="6" w:line="357" w:lineRule="auto"/>
        <w:ind w:left="157" w:right="154" w:firstLine="566"/>
        <w:jc w:val="right"/>
      </w:pPr>
      <w:r>
        <w:t>Machine Learning based chat</w:t>
      </w:r>
      <w:r>
        <w:t xml:space="preserve">-bot with Natural Language Processing is an </w:t>
      </w:r>
      <w:proofErr w:type="spellStart"/>
      <w:r>
        <w:t>extremelly</w:t>
      </w:r>
      <w:proofErr w:type="spellEnd"/>
      <w:r>
        <w:t xml:space="preserve"> </w:t>
      </w:r>
      <w:proofErr w:type="spellStart"/>
      <w:r>
        <w:t>ef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ficient</w:t>
      </w:r>
      <w:proofErr w:type="spellEnd"/>
      <w:r>
        <w:rPr>
          <w:spacing w:val="19"/>
        </w:rPr>
        <w:t xml:space="preserve"> </w:t>
      </w:r>
      <w:r>
        <w:t>banking</w:t>
      </w:r>
      <w:r>
        <w:rPr>
          <w:spacing w:val="21"/>
        </w:rPr>
        <w:t xml:space="preserve"> </w:t>
      </w:r>
      <w:r>
        <w:t>solution.</w:t>
      </w:r>
      <w:r>
        <w:rPr>
          <w:spacing w:val="27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supplying</w:t>
      </w:r>
      <w:r>
        <w:rPr>
          <w:spacing w:val="20"/>
        </w:rPr>
        <w:t xml:space="preserve"> </w:t>
      </w:r>
      <w:r>
        <w:t>content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habits</w:t>
      </w:r>
      <w:r>
        <w:rPr>
          <w:spacing w:val="2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requirements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user.</w:t>
      </w:r>
      <w:r>
        <w:rPr>
          <w:spacing w:val="33"/>
        </w:rPr>
        <w:t xml:space="preserve"> </w:t>
      </w:r>
      <w:r>
        <w:t>Especially,</w:t>
      </w:r>
      <w:r>
        <w:rPr>
          <w:spacing w:val="29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increases</w:t>
      </w:r>
      <w:r>
        <w:rPr>
          <w:spacing w:val="22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engagement</w:t>
      </w:r>
      <w:r>
        <w:rPr>
          <w:spacing w:val="22"/>
        </w:rPr>
        <w:t xml:space="preserve"> </w:t>
      </w:r>
      <w:r>
        <w:t>due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fast</w:t>
      </w:r>
      <w:r>
        <w:rPr>
          <w:spacing w:val="22"/>
        </w:rPr>
        <w:t xml:space="preserve"> </w:t>
      </w:r>
      <w:r>
        <w:t>replies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un-</w:t>
      </w:r>
      <w:r>
        <w:rPr>
          <w:spacing w:val="-57"/>
        </w:rPr>
        <w:t xml:space="preserve"> </w:t>
      </w:r>
      <w:proofErr w:type="spellStart"/>
      <w:r>
        <w:t>derstandable</w:t>
      </w:r>
      <w:proofErr w:type="spellEnd"/>
      <w:r>
        <w:rPr>
          <w:spacing w:val="3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help.</w:t>
      </w:r>
      <w:r>
        <w:rPr>
          <w:spacing w:val="37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chat-bot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interaction</w:t>
      </w:r>
      <w:r>
        <w:rPr>
          <w:spacing w:val="3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answer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questions, which user does not ask.</w:t>
      </w:r>
      <w:r>
        <w:rPr>
          <w:spacing w:val="1"/>
        </w:rPr>
        <w:t xml:space="preserve"> </w:t>
      </w:r>
      <w:r>
        <w:t>As a result, user cannot ask about the services he does not</w:t>
      </w:r>
      <w:r>
        <w:rPr>
          <w:spacing w:val="-57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about.</w:t>
      </w:r>
      <w:r>
        <w:rPr>
          <w:spacing w:val="11"/>
        </w:rPr>
        <w:t xml:space="preserve"> </w:t>
      </w:r>
      <w:r>
        <w:t>Moreover,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cover</w:t>
      </w:r>
      <w:r>
        <w:rPr>
          <w:spacing w:val="-10"/>
        </w:rPr>
        <w:t xml:space="preserve"> </w:t>
      </w:r>
      <w:r>
        <w:t>purposes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growth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fulfil</w:t>
      </w:r>
      <w:r>
        <w:rPr>
          <w:spacing w:val="17"/>
        </w:rPr>
        <w:t xml:space="preserve"> </w:t>
      </w:r>
      <w:r>
        <w:t>those</w:t>
      </w:r>
      <w:r>
        <w:rPr>
          <w:spacing w:val="15"/>
        </w:rPr>
        <w:t xml:space="preserve"> </w:t>
      </w:r>
      <w:r>
        <w:t>banking</w:t>
      </w:r>
      <w:r>
        <w:rPr>
          <w:spacing w:val="15"/>
        </w:rPr>
        <w:t xml:space="preserve"> </w:t>
      </w:r>
      <w:r>
        <w:t>needs,</w:t>
      </w:r>
      <w:r>
        <w:rPr>
          <w:spacing w:val="21"/>
        </w:rPr>
        <w:t xml:space="preserve"> </w:t>
      </w:r>
      <w:r>
        <w:t>additional</w:t>
      </w:r>
      <w:r>
        <w:rPr>
          <w:spacing w:val="15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recommendations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proofErr w:type="spellStart"/>
      <w:r>
        <w:t>noti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fications</w:t>
      </w:r>
      <w:proofErr w:type="spellEnd"/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required.</w:t>
      </w:r>
      <w:r>
        <w:rPr>
          <w:spacing w:val="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existing,</w:t>
      </w:r>
      <w:r>
        <w:rPr>
          <w:spacing w:val="16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customer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give</w:t>
      </w:r>
    </w:p>
    <w:p w14:paraId="6A31B3F5" w14:textId="77777777" w:rsidR="00DE70B6" w:rsidRDefault="00DE70B6">
      <w:pPr>
        <w:spacing w:line="357" w:lineRule="auto"/>
        <w:jc w:val="right"/>
        <w:sectPr w:rsidR="00DE70B6">
          <w:pgSz w:w="11910" w:h="16840"/>
          <w:pgMar w:top="1400" w:right="1260" w:bottom="1020" w:left="1260" w:header="0" w:footer="833" w:gutter="0"/>
          <w:cols w:space="708"/>
        </w:sectPr>
      </w:pPr>
    </w:p>
    <w:tbl>
      <w:tblPr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371"/>
        <w:gridCol w:w="1793"/>
        <w:gridCol w:w="1643"/>
      </w:tblGrid>
      <w:tr w:rsidR="00DE70B6" w14:paraId="69ABCA23" w14:textId="77777777">
        <w:trPr>
          <w:trHeight w:val="286"/>
        </w:trPr>
        <w:tc>
          <w:tcPr>
            <w:tcW w:w="2491" w:type="dxa"/>
          </w:tcPr>
          <w:p w14:paraId="0FD1BD3D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371" w:type="dxa"/>
          </w:tcPr>
          <w:p w14:paraId="7C557611" w14:textId="77777777" w:rsidR="00DE70B6" w:rsidRDefault="00603B20">
            <w:pPr>
              <w:pStyle w:val="TableParagraph"/>
              <w:ind w:left="103" w:right="96"/>
              <w:rPr>
                <w:b/>
                <w:sz w:val="24"/>
              </w:rPr>
            </w:pPr>
            <w:bookmarkStart w:id="622" w:name="_bookmark59"/>
            <w:bookmarkEnd w:id="622"/>
            <w:r>
              <w:rPr>
                <w:b/>
                <w:sz w:val="24"/>
              </w:rPr>
              <w:t>Development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costs,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793" w:type="dxa"/>
          </w:tcPr>
          <w:p w14:paraId="759F711E" w14:textId="77777777" w:rsidR="00DE70B6" w:rsidRDefault="00603B20">
            <w:pPr>
              <w:pStyle w:val="TableParagraph"/>
              <w:ind w:left="94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fees,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43" w:type="dxa"/>
          </w:tcPr>
          <w:p w14:paraId="00C3915A" w14:textId="77777777" w:rsidR="00DE70B6" w:rsidRDefault="00603B20">
            <w:pPr>
              <w:pStyle w:val="TableParagraph"/>
              <w:ind w:left="95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Time,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months</w:t>
            </w:r>
          </w:p>
        </w:tc>
      </w:tr>
      <w:tr w:rsidR="00DE70B6" w14:paraId="0AF19388" w14:textId="77777777">
        <w:trPr>
          <w:trHeight w:val="286"/>
        </w:trPr>
        <w:tc>
          <w:tcPr>
            <w:tcW w:w="2491" w:type="dxa"/>
          </w:tcPr>
          <w:p w14:paraId="7E769381" w14:textId="77777777" w:rsidR="00DE70B6" w:rsidRDefault="00603B20">
            <w:pPr>
              <w:pStyle w:val="TableParagraph"/>
              <w:ind w:left="99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Software-as-a-Service</w:t>
            </w:r>
          </w:p>
        </w:tc>
        <w:tc>
          <w:tcPr>
            <w:tcW w:w="2371" w:type="dxa"/>
          </w:tcPr>
          <w:p w14:paraId="2605ABA8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15’000-30’000</w:t>
            </w:r>
          </w:p>
        </w:tc>
        <w:tc>
          <w:tcPr>
            <w:tcW w:w="1793" w:type="dxa"/>
          </w:tcPr>
          <w:p w14:paraId="4297262C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6’000-15’000</w:t>
            </w:r>
          </w:p>
        </w:tc>
        <w:tc>
          <w:tcPr>
            <w:tcW w:w="1643" w:type="dxa"/>
          </w:tcPr>
          <w:p w14:paraId="3BA02D2B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DE70B6" w14:paraId="360E1728" w14:textId="77777777">
        <w:trPr>
          <w:trHeight w:val="286"/>
        </w:trPr>
        <w:tc>
          <w:tcPr>
            <w:tcW w:w="2491" w:type="dxa"/>
          </w:tcPr>
          <w:p w14:paraId="70B571C4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premise</w:t>
            </w:r>
          </w:p>
        </w:tc>
        <w:tc>
          <w:tcPr>
            <w:tcW w:w="2371" w:type="dxa"/>
          </w:tcPr>
          <w:p w14:paraId="7BDA503B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25’000-50’000</w:t>
            </w:r>
          </w:p>
        </w:tc>
        <w:tc>
          <w:tcPr>
            <w:tcW w:w="1793" w:type="dxa"/>
          </w:tcPr>
          <w:p w14:paraId="0144D429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10’000-25’000</w:t>
            </w:r>
          </w:p>
        </w:tc>
        <w:tc>
          <w:tcPr>
            <w:tcW w:w="1643" w:type="dxa"/>
          </w:tcPr>
          <w:p w14:paraId="488BCB96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DE70B6" w14:paraId="59DC5261" w14:textId="77777777">
        <w:trPr>
          <w:trHeight w:val="286"/>
        </w:trPr>
        <w:tc>
          <w:tcPr>
            <w:tcW w:w="2491" w:type="dxa"/>
          </w:tcPr>
          <w:p w14:paraId="559B1A6B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In-house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71" w:type="dxa"/>
          </w:tcPr>
          <w:p w14:paraId="3A516040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100’000-300’000</w:t>
            </w:r>
          </w:p>
        </w:tc>
        <w:tc>
          <w:tcPr>
            <w:tcW w:w="1793" w:type="dxa"/>
          </w:tcPr>
          <w:p w14:paraId="5EE647DF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50’000-100’000</w:t>
            </w:r>
          </w:p>
        </w:tc>
        <w:tc>
          <w:tcPr>
            <w:tcW w:w="1643" w:type="dxa"/>
          </w:tcPr>
          <w:p w14:paraId="436020EF" w14:textId="77777777" w:rsidR="00DE70B6" w:rsidRDefault="00603B20">
            <w:pPr>
              <w:pStyle w:val="TableParagraph"/>
              <w:ind w:left="95" w:right="88"/>
              <w:rPr>
                <w:sz w:val="24"/>
              </w:rPr>
            </w:pPr>
            <w:r>
              <w:rPr>
                <w:sz w:val="24"/>
              </w:rPr>
              <w:t>4-6</w:t>
            </w:r>
          </w:p>
        </w:tc>
      </w:tr>
    </w:tbl>
    <w:p w14:paraId="7451401B" w14:textId="77777777" w:rsidR="00DE70B6" w:rsidRDefault="00DE70B6">
      <w:pPr>
        <w:pStyle w:val="BodyText"/>
        <w:spacing w:before="8"/>
        <w:ind w:left="0"/>
        <w:rPr>
          <w:sz w:val="7"/>
        </w:rPr>
      </w:pPr>
    </w:p>
    <w:p w14:paraId="6C154916" w14:textId="77777777" w:rsidR="00DE70B6" w:rsidRDefault="00603B20">
      <w:pPr>
        <w:pStyle w:val="BodyText"/>
        <w:spacing w:before="90"/>
        <w:ind w:left="583" w:right="583"/>
        <w:jc w:val="center"/>
      </w:pPr>
      <w:r>
        <w:t>Table</w:t>
      </w:r>
      <w:r>
        <w:rPr>
          <w:spacing w:val="-8"/>
        </w:rPr>
        <w:t xml:space="preserve"> </w:t>
      </w:r>
      <w:r>
        <w:t>9.</w:t>
      </w:r>
      <w:r>
        <w:rPr>
          <w:spacing w:val="9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costs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ML&amp;AI-based</w:t>
      </w:r>
      <w:r>
        <w:rPr>
          <w:spacing w:val="-8"/>
        </w:rPr>
        <w:t xml:space="preserve"> </w:t>
      </w:r>
      <w:r>
        <w:t>Recommendation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Notification</w:t>
      </w:r>
      <w:r>
        <w:rPr>
          <w:spacing w:val="-8"/>
        </w:rPr>
        <w:t xml:space="preserve"> </w:t>
      </w:r>
      <w:r>
        <w:t>solution</w:t>
      </w:r>
    </w:p>
    <w:p w14:paraId="07A1C5CF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642E5091" w14:textId="77777777" w:rsidR="00DE70B6" w:rsidRDefault="00DE70B6">
      <w:pPr>
        <w:pStyle w:val="BodyText"/>
        <w:spacing w:before="8" w:after="1"/>
        <w:ind w:left="0"/>
        <w:rPr>
          <w:sz w:val="20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1"/>
        <w:gridCol w:w="2371"/>
        <w:gridCol w:w="1913"/>
        <w:gridCol w:w="1643"/>
      </w:tblGrid>
      <w:tr w:rsidR="00DE70B6" w14:paraId="1FA741A2" w14:textId="77777777">
        <w:trPr>
          <w:trHeight w:val="286"/>
        </w:trPr>
        <w:tc>
          <w:tcPr>
            <w:tcW w:w="2491" w:type="dxa"/>
          </w:tcPr>
          <w:p w14:paraId="5FD5B79F" w14:textId="77777777" w:rsidR="00DE70B6" w:rsidRDefault="00DE70B6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371" w:type="dxa"/>
          </w:tcPr>
          <w:p w14:paraId="24F22CA6" w14:textId="77777777" w:rsidR="00DE70B6" w:rsidRDefault="00603B20">
            <w:pPr>
              <w:pStyle w:val="TableParagraph"/>
              <w:ind w:left="103" w:right="96"/>
              <w:rPr>
                <w:b/>
                <w:sz w:val="24"/>
              </w:rPr>
            </w:pPr>
            <w:bookmarkStart w:id="623" w:name="_bookmark60"/>
            <w:bookmarkEnd w:id="623"/>
            <w:r>
              <w:rPr>
                <w:b/>
                <w:sz w:val="24"/>
              </w:rPr>
              <w:t>Development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costs,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913" w:type="dxa"/>
          </w:tcPr>
          <w:p w14:paraId="79A7A6A1" w14:textId="77777777" w:rsidR="00DE70B6" w:rsidRDefault="00603B20">
            <w:pPr>
              <w:pStyle w:val="TableParagraph"/>
              <w:ind w:right="2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fees,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</w:p>
        </w:tc>
        <w:tc>
          <w:tcPr>
            <w:tcW w:w="1643" w:type="dxa"/>
          </w:tcPr>
          <w:p w14:paraId="2FB075E3" w14:textId="77777777" w:rsidR="00DE70B6" w:rsidRDefault="00603B20">
            <w:pPr>
              <w:pStyle w:val="TableParagraph"/>
              <w:ind w:left="95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Time,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months</w:t>
            </w:r>
          </w:p>
        </w:tc>
      </w:tr>
      <w:tr w:rsidR="00DE70B6" w14:paraId="1A676329" w14:textId="77777777">
        <w:trPr>
          <w:trHeight w:val="286"/>
        </w:trPr>
        <w:tc>
          <w:tcPr>
            <w:tcW w:w="2491" w:type="dxa"/>
          </w:tcPr>
          <w:p w14:paraId="6E8DB838" w14:textId="77777777" w:rsidR="00DE70B6" w:rsidRDefault="00603B20">
            <w:pPr>
              <w:pStyle w:val="TableParagraph"/>
              <w:ind w:left="99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Software-as-a-Service</w:t>
            </w:r>
          </w:p>
        </w:tc>
        <w:tc>
          <w:tcPr>
            <w:tcW w:w="2371" w:type="dxa"/>
          </w:tcPr>
          <w:p w14:paraId="4DE12A6A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65’000-135’000</w:t>
            </w:r>
          </w:p>
        </w:tc>
        <w:tc>
          <w:tcPr>
            <w:tcW w:w="1913" w:type="dxa"/>
          </w:tcPr>
          <w:p w14:paraId="5224F7E7" w14:textId="77777777" w:rsidR="00DE70B6" w:rsidRDefault="00603B20">
            <w:pPr>
              <w:pStyle w:val="TableParagraph"/>
              <w:ind w:right="169"/>
              <w:jc w:val="right"/>
              <w:rPr>
                <w:sz w:val="24"/>
              </w:rPr>
            </w:pPr>
            <w:r>
              <w:rPr>
                <w:sz w:val="24"/>
              </w:rPr>
              <w:t>86’000-425’000</w:t>
            </w:r>
          </w:p>
        </w:tc>
        <w:tc>
          <w:tcPr>
            <w:tcW w:w="1643" w:type="dxa"/>
          </w:tcPr>
          <w:p w14:paraId="6F473920" w14:textId="77777777" w:rsidR="00DE70B6" w:rsidRDefault="00603B20">
            <w:pPr>
              <w:pStyle w:val="TableParagraph"/>
              <w:ind w:left="95" w:right="89"/>
              <w:rPr>
                <w:sz w:val="24"/>
              </w:rPr>
            </w:pPr>
            <w:r>
              <w:rPr>
                <w:sz w:val="24"/>
              </w:rPr>
              <w:t>6-12</w:t>
            </w:r>
          </w:p>
        </w:tc>
      </w:tr>
      <w:tr w:rsidR="00DE70B6" w14:paraId="3E5341B0" w14:textId="77777777">
        <w:trPr>
          <w:trHeight w:val="286"/>
        </w:trPr>
        <w:tc>
          <w:tcPr>
            <w:tcW w:w="2491" w:type="dxa"/>
          </w:tcPr>
          <w:p w14:paraId="0B53C9FB" w14:textId="77777777" w:rsidR="00DE70B6" w:rsidRDefault="00603B20">
            <w:pPr>
              <w:pStyle w:val="TableParagraph"/>
              <w:ind w:left="9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premise</w:t>
            </w:r>
          </w:p>
        </w:tc>
        <w:tc>
          <w:tcPr>
            <w:tcW w:w="2371" w:type="dxa"/>
          </w:tcPr>
          <w:p w14:paraId="28784A7F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725’000-1’100’00</w:t>
            </w:r>
          </w:p>
        </w:tc>
        <w:tc>
          <w:tcPr>
            <w:tcW w:w="1913" w:type="dxa"/>
          </w:tcPr>
          <w:p w14:paraId="29CEB956" w14:textId="77777777" w:rsidR="00DE70B6" w:rsidRDefault="00603B20">
            <w:pPr>
              <w:pStyle w:val="TableParagraph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210’000-300’000</w:t>
            </w:r>
          </w:p>
        </w:tc>
        <w:tc>
          <w:tcPr>
            <w:tcW w:w="1643" w:type="dxa"/>
          </w:tcPr>
          <w:p w14:paraId="7AA8F1DA" w14:textId="77777777" w:rsidR="00DE70B6" w:rsidRDefault="00603B20">
            <w:pPr>
              <w:pStyle w:val="TableParagraph"/>
              <w:ind w:left="95" w:right="89"/>
              <w:rPr>
                <w:sz w:val="24"/>
              </w:rPr>
            </w:pPr>
            <w:r>
              <w:rPr>
                <w:sz w:val="24"/>
              </w:rPr>
              <w:t>9-18</w:t>
            </w:r>
          </w:p>
        </w:tc>
      </w:tr>
      <w:tr w:rsidR="00DE70B6" w14:paraId="014F5335" w14:textId="77777777">
        <w:trPr>
          <w:trHeight w:val="286"/>
        </w:trPr>
        <w:tc>
          <w:tcPr>
            <w:tcW w:w="2491" w:type="dxa"/>
          </w:tcPr>
          <w:p w14:paraId="1B0BE2C5" w14:textId="77777777" w:rsidR="00DE70B6" w:rsidRDefault="00603B20">
            <w:pPr>
              <w:pStyle w:val="TableParagraph"/>
              <w:ind w:left="99" w:right="93"/>
              <w:rPr>
                <w:b/>
                <w:sz w:val="24"/>
              </w:rPr>
            </w:pPr>
            <w:r>
              <w:rPr>
                <w:b/>
                <w:sz w:val="24"/>
              </w:rPr>
              <w:t>In-house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71" w:type="dxa"/>
          </w:tcPr>
          <w:p w14:paraId="32074D46" w14:textId="77777777" w:rsidR="00DE70B6" w:rsidRDefault="00603B20">
            <w:pPr>
              <w:pStyle w:val="TableParagraph"/>
              <w:ind w:left="103" w:right="96"/>
              <w:rPr>
                <w:sz w:val="24"/>
              </w:rPr>
            </w:pPr>
            <w:r>
              <w:rPr>
                <w:sz w:val="24"/>
              </w:rPr>
              <w:t>700’000-2’500’000</w:t>
            </w:r>
          </w:p>
        </w:tc>
        <w:tc>
          <w:tcPr>
            <w:tcW w:w="1913" w:type="dxa"/>
          </w:tcPr>
          <w:p w14:paraId="5D2C48A0" w14:textId="77777777" w:rsidR="00DE70B6" w:rsidRDefault="00603B20">
            <w:pPr>
              <w:pStyle w:val="TableParagraph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200’000-550’000</w:t>
            </w:r>
          </w:p>
        </w:tc>
        <w:tc>
          <w:tcPr>
            <w:tcW w:w="1643" w:type="dxa"/>
          </w:tcPr>
          <w:p w14:paraId="06EB05EF" w14:textId="77777777" w:rsidR="00DE70B6" w:rsidRDefault="00603B20">
            <w:pPr>
              <w:pStyle w:val="TableParagraph"/>
              <w:ind w:left="95" w:right="89"/>
              <w:rPr>
                <w:sz w:val="24"/>
              </w:rPr>
            </w:pPr>
            <w:r>
              <w:rPr>
                <w:sz w:val="24"/>
              </w:rPr>
              <w:t>12-24</w:t>
            </w:r>
          </w:p>
        </w:tc>
      </w:tr>
    </w:tbl>
    <w:p w14:paraId="5B37C044" w14:textId="77777777" w:rsidR="00DE70B6" w:rsidRDefault="00603B20">
      <w:pPr>
        <w:pStyle w:val="BodyText"/>
        <w:spacing w:before="179"/>
        <w:ind w:left="583" w:right="583"/>
        <w:jc w:val="center"/>
      </w:pPr>
      <w:r>
        <w:t>Table</w:t>
      </w:r>
      <w:r>
        <w:rPr>
          <w:spacing w:val="-6"/>
        </w:rPr>
        <w:t xml:space="preserve"> </w:t>
      </w:r>
      <w:r>
        <w:t>10.</w:t>
      </w:r>
      <w:r>
        <w:rPr>
          <w:spacing w:val="13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NLP</w:t>
      </w:r>
      <w:r>
        <w:rPr>
          <w:spacing w:val="-6"/>
        </w:rPr>
        <w:t xml:space="preserve"> </w:t>
      </w:r>
      <w:r>
        <w:t>Chat-bot</w:t>
      </w:r>
      <w:r>
        <w:rPr>
          <w:spacing w:val="-5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Recommendations</w:t>
      </w:r>
    </w:p>
    <w:p w14:paraId="04D7CA66" w14:textId="77777777" w:rsidR="00DE70B6" w:rsidRDefault="00603B20">
      <w:pPr>
        <w:spacing w:before="120"/>
        <w:ind w:left="583" w:right="583"/>
        <w:jc w:val="center"/>
        <w:rPr>
          <w:sz w:val="20"/>
        </w:rPr>
      </w:pPr>
      <w:r>
        <w:rPr>
          <w:i/>
          <w:sz w:val="20"/>
        </w:rPr>
        <w:t>Source:</w:t>
      </w:r>
      <w:r>
        <w:rPr>
          <w:i/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-6"/>
          <w:sz w:val="20"/>
        </w:rPr>
        <w:t xml:space="preserve"> </w:t>
      </w:r>
      <w:r>
        <w:rPr>
          <w:sz w:val="20"/>
        </w:rPr>
        <w:t>study</w:t>
      </w:r>
    </w:p>
    <w:p w14:paraId="657C53E3" w14:textId="77777777" w:rsidR="00DE70B6" w:rsidRDefault="00DE70B6">
      <w:pPr>
        <w:pStyle w:val="BodyText"/>
        <w:ind w:left="0"/>
        <w:rPr>
          <w:sz w:val="22"/>
        </w:rPr>
      </w:pPr>
    </w:p>
    <w:p w14:paraId="6DAB2B71" w14:textId="77777777" w:rsidR="00DE70B6" w:rsidRDefault="00603B20">
      <w:pPr>
        <w:pStyle w:val="BodyText"/>
        <w:spacing w:before="160" w:line="357" w:lineRule="auto"/>
        <w:ind w:left="157" w:right="154"/>
        <w:jc w:val="both"/>
      </w:pPr>
      <w:r>
        <w:t>personalized</w:t>
      </w:r>
      <w:r>
        <w:rPr>
          <w:spacing w:val="-8"/>
        </w:rPr>
        <w:t xml:space="preserve"> </w:t>
      </w:r>
      <w:r>
        <w:t>recommendations</w:t>
      </w:r>
      <w:r>
        <w:rPr>
          <w:spacing w:val="-6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answers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chat-bot,</w:t>
      </w:r>
      <w:r>
        <w:rPr>
          <w:spacing w:val="-6"/>
        </w:rPr>
        <w:t xml:space="preserve"> </w:t>
      </w:r>
      <w:r>
        <w:t>dialog</w:t>
      </w:r>
      <w:r>
        <w:rPr>
          <w:spacing w:val="-8"/>
        </w:rPr>
        <w:t xml:space="preserve"> </w:t>
      </w:r>
      <w:proofErr w:type="spellStart"/>
      <w:r>
        <w:t>initia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notifications.</w:t>
      </w:r>
    </w:p>
    <w:p w14:paraId="5AAE712E" w14:textId="77777777" w:rsidR="00DE70B6" w:rsidRDefault="00603B20">
      <w:pPr>
        <w:pStyle w:val="BodyText"/>
        <w:spacing w:before="1" w:line="357" w:lineRule="auto"/>
        <w:ind w:left="157" w:right="153" w:firstLine="566"/>
        <w:jc w:val="both"/>
      </w:pPr>
      <w:r>
        <w:t>As a result, bank would be able to create new system, a chat-bot with high levels of user</w:t>
      </w:r>
      <w:r>
        <w:rPr>
          <w:spacing w:val="-57"/>
        </w:rPr>
        <w:t xml:space="preserve"> </w:t>
      </w:r>
      <w:r>
        <w:rPr>
          <w:w w:val="95"/>
        </w:rPr>
        <w:t>engagement and a farseeing growth basis.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Existing forms of development are </w:t>
      </w:r>
      <w:proofErr w:type="spellStart"/>
      <w:r>
        <w:rPr>
          <w:w w:val="95"/>
        </w:rPr>
        <w:t>extremelly</w:t>
      </w:r>
      <w:proofErr w:type="spellEnd"/>
      <w:r>
        <w:rPr>
          <w:w w:val="95"/>
        </w:rPr>
        <w:t xml:space="preserve"> flexible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suit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forms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budget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available.</w:t>
      </w:r>
      <w:r>
        <w:rPr>
          <w:spacing w:val="16"/>
        </w:rPr>
        <w:t xml:space="preserve"> </w:t>
      </w:r>
      <w:r>
        <w:t>Ban</w:t>
      </w:r>
      <w:r>
        <w:t>ks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influence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control over product based on their needs. Nonetheless, entire system and approach is a very</w:t>
      </w:r>
      <w:r>
        <w:rPr>
          <w:spacing w:val="1"/>
        </w:rPr>
        <w:t xml:space="preserve"> </w:t>
      </w:r>
      <w:r>
        <w:t>risky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proofErr w:type="spellStart"/>
      <w:r>
        <w:t>extremelly</w:t>
      </w:r>
      <w:proofErr w:type="spellEnd"/>
      <w:r>
        <w:rPr>
          <w:spacing w:val="-3"/>
        </w:rPr>
        <w:t xml:space="preserve"> </w:t>
      </w:r>
      <w:r>
        <w:t>precisely</w:t>
      </w:r>
      <w:r>
        <w:rPr>
          <w:spacing w:val="-2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management.</w:t>
      </w:r>
    </w:p>
    <w:p w14:paraId="7138D789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260" w:bottom="1020" w:left="1260" w:header="0" w:footer="833" w:gutter="0"/>
          <w:cols w:space="708"/>
        </w:sectPr>
      </w:pPr>
    </w:p>
    <w:p w14:paraId="2CB19D34" w14:textId="77777777" w:rsidR="00DE70B6" w:rsidRDefault="00603B20">
      <w:pPr>
        <w:pStyle w:val="Heading1"/>
      </w:pPr>
      <w:bookmarkStart w:id="624" w:name="Conclusions"/>
      <w:bookmarkStart w:id="625" w:name="_bookmark61"/>
      <w:bookmarkEnd w:id="624"/>
      <w:bookmarkEnd w:id="625"/>
      <w:r>
        <w:lastRenderedPageBreak/>
        <w:t>CONCLUSIONS</w:t>
      </w:r>
    </w:p>
    <w:p w14:paraId="34E8A63D" w14:textId="77777777" w:rsidR="00DE70B6" w:rsidRDefault="00DE70B6">
      <w:pPr>
        <w:pStyle w:val="BodyText"/>
        <w:ind w:left="0"/>
        <w:rPr>
          <w:b/>
          <w:sz w:val="26"/>
        </w:rPr>
      </w:pPr>
    </w:p>
    <w:p w14:paraId="5C3E3D89" w14:textId="77777777" w:rsidR="00DE70B6" w:rsidRDefault="00603B20">
      <w:pPr>
        <w:pStyle w:val="BodyText"/>
        <w:spacing w:before="195" w:line="357" w:lineRule="auto"/>
        <w:ind w:left="157" w:right="153" w:firstLine="566"/>
        <w:jc w:val="both"/>
      </w:pPr>
      <w:r>
        <w:t>The main trend in commercial banking for the last decade is openness and availability.</w:t>
      </w:r>
      <w:r>
        <w:rPr>
          <w:spacing w:val="1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though,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regulatory</w:t>
      </w:r>
      <w:r>
        <w:rPr>
          <w:spacing w:val="-10"/>
        </w:rPr>
        <w:t xml:space="preserve"> </w:t>
      </w:r>
      <w:r>
        <w:t>perspective,</w:t>
      </w:r>
      <w:r>
        <w:rPr>
          <w:spacing w:val="-8"/>
        </w:rPr>
        <w:t xml:space="preserve"> </w:t>
      </w:r>
      <w:r>
        <w:t>forcing</w:t>
      </w:r>
      <w:r>
        <w:rPr>
          <w:spacing w:val="-9"/>
        </w:rPr>
        <w:t xml:space="preserve"> </w:t>
      </w:r>
      <w:r>
        <w:t>banks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third-party</w:t>
      </w:r>
      <w:r>
        <w:rPr>
          <w:spacing w:val="-9"/>
        </w:rPr>
        <w:t xml:space="preserve"> </w:t>
      </w:r>
      <w:r>
        <w:t>services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proofErr w:type="spellStart"/>
      <w:r>
        <w:t>oper</w:t>
      </w:r>
      <w:proofErr w:type="spellEnd"/>
      <w:r>
        <w:t>-</w:t>
      </w:r>
      <w:r>
        <w:rPr>
          <w:spacing w:val="-58"/>
        </w:rPr>
        <w:t xml:space="preserve"> </w:t>
      </w:r>
      <w:r>
        <w:t>ate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monopolies,</w:t>
      </w:r>
      <w:r>
        <w:rPr>
          <w:spacing w:val="-2"/>
        </w:rPr>
        <w:t xml:space="preserve"> </w:t>
      </w:r>
      <w:r>
        <w:t>openness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availabil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ity</w:t>
      </w:r>
      <w:proofErr w:type="spellEnd"/>
      <w:r>
        <w:t xml:space="preserve"> is highly important on banking market by themselves. The market of information systems,</w:t>
      </w:r>
      <w:r>
        <w:rPr>
          <w:spacing w:val="1"/>
        </w:rPr>
        <w:t xml:space="preserve"> </w:t>
      </w:r>
      <w:r>
        <w:t>services and technologies is in all-time high and, obviously, affects such a giant as a banking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Banks by its structure a</w:t>
      </w:r>
      <w:r>
        <w:t>re stable and fundamental, which is a logical barrier against</w:t>
      </w:r>
      <w:r>
        <w:rPr>
          <w:spacing w:val="1"/>
        </w:rPr>
        <w:t xml:space="preserve"> </w:t>
      </w:r>
      <w:r>
        <w:t>extensive development and changes. Nevertheless, an exponential growth of digital fields is a</w:t>
      </w:r>
      <w:r>
        <w:rPr>
          <w:spacing w:val="1"/>
        </w:rPr>
        <w:t xml:space="preserve"> </w:t>
      </w:r>
      <w:r>
        <w:t>catalyst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evolution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market.</w:t>
      </w:r>
    </w:p>
    <w:p w14:paraId="5ACBA6A1" w14:textId="77777777" w:rsidR="00DE70B6" w:rsidRDefault="00603B20">
      <w:pPr>
        <w:pStyle w:val="BodyText"/>
        <w:spacing w:before="5" w:line="357" w:lineRule="auto"/>
        <w:ind w:left="157" w:right="153" w:firstLine="566"/>
        <w:jc w:val="both"/>
      </w:pPr>
      <w:r>
        <w:rPr>
          <w:w w:val="95"/>
        </w:rPr>
        <w:t>Nowadays, commercial banks do both front-office and back</w:t>
      </w:r>
      <w:r>
        <w:rPr>
          <w:w w:val="95"/>
        </w:rPr>
        <w:t>-office work.</w:t>
      </w:r>
      <w:r>
        <w:rPr>
          <w:spacing w:val="1"/>
          <w:w w:val="95"/>
        </w:rPr>
        <w:t xml:space="preserve"> </w:t>
      </w:r>
      <w:r>
        <w:rPr>
          <w:w w:val="95"/>
        </w:rPr>
        <w:t>Famous banking</w:t>
      </w:r>
      <w:r>
        <w:rPr>
          <w:spacing w:val="1"/>
          <w:w w:val="95"/>
        </w:rPr>
        <w:t xml:space="preserve"> </w:t>
      </w:r>
      <w:r>
        <w:t>stability and guarantees are good for back-office, but can be a massive hurdle in a front-office.</w:t>
      </w:r>
      <w:r>
        <w:rPr>
          <w:spacing w:val="-57"/>
        </w:rPr>
        <w:t xml:space="preserve"> </w:t>
      </w:r>
      <w:r>
        <w:t>Front-office,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interaction,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fast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achieve</w:t>
      </w:r>
      <w:r>
        <w:rPr>
          <w:spacing w:val="-57"/>
        </w:rPr>
        <w:t xml:space="preserve"> </w:t>
      </w:r>
      <w:r>
        <w:t>its client, client’s needs a</w:t>
      </w:r>
      <w:r>
        <w:t>nd purposes.</w:t>
      </w:r>
      <w:r>
        <w:rPr>
          <w:spacing w:val="1"/>
        </w:rPr>
        <w:t xml:space="preserve"> </w:t>
      </w:r>
      <w:r>
        <w:t>Especially, when entire human ecosystem creates new</w:t>
      </w:r>
      <w:r>
        <w:rPr>
          <w:spacing w:val="1"/>
        </w:rPr>
        <w:t xml:space="preserve"> </w:t>
      </w:r>
      <w:r>
        <w:t>forms of people communication and interaction. Extrapolating last two decades we can expect</w:t>
      </w:r>
      <w:r>
        <w:rPr>
          <w:spacing w:val="-57"/>
        </w:rPr>
        <w:t xml:space="preserve"> </w:t>
      </w:r>
      <w:r>
        <w:rPr>
          <w:w w:val="95"/>
        </w:rPr>
        <w:t>future development of both banking openness and world digitalization.</w:t>
      </w:r>
      <w:r>
        <w:rPr>
          <w:spacing w:val="54"/>
        </w:rPr>
        <w:t xml:space="preserve"> </w:t>
      </w:r>
      <w:r>
        <w:rPr>
          <w:w w:val="95"/>
        </w:rPr>
        <w:t>Accordingly,</w:t>
      </w:r>
      <w:r>
        <w:rPr>
          <w:spacing w:val="54"/>
        </w:rPr>
        <w:t xml:space="preserve"> </w:t>
      </w:r>
      <w:r>
        <w:rPr>
          <w:w w:val="95"/>
        </w:rPr>
        <w:t>banks have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changes.</w:t>
      </w:r>
    </w:p>
    <w:p w14:paraId="51C463FA" w14:textId="77777777" w:rsidR="00DE70B6" w:rsidRDefault="00603B20">
      <w:pPr>
        <w:pStyle w:val="BodyText"/>
        <w:spacing w:before="3" w:line="357" w:lineRule="auto"/>
        <w:ind w:left="157" w:right="154" w:firstLine="566"/>
        <w:jc w:val="both"/>
      </w:pPr>
      <w:r>
        <w:t>Currently,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trends,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bank</w:t>
      </w:r>
      <w:r>
        <w:rPr>
          <w:spacing w:val="-8"/>
        </w:rPr>
        <w:t xml:space="preserve"> </w:t>
      </w:r>
      <w:r>
        <w:t>evolution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formulating</w:t>
      </w:r>
      <w:r>
        <w:rPr>
          <w:spacing w:val="-8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Bank-as-a-Service</w:t>
      </w:r>
      <w:r>
        <w:rPr>
          <w:spacing w:val="-58"/>
        </w:rPr>
        <w:t xml:space="preserve"> </w:t>
      </w:r>
      <w:r>
        <w:rPr>
          <w:w w:val="95"/>
        </w:rPr>
        <w:t>and Bank-as-a-Platform.</w:t>
      </w:r>
      <w:r>
        <w:rPr>
          <w:spacing w:val="1"/>
          <w:w w:val="95"/>
        </w:rPr>
        <w:t xml:space="preserve"> </w:t>
      </w:r>
      <w:r>
        <w:rPr>
          <w:w w:val="95"/>
        </w:rPr>
        <w:t>Bank-as-a-Service in a final form makes from a bank a back-office only</w:t>
      </w:r>
      <w:r>
        <w:rPr>
          <w:spacing w:val="1"/>
          <w:w w:val="95"/>
        </w:rPr>
        <w:t xml:space="preserve"> </w:t>
      </w:r>
      <w:r>
        <w:t>construct, whose customers are various financial s</w:t>
      </w:r>
      <w:r>
        <w:t>ervices, which can be risky, can experiment</w:t>
      </w:r>
      <w:r>
        <w:rPr>
          <w:spacing w:val="1"/>
        </w:rPr>
        <w:t xml:space="preserve"> </w:t>
      </w:r>
      <w:r>
        <w:t>and are not too big to fall. Although, this form reminds of factoring, it is not. In spite, those</w:t>
      </w:r>
      <w:r>
        <w:rPr>
          <w:spacing w:val="1"/>
        </w:rPr>
        <w:t xml:space="preserve"> </w:t>
      </w:r>
      <w:r>
        <w:t>third-party</w:t>
      </w:r>
      <w:r>
        <w:rPr>
          <w:spacing w:val="-11"/>
        </w:rPr>
        <w:t xml:space="preserve"> </w:t>
      </w:r>
      <w:r>
        <w:t>financial</w:t>
      </w:r>
      <w:r>
        <w:rPr>
          <w:spacing w:val="-11"/>
        </w:rPr>
        <w:t xml:space="preserve"> </w:t>
      </w:r>
      <w:r>
        <w:t>services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front-offices,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operate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fields,</w:t>
      </w:r>
      <w:r>
        <w:rPr>
          <w:spacing w:val="-10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are not availa</w:t>
      </w:r>
      <w:r>
        <w:t>ble to common bank, in a such way that clients even don’t know in which banks</w:t>
      </w:r>
      <w:r>
        <w:rPr>
          <w:spacing w:val="1"/>
        </w:rPr>
        <w:t xml:space="preserve"> </w:t>
      </w:r>
      <w:r>
        <w:t>their accounts and loans are.</w:t>
      </w:r>
      <w:r>
        <w:rPr>
          <w:spacing w:val="1"/>
        </w:rPr>
        <w:t xml:space="preserve"> </w:t>
      </w:r>
      <w:r>
        <w:t>Bank-as-a-Platform, oppositely, is a center, which unites other</w:t>
      </w:r>
      <w:r>
        <w:rPr>
          <w:spacing w:val="1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hood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brandname</w:t>
      </w:r>
      <w:proofErr w:type="spellEnd"/>
      <w:r>
        <w:t>.</w:t>
      </w:r>
    </w:p>
    <w:p w14:paraId="763C4077" w14:textId="77777777" w:rsidR="00DE70B6" w:rsidRDefault="00603B20">
      <w:pPr>
        <w:pStyle w:val="BodyText"/>
        <w:spacing w:before="4" w:line="357" w:lineRule="auto"/>
        <w:ind w:left="157" w:right="153" w:firstLine="566"/>
        <w:jc w:val="both"/>
      </w:pPr>
      <w:r>
        <w:t xml:space="preserve">Therefore, due to technology development, </w:t>
      </w:r>
      <w:proofErr w:type="spellStart"/>
      <w:r>
        <w:t>digitalizaton</w:t>
      </w:r>
      <w:proofErr w:type="spellEnd"/>
      <w:r>
        <w:t xml:space="preserve"> banks need new forms of inter-</w:t>
      </w:r>
      <w:r>
        <w:rPr>
          <w:spacing w:val="-57"/>
        </w:rPr>
        <w:t xml:space="preserve"> </w:t>
      </w:r>
      <w:r>
        <w:t>action.</w:t>
      </w:r>
      <w:r>
        <w:rPr>
          <w:spacing w:val="1"/>
        </w:rPr>
        <w:t xml:space="preserve"> </w:t>
      </w:r>
      <w:r>
        <w:t>Moreover, younger generation is known to be more textual, messenger-friendly, and</w:t>
      </w:r>
      <w:r>
        <w:rPr>
          <w:spacing w:val="1"/>
        </w:rPr>
        <w:t xml:space="preserve"> </w:t>
      </w:r>
      <w:r>
        <w:t>often voice interaction impacts negatively. Among possibilities, one of the mos</w:t>
      </w:r>
      <w:r>
        <w:t>t efficient is a</w:t>
      </w:r>
      <w:r>
        <w:rPr>
          <w:spacing w:val="1"/>
        </w:rPr>
        <w:t xml:space="preserve"> </w:t>
      </w:r>
      <w:r>
        <w:t>chat-bot. From customer perspective chat-bot allows solving problems without spending time</w:t>
      </w:r>
      <w:r>
        <w:rPr>
          <w:spacing w:val="1"/>
        </w:rPr>
        <w:t xml:space="preserve"> </w:t>
      </w:r>
      <w:r>
        <w:t>on waiting for a customer service and without repeating same question towards multiple con-</w:t>
      </w:r>
      <w:r>
        <w:rPr>
          <w:spacing w:val="1"/>
        </w:rPr>
        <w:t xml:space="preserve"> </w:t>
      </w:r>
      <w:proofErr w:type="spellStart"/>
      <w:r>
        <w:t>sultants</w:t>
      </w:r>
      <w:proofErr w:type="spellEnd"/>
      <w:r>
        <w:t>. From the banking side, more simple chat-bots d</w:t>
      </w:r>
      <w:r>
        <w:t>ecrease costs on customer service and</w:t>
      </w:r>
      <w:r>
        <w:rPr>
          <w:spacing w:val="-57"/>
        </w:rPr>
        <w:t xml:space="preserve"> </w:t>
      </w:r>
      <w:r>
        <w:t xml:space="preserve">open the possibility to transfer hired employees into less digital fields that require </w:t>
      </w:r>
      <w:proofErr w:type="spellStart"/>
      <w:r>
        <w:t>specializa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. Furthermore, the same instrument may significantly increase client engagement and offer</w:t>
      </w:r>
      <w:r>
        <w:rPr>
          <w:spacing w:val="-57"/>
        </w:rPr>
        <w:t xml:space="preserve"> </w:t>
      </w:r>
      <w:r>
        <w:t>growth</w:t>
      </w:r>
      <w:r>
        <w:rPr>
          <w:spacing w:val="11"/>
        </w:rPr>
        <w:t xml:space="preserve"> </w:t>
      </w:r>
      <w:r>
        <w:t>mechanisms.</w:t>
      </w:r>
      <w:r>
        <w:rPr>
          <w:spacing w:val="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hand,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achieve</w:t>
      </w:r>
      <w:r>
        <w:rPr>
          <w:spacing w:val="12"/>
        </w:rPr>
        <w:t xml:space="preserve"> </w:t>
      </w:r>
      <w:r>
        <w:t>client</w:t>
      </w:r>
      <w:r>
        <w:rPr>
          <w:spacing w:val="13"/>
        </w:rPr>
        <w:t xml:space="preserve"> </w:t>
      </w:r>
      <w:r>
        <w:t>engagement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men-</w:t>
      </w:r>
    </w:p>
    <w:p w14:paraId="0081FC7C" w14:textId="77777777" w:rsidR="00DE70B6" w:rsidRDefault="00DE70B6">
      <w:pPr>
        <w:spacing w:line="357" w:lineRule="auto"/>
        <w:jc w:val="both"/>
        <w:sectPr w:rsidR="00DE70B6">
          <w:pgSz w:w="11910" w:h="16840"/>
          <w:pgMar w:top="1400" w:right="1260" w:bottom="1020" w:left="1260" w:header="0" w:footer="833" w:gutter="0"/>
          <w:cols w:space="708"/>
        </w:sectPr>
      </w:pPr>
    </w:p>
    <w:p w14:paraId="15BFE037" w14:textId="77777777" w:rsidR="00DE70B6" w:rsidRDefault="00603B20">
      <w:pPr>
        <w:pStyle w:val="BodyText"/>
        <w:spacing w:before="74"/>
        <w:ind w:left="157"/>
        <w:jc w:val="both"/>
      </w:pPr>
      <w:proofErr w:type="spellStart"/>
      <w:r>
        <w:lastRenderedPageBreak/>
        <w:t>tioned</w:t>
      </w:r>
      <w:proofErr w:type="spellEnd"/>
      <w:r>
        <w:rPr>
          <w:spacing w:val="-3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mechanisms,</w:t>
      </w:r>
      <w:r>
        <w:rPr>
          <w:spacing w:val="-3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massive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costs.</w:t>
      </w:r>
    </w:p>
    <w:p w14:paraId="7D09562D" w14:textId="77777777" w:rsidR="00DE70B6" w:rsidRDefault="00603B20">
      <w:pPr>
        <w:pStyle w:val="BodyText"/>
        <w:spacing w:before="136" w:line="357" w:lineRule="auto"/>
        <w:ind w:left="157" w:right="153" w:firstLine="566"/>
        <w:jc w:val="both"/>
      </w:pPr>
      <w:r>
        <w:t>Regardless,</w:t>
      </w:r>
      <w:r>
        <w:rPr>
          <w:spacing w:val="-10"/>
        </w:rPr>
        <w:t xml:space="preserve"> </w:t>
      </w:r>
      <w:r>
        <w:t>banking</w:t>
      </w:r>
      <w:r>
        <w:rPr>
          <w:spacing w:val="-11"/>
        </w:rPr>
        <w:t xml:space="preserve"> </w:t>
      </w:r>
      <w:r>
        <w:t>sector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openness</w:t>
      </w:r>
      <w:r>
        <w:rPr>
          <w:spacing w:val="-11"/>
        </w:rPr>
        <w:t xml:space="preserve"> </w:t>
      </w:r>
      <w:r>
        <w:t>trend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evolution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market.</w:t>
      </w:r>
      <w:r>
        <w:rPr>
          <w:spacing w:val="34"/>
        </w:rPr>
        <w:t xml:space="preserve"> </w:t>
      </w:r>
      <w:r>
        <w:t>Moving</w:t>
      </w:r>
      <w:r>
        <w:rPr>
          <w:spacing w:val="22"/>
        </w:rPr>
        <w:t xml:space="preserve"> </w:t>
      </w:r>
      <w:r>
        <w:t>towards</w:t>
      </w:r>
      <w:r>
        <w:rPr>
          <w:spacing w:val="23"/>
        </w:rPr>
        <w:t xml:space="preserve"> </w:t>
      </w:r>
      <w:r>
        <w:t>Open</w:t>
      </w:r>
      <w:r>
        <w:rPr>
          <w:spacing w:val="23"/>
        </w:rPr>
        <w:t xml:space="preserve"> </w:t>
      </w:r>
      <w:r>
        <w:t>Banking</w:t>
      </w:r>
      <w:r>
        <w:rPr>
          <w:spacing w:val="22"/>
        </w:rPr>
        <w:t xml:space="preserve"> </w:t>
      </w:r>
      <w:r>
        <w:t>helps</w:t>
      </w:r>
      <w:r>
        <w:rPr>
          <w:spacing w:val="23"/>
        </w:rPr>
        <w:t xml:space="preserve"> </w:t>
      </w:r>
      <w:r>
        <w:t>banking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share</w:t>
      </w:r>
      <w:r>
        <w:rPr>
          <w:spacing w:val="22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risks</w:t>
      </w:r>
      <w:r>
        <w:rPr>
          <w:spacing w:val="-58"/>
        </w:rPr>
        <w:t xml:space="preserve"> </w:t>
      </w:r>
      <w:r>
        <w:t>in client interaction. Consequently, mentioned Machine Learning based chat-bots can be done</w:t>
      </w:r>
      <w:r>
        <w:rPr>
          <w:spacing w:val="1"/>
        </w:rPr>
        <w:t xml:space="preserve"> </w:t>
      </w:r>
      <w:r>
        <w:t>entirely by third-party providers and supported by them, if there are proper ins</w:t>
      </w:r>
      <w:r>
        <w:t>truments done</w:t>
      </w:r>
      <w:r>
        <w:rPr>
          <w:spacing w:val="1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bank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those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use.</w:t>
      </w:r>
      <w:r>
        <w:rPr>
          <w:spacing w:val="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side,</w:t>
      </w:r>
      <w:r>
        <w:rPr>
          <w:spacing w:val="17"/>
        </w:rPr>
        <w:t xml:space="preserve"> </w:t>
      </w:r>
      <w:r>
        <w:t>third-party</w:t>
      </w:r>
      <w:r>
        <w:rPr>
          <w:spacing w:val="13"/>
        </w:rPr>
        <w:t xml:space="preserve"> </w:t>
      </w:r>
      <w:r>
        <w:t>providers</w:t>
      </w:r>
      <w:r>
        <w:rPr>
          <w:spacing w:val="13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do it entirely, but can offer certain blocks of logic. In this case, a bank has to build a chat-bot</w:t>
      </w:r>
      <w:r>
        <w:rPr>
          <w:spacing w:val="1"/>
        </w:rPr>
        <w:t xml:space="preserve"> </w:t>
      </w:r>
      <w:r>
        <w:t>and invest, but with the help of third-party partners. For a bank mentioned system would be a</w:t>
      </w:r>
      <w:r>
        <w:rPr>
          <w:spacing w:val="1"/>
        </w:rPr>
        <w:t xml:space="preserve"> </w:t>
      </w:r>
      <w:r>
        <w:t>beautiful</w:t>
      </w:r>
      <w:r>
        <w:rPr>
          <w:spacing w:val="-14"/>
        </w:rPr>
        <w:t xml:space="preserve"> </w:t>
      </w:r>
      <w:r>
        <w:t>piece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technology,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state-of-art,</w:t>
      </w:r>
      <w:r>
        <w:rPr>
          <w:spacing w:val="-12"/>
        </w:rPr>
        <w:t xml:space="preserve"> </w:t>
      </w:r>
      <w:r>
        <w:t>even</w:t>
      </w:r>
      <w:r>
        <w:rPr>
          <w:spacing w:val="-14"/>
        </w:rPr>
        <w:t xml:space="preserve"> </w:t>
      </w:r>
      <w:r>
        <w:t>though</w:t>
      </w:r>
      <w:r>
        <w:rPr>
          <w:spacing w:val="-14"/>
        </w:rPr>
        <w:t xml:space="preserve"> </w:t>
      </w:r>
      <w:r>
        <w:t>i</w:t>
      </w:r>
      <w:r>
        <w:t>t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lots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investments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time.</w:t>
      </w:r>
    </w:p>
    <w:p w14:paraId="6A3BEA87" w14:textId="77777777" w:rsidR="00DE70B6" w:rsidRDefault="00603B20">
      <w:pPr>
        <w:pStyle w:val="BodyText"/>
        <w:spacing w:before="5" w:line="357" w:lineRule="auto"/>
        <w:ind w:left="157" w:right="156" w:firstLine="566"/>
        <w:jc w:val="both"/>
      </w:pPr>
      <w:r>
        <w:t xml:space="preserve">In my opinion, division of </w:t>
      </w:r>
      <w:proofErr w:type="spellStart"/>
      <w:r>
        <w:t>labour</w:t>
      </w:r>
      <w:proofErr w:type="spellEnd"/>
      <w:r>
        <w:t xml:space="preserve"> in banking sector is inevitable.</w:t>
      </w:r>
      <w:r>
        <w:rPr>
          <w:spacing w:val="1"/>
        </w:rPr>
        <w:t xml:space="preserve"> </w:t>
      </w:r>
      <w:r>
        <w:t>Unfortunately, it is</w:t>
      </w:r>
      <w:r>
        <w:rPr>
          <w:spacing w:val="1"/>
        </w:rPr>
        <w:t xml:space="preserve"> </w:t>
      </w:r>
      <w:r>
        <w:t>impossible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develop,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Banks-as-a-Platform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towards</w:t>
      </w:r>
      <w:r>
        <w:rPr>
          <w:spacing w:val="-58"/>
        </w:rPr>
        <w:t xml:space="preserve"> </w:t>
      </w:r>
      <w:r>
        <w:t>Banks-as-a-Service.</w:t>
      </w:r>
    </w:p>
    <w:p w14:paraId="17A12E1D" w14:textId="77777777" w:rsidR="00DE70B6" w:rsidRDefault="00603B20">
      <w:pPr>
        <w:pStyle w:val="BodyText"/>
        <w:spacing w:before="1" w:line="357" w:lineRule="auto"/>
        <w:ind w:left="157" w:right="153" w:firstLine="566"/>
        <w:jc w:val="both"/>
      </w:pPr>
      <w:r>
        <w:t>In</w:t>
      </w:r>
      <w:r>
        <w:rPr>
          <w:spacing w:val="-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option</w:t>
      </w:r>
      <w:r>
        <w:t>s</w:t>
      </w:r>
      <w:r>
        <w:rPr>
          <w:spacing w:val="-8"/>
        </w:rPr>
        <w:t xml:space="preserve"> </w:t>
      </w:r>
      <w:r>
        <w:t>banks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textual</w:t>
      </w:r>
      <w:r>
        <w:rPr>
          <w:spacing w:val="-9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client</w:t>
      </w:r>
      <w:r>
        <w:rPr>
          <w:spacing w:val="-9"/>
        </w:rPr>
        <w:t xml:space="preserve"> </w:t>
      </w:r>
      <w:proofErr w:type="spellStart"/>
      <w:r>
        <w:t>commu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nication</w:t>
      </w:r>
      <w:proofErr w:type="spellEnd"/>
      <w:r>
        <w:t>.</w:t>
      </w:r>
      <w:r>
        <w:rPr>
          <w:spacing w:val="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iteratively.</w:t>
      </w:r>
      <w:r>
        <w:rPr>
          <w:spacing w:val="13"/>
        </w:rPr>
        <w:t xml:space="preserve"> </w:t>
      </w:r>
      <w:r>
        <w:t>Firstly,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banks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Opener</w:t>
      </w:r>
      <w:r>
        <w:rPr>
          <w:spacing w:val="-4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extensive</w:t>
      </w:r>
      <w:r>
        <w:rPr>
          <w:spacing w:val="-5"/>
        </w:rPr>
        <w:t xml:space="preserve"> </w:t>
      </w:r>
      <w:r>
        <w:t>API.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go,</w:t>
      </w:r>
      <w:r>
        <w:rPr>
          <w:spacing w:val="-5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systems,</w:t>
      </w:r>
      <w:r>
        <w:rPr>
          <w:spacing w:val="-58"/>
        </w:rPr>
        <w:t xml:space="preserve"> </w:t>
      </w:r>
      <w:r>
        <w:t>or to create something entirely new with the latest technologies available. Integrating existing,</w:t>
      </w:r>
      <w:r>
        <w:rPr>
          <w:spacing w:val="-57"/>
        </w:rPr>
        <w:t xml:space="preserve"> </w:t>
      </w:r>
      <w:r>
        <w:t xml:space="preserve">more simple rule-based solutions without Artificial Intelligence is an efficient form of </w:t>
      </w:r>
      <w:proofErr w:type="spellStart"/>
      <w:r>
        <w:t>interac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t xml:space="preserve"> due to the fact that entire chat-bot industry is still </w:t>
      </w:r>
      <w:r>
        <w:t>emerging.</w:t>
      </w:r>
      <w:r>
        <w:rPr>
          <w:spacing w:val="1"/>
        </w:rPr>
        <w:t xml:space="preserve"> </w:t>
      </w:r>
      <w:r>
        <w:t>On the other side, creating</w:t>
      </w:r>
      <w:r>
        <w:rPr>
          <w:spacing w:val="1"/>
        </w:rPr>
        <w:t xml:space="preserve"> </w:t>
      </w:r>
      <w:r>
        <w:t xml:space="preserve">own Chat-bot with </w:t>
      </w:r>
      <w:proofErr w:type="spellStart"/>
      <w:r>
        <w:t>Artifical</w:t>
      </w:r>
      <w:proofErr w:type="spellEnd"/>
      <w:r>
        <w:t xml:space="preserve"> Intelligence, Machine Learning and Natural Language Processing</w:t>
      </w:r>
      <w:r>
        <w:rPr>
          <w:spacing w:val="-57"/>
        </w:rPr>
        <w:t xml:space="preserve"> </w:t>
      </w:r>
      <w:r>
        <w:t xml:space="preserve">is an insecure choice, possible for large banks, but definitely </w:t>
      </w:r>
      <w:proofErr w:type="spellStart"/>
      <w:r>
        <w:t>extremelly</w:t>
      </w:r>
      <w:proofErr w:type="spellEnd"/>
      <w:r>
        <w:t xml:space="preserve"> dangerous for small-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medium-sized</w:t>
      </w:r>
      <w:r>
        <w:rPr>
          <w:spacing w:val="-11"/>
        </w:rPr>
        <w:t xml:space="preserve"> </w:t>
      </w:r>
      <w:r>
        <w:t>banks.</w:t>
      </w:r>
      <w:r>
        <w:rPr>
          <w:spacing w:val="10"/>
        </w:rPr>
        <w:t xml:space="preserve"> </w:t>
      </w:r>
      <w:r>
        <w:t>Therefo</w:t>
      </w:r>
      <w:r>
        <w:t>re,</w:t>
      </w:r>
      <w:r>
        <w:rPr>
          <w:spacing w:val="-10"/>
        </w:rPr>
        <w:t xml:space="preserve"> </w:t>
      </w:r>
      <w:r>
        <w:t>building</w:t>
      </w:r>
      <w:r>
        <w:rPr>
          <w:spacing w:val="-12"/>
        </w:rPr>
        <w:t xml:space="preserve"> </w:t>
      </w:r>
      <w:r>
        <w:t>chat-bots</w:t>
      </w:r>
      <w:r>
        <w:rPr>
          <w:spacing w:val="-11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third-party</w:t>
      </w:r>
      <w:r>
        <w:rPr>
          <w:spacing w:val="-12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companies</w:t>
      </w:r>
      <w:r>
        <w:rPr>
          <w:spacing w:val="-5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premise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balanced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interaction.</w:t>
      </w:r>
    </w:p>
    <w:p w14:paraId="1D72C5AF" w14:textId="77777777" w:rsidR="00DE70B6" w:rsidRDefault="00DE70B6">
      <w:pPr>
        <w:spacing w:line="357" w:lineRule="auto"/>
        <w:jc w:val="both"/>
        <w:sectPr w:rsidR="00DE70B6">
          <w:pgSz w:w="11910" w:h="16840"/>
          <w:pgMar w:top="1340" w:right="1260" w:bottom="1020" w:left="1260" w:header="0" w:footer="833" w:gutter="0"/>
          <w:cols w:space="708"/>
        </w:sectPr>
      </w:pPr>
    </w:p>
    <w:p w14:paraId="5716986C" w14:textId="77777777" w:rsidR="00DE70B6" w:rsidRDefault="00603B20">
      <w:pPr>
        <w:pStyle w:val="Heading1"/>
      </w:pPr>
      <w:bookmarkStart w:id="626" w:name="BIBLIOGRAPHY"/>
      <w:bookmarkStart w:id="627" w:name="_bookmark62"/>
      <w:bookmarkEnd w:id="626"/>
      <w:bookmarkEnd w:id="627"/>
      <w:r>
        <w:lastRenderedPageBreak/>
        <w:t>BIBLIOGRAPHY</w:t>
      </w:r>
    </w:p>
    <w:p w14:paraId="18E25CE0" w14:textId="77777777" w:rsidR="00DE70B6" w:rsidRDefault="00DE70B6">
      <w:pPr>
        <w:pStyle w:val="BodyText"/>
        <w:ind w:left="0"/>
        <w:rPr>
          <w:b/>
          <w:sz w:val="26"/>
        </w:rPr>
      </w:pPr>
    </w:p>
    <w:p w14:paraId="3F11B798" w14:textId="77777777" w:rsidR="00DE70B6" w:rsidRDefault="00603B20">
      <w:pPr>
        <w:pStyle w:val="BodyText"/>
        <w:spacing w:before="195" w:line="357" w:lineRule="auto"/>
        <w:ind w:left="396" w:hanging="240"/>
      </w:pPr>
      <w:r>
        <w:rPr>
          <w:w w:val="95"/>
        </w:rPr>
        <w:t>Kimberly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Mlitz</w:t>
      </w:r>
      <w:proofErr w:type="spellEnd"/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Big</w:t>
      </w:r>
      <w:r>
        <w:rPr>
          <w:spacing w:val="17"/>
          <w:w w:val="95"/>
        </w:rPr>
        <w:t xml:space="preserve"> </w:t>
      </w:r>
      <w:r>
        <w:rPr>
          <w:w w:val="95"/>
        </w:rPr>
        <w:t>data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business</w:t>
      </w:r>
      <w:r>
        <w:rPr>
          <w:spacing w:val="19"/>
          <w:w w:val="95"/>
        </w:rPr>
        <w:t xml:space="preserve"> </w:t>
      </w:r>
      <w:r>
        <w:rPr>
          <w:w w:val="95"/>
        </w:rPr>
        <w:t>analytics</w:t>
      </w:r>
      <w:r>
        <w:rPr>
          <w:spacing w:val="16"/>
          <w:w w:val="95"/>
        </w:rPr>
        <w:t xml:space="preserve"> </w:t>
      </w:r>
      <w:r>
        <w:rPr>
          <w:w w:val="95"/>
        </w:rPr>
        <w:t>revenue</w:t>
      </w:r>
      <w:r>
        <w:rPr>
          <w:spacing w:val="17"/>
          <w:w w:val="95"/>
        </w:rPr>
        <w:t xml:space="preserve"> </w:t>
      </w:r>
      <w:r>
        <w:rPr>
          <w:w w:val="95"/>
        </w:rPr>
        <w:t>worldwide</w:t>
      </w:r>
      <w:r>
        <w:rPr>
          <w:spacing w:val="17"/>
          <w:w w:val="95"/>
        </w:rPr>
        <w:t xml:space="preserve"> </w:t>
      </w:r>
      <w:r>
        <w:rPr>
          <w:w w:val="95"/>
        </w:rPr>
        <w:t>2015-2022.</w:t>
      </w:r>
      <w:r>
        <w:rPr>
          <w:spacing w:val="16"/>
          <w:w w:val="95"/>
        </w:rPr>
        <w:t xml:space="preserve"> </w:t>
      </w:r>
      <w:r>
        <w:rPr>
          <w:w w:val="95"/>
        </w:rPr>
        <w:t>Statista,</w:t>
      </w:r>
      <w:r>
        <w:rPr>
          <w:spacing w:val="24"/>
          <w:w w:val="95"/>
        </w:rPr>
        <w:t xml:space="preserve"> </w:t>
      </w:r>
      <w:r>
        <w:rPr>
          <w:w w:val="95"/>
        </w:rPr>
        <w:t>August</w:t>
      </w:r>
      <w:r>
        <w:rPr>
          <w:spacing w:val="1"/>
          <w:w w:val="95"/>
        </w:rPr>
        <w:t xml:space="preserve"> </w:t>
      </w:r>
      <w:r>
        <w:t>2021.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25BD213B" w14:textId="77777777" w:rsidR="00DE70B6" w:rsidRDefault="00603B20">
      <w:pPr>
        <w:pStyle w:val="BodyText"/>
        <w:spacing w:before="1"/>
        <w:ind w:left="157"/>
      </w:pPr>
      <w:hyperlink r:id="rId26">
        <w:r>
          <w:t>https://www.statista.com/statistics/551501/worldwide-big-</w:t>
        </w:r>
        <w:r>
          <w:t>data-business-analytics-revenue/</w:t>
        </w:r>
      </w:hyperlink>
    </w:p>
    <w:p w14:paraId="63B09432" w14:textId="77777777" w:rsidR="00DE70B6" w:rsidRDefault="00DE70B6">
      <w:pPr>
        <w:pStyle w:val="BodyText"/>
        <w:spacing w:before="3"/>
        <w:ind w:left="0"/>
        <w:rPr>
          <w:sz w:val="27"/>
        </w:rPr>
      </w:pPr>
    </w:p>
    <w:p w14:paraId="0832321C" w14:textId="5F2F5529" w:rsidR="00DE70B6" w:rsidRDefault="00516D02">
      <w:pPr>
        <w:pStyle w:val="BodyText"/>
        <w:spacing w:line="357" w:lineRule="auto"/>
        <w:ind w:left="396" w:right="154" w:hanging="240"/>
      </w:pPr>
      <w:proofErr w:type="spellStart"/>
      <w:ins w:id="628" w:author="Krzysztof SPIRZEWSKI" w:date="2021-10-09T18:34:00Z">
        <w:r>
          <w:t>Bolanowski</w:t>
        </w:r>
        <w:proofErr w:type="spellEnd"/>
        <w:r>
          <w:t xml:space="preserve"> </w:t>
        </w:r>
      </w:ins>
      <w:r w:rsidR="00603B20">
        <w:t>W</w:t>
      </w:r>
      <w:ins w:id="629" w:author="Krzysztof SPIRZEWSKI" w:date="2021-10-09T18:34:00Z">
        <w:r>
          <w:t>.,</w:t>
        </w:r>
      </w:ins>
      <w:del w:id="630" w:author="Krzysztof SPIRZEWSKI" w:date="2021-10-09T18:34:00Z">
        <w:r w:rsidR="00603B20" w:rsidDel="00516D02">
          <w:delText>ojciech</w:delText>
        </w:r>
        <w:r w:rsidR="00603B20" w:rsidDel="00516D02">
          <w:rPr>
            <w:spacing w:val="16"/>
          </w:rPr>
          <w:delText xml:space="preserve"> </w:delText>
        </w:r>
        <w:r w:rsidR="00603B20" w:rsidDel="00516D02">
          <w:delText>Bolanowski.</w:delText>
        </w:r>
      </w:del>
      <w:r w:rsidR="00603B20">
        <w:rPr>
          <w:spacing w:val="16"/>
        </w:rPr>
        <w:t xml:space="preserve"> </w:t>
      </w:r>
      <w:r w:rsidR="00603B20">
        <w:t>Digital</w:t>
      </w:r>
      <w:r w:rsidR="00603B20">
        <w:rPr>
          <w:spacing w:val="16"/>
        </w:rPr>
        <w:t xml:space="preserve"> </w:t>
      </w:r>
      <w:r w:rsidR="00603B20">
        <w:t>Banking:</w:t>
      </w:r>
      <w:r w:rsidR="00603B20">
        <w:rPr>
          <w:spacing w:val="56"/>
        </w:rPr>
        <w:t xml:space="preserve"> </w:t>
      </w:r>
      <w:r w:rsidR="00603B20">
        <w:t>Way</w:t>
      </w:r>
      <w:r w:rsidR="00603B20">
        <w:rPr>
          <w:spacing w:val="16"/>
        </w:rPr>
        <w:t xml:space="preserve"> </w:t>
      </w:r>
      <w:r w:rsidR="00603B20">
        <w:t>to</w:t>
      </w:r>
      <w:r w:rsidR="00603B20">
        <w:rPr>
          <w:spacing w:val="16"/>
        </w:rPr>
        <w:t xml:space="preserve"> </w:t>
      </w:r>
      <w:r w:rsidR="00603B20">
        <w:t>2020</w:t>
      </w:r>
      <w:r w:rsidR="00603B20">
        <w:rPr>
          <w:spacing w:val="17"/>
        </w:rPr>
        <w:t xml:space="preserve"> </w:t>
      </w:r>
      <w:r w:rsidR="00603B20">
        <w:t>and</w:t>
      </w:r>
      <w:r w:rsidR="00603B20">
        <w:rPr>
          <w:spacing w:val="16"/>
        </w:rPr>
        <w:t xml:space="preserve"> </w:t>
      </w:r>
      <w:r w:rsidR="00603B20">
        <w:t>a</w:t>
      </w:r>
      <w:r w:rsidR="00603B20">
        <w:rPr>
          <w:spacing w:val="16"/>
        </w:rPr>
        <w:t xml:space="preserve"> </w:t>
      </w:r>
      <w:r w:rsidR="00603B20">
        <w:t>Look</w:t>
      </w:r>
      <w:r w:rsidR="00603B20">
        <w:rPr>
          <w:spacing w:val="16"/>
        </w:rPr>
        <w:t xml:space="preserve"> </w:t>
      </w:r>
      <w:r w:rsidR="00603B20">
        <w:t>into</w:t>
      </w:r>
      <w:r w:rsidR="00603B20">
        <w:rPr>
          <w:spacing w:val="16"/>
        </w:rPr>
        <w:t xml:space="preserve"> </w:t>
      </w:r>
      <w:r w:rsidR="00603B20">
        <w:t>the</w:t>
      </w:r>
      <w:r w:rsidR="00603B20">
        <w:rPr>
          <w:spacing w:val="16"/>
        </w:rPr>
        <w:t xml:space="preserve"> </w:t>
      </w:r>
      <w:r w:rsidR="00603B20">
        <w:t>Future.</w:t>
      </w:r>
      <w:r w:rsidR="00603B20">
        <w:rPr>
          <w:spacing w:val="17"/>
        </w:rPr>
        <w:t xml:space="preserve"> </w:t>
      </w:r>
      <w:r w:rsidR="00603B20">
        <w:t>European</w:t>
      </w:r>
      <w:r w:rsidR="00603B20">
        <w:rPr>
          <w:spacing w:val="-57"/>
        </w:rPr>
        <w:t xml:space="preserve"> </w:t>
      </w:r>
      <w:r w:rsidR="00603B20">
        <w:t>Financial</w:t>
      </w:r>
      <w:r w:rsidR="00603B20">
        <w:rPr>
          <w:spacing w:val="-3"/>
        </w:rPr>
        <w:t xml:space="preserve"> </w:t>
      </w:r>
      <w:r w:rsidR="00603B20">
        <w:t>Congress,</w:t>
      </w:r>
      <w:r w:rsidR="00603B20">
        <w:rPr>
          <w:spacing w:val="-2"/>
        </w:rPr>
        <w:t xml:space="preserve"> </w:t>
      </w:r>
      <w:r w:rsidR="00603B20">
        <w:t>2020.</w:t>
      </w:r>
      <w:r w:rsidR="00603B20">
        <w:rPr>
          <w:spacing w:val="-2"/>
        </w:rPr>
        <w:t xml:space="preserve"> </w:t>
      </w:r>
      <w:r w:rsidR="00603B20">
        <w:t>On</w:t>
      </w:r>
      <w:r w:rsidR="00603B20">
        <w:rPr>
          <w:spacing w:val="-2"/>
        </w:rPr>
        <w:t xml:space="preserve"> </w:t>
      </w:r>
      <w:r w:rsidR="00603B20">
        <w:t>line.</w:t>
      </w:r>
      <w:r w:rsidR="00603B20">
        <w:rPr>
          <w:spacing w:val="-3"/>
        </w:rPr>
        <w:t xml:space="preserve"> </w:t>
      </w:r>
      <w:r w:rsidR="00603B20">
        <w:t>Date</w:t>
      </w:r>
      <w:r w:rsidR="00603B20">
        <w:rPr>
          <w:spacing w:val="-2"/>
        </w:rPr>
        <w:t xml:space="preserve"> </w:t>
      </w:r>
      <w:r w:rsidR="00603B20">
        <w:t>of</w:t>
      </w:r>
      <w:r w:rsidR="00603B20">
        <w:rPr>
          <w:spacing w:val="-2"/>
        </w:rPr>
        <w:t xml:space="preserve"> </w:t>
      </w:r>
      <w:r w:rsidR="00603B20">
        <w:t>Access:</w:t>
      </w:r>
      <w:r w:rsidR="00603B20">
        <w:rPr>
          <w:spacing w:val="17"/>
        </w:rPr>
        <w:t xml:space="preserve"> </w:t>
      </w:r>
      <w:r w:rsidR="00603B20">
        <w:t>September</w:t>
      </w:r>
      <w:r w:rsidR="00603B20">
        <w:rPr>
          <w:spacing w:val="-2"/>
        </w:rPr>
        <w:t xml:space="preserve"> </w:t>
      </w:r>
      <w:r w:rsidR="00603B20">
        <w:t>30th</w:t>
      </w:r>
      <w:r w:rsidR="00603B20">
        <w:rPr>
          <w:spacing w:val="-2"/>
        </w:rPr>
        <w:t xml:space="preserve"> </w:t>
      </w:r>
      <w:r w:rsidR="00603B20">
        <w:t>2021.</w:t>
      </w:r>
    </w:p>
    <w:p w14:paraId="08B91DE3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27">
        <w:r>
          <w:t>https://www.efcongress.com/wp-content/uploads/2020/10/Wyzwania-informatyki-bankowej.</w:t>
        </w:r>
      </w:hyperlink>
      <w:r>
        <w:rPr>
          <w:spacing w:val="1"/>
        </w:rPr>
        <w:t xml:space="preserve"> </w:t>
      </w:r>
      <w:hyperlink r:id="rId28">
        <w:r>
          <w:t>pdf</w:t>
        </w:r>
      </w:hyperlink>
    </w:p>
    <w:p w14:paraId="40BC4C68" w14:textId="77777777" w:rsidR="00DE70B6" w:rsidRDefault="00603B20">
      <w:pPr>
        <w:pStyle w:val="BodyText"/>
        <w:spacing w:before="178" w:line="357" w:lineRule="auto"/>
        <w:ind w:left="396" w:hanging="240"/>
      </w:pPr>
      <w:r>
        <w:t>Tunde</w:t>
      </w:r>
      <w:r>
        <w:rPr>
          <w:spacing w:val="-9"/>
        </w:rPr>
        <w:t xml:space="preserve"> </w:t>
      </w:r>
      <w:r>
        <w:t>Olanrewaju.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bank.</w:t>
      </w:r>
      <w:r>
        <w:rPr>
          <w:spacing w:val="-8"/>
        </w:rPr>
        <w:t xml:space="preserve"> </w:t>
      </w:r>
      <w:r>
        <w:t>McKinsey,</w:t>
      </w:r>
      <w:r>
        <w:rPr>
          <w:spacing w:val="-9"/>
        </w:rPr>
        <w:t xml:space="preserve"> </w:t>
      </w:r>
      <w:r>
        <w:t>July</w:t>
      </w:r>
      <w:r>
        <w:rPr>
          <w:spacing w:val="-8"/>
        </w:rPr>
        <w:t xml:space="preserve"> </w:t>
      </w:r>
      <w:r>
        <w:t>2014.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line.</w:t>
      </w:r>
      <w:r>
        <w:rPr>
          <w:spacing w:val="-8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Access:</w:t>
      </w:r>
      <w:r>
        <w:rPr>
          <w:spacing w:val="-57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</w:p>
    <w:p w14:paraId="12CBFB70" w14:textId="77777777" w:rsidR="00DE70B6" w:rsidRDefault="00603B20">
      <w:pPr>
        <w:pStyle w:val="BodyText"/>
        <w:spacing w:before="1" w:line="357" w:lineRule="auto"/>
        <w:ind w:left="396" w:right="164" w:hanging="240"/>
      </w:pPr>
      <w:hyperlink r:id="rId29">
        <w:r>
          <w:t>https://www.mckinsey.com/business-functions/mckinsey-digital/our-insights/the-rise-of-the-</w:t>
        </w:r>
      </w:hyperlink>
      <w:r>
        <w:rPr>
          <w:spacing w:val="1"/>
        </w:rPr>
        <w:t xml:space="preserve"> </w:t>
      </w:r>
      <w:hyperlink r:id="rId30">
        <w:r>
          <w:t>digital-bank</w:t>
        </w:r>
      </w:hyperlink>
    </w:p>
    <w:p w14:paraId="3679C05E" w14:textId="77777777" w:rsidR="00DE70B6" w:rsidRDefault="00603B20">
      <w:pPr>
        <w:pStyle w:val="BodyText"/>
        <w:spacing w:before="178" w:line="357" w:lineRule="auto"/>
        <w:ind w:left="396" w:hanging="240"/>
      </w:pPr>
      <w:r>
        <w:t>Delo</w:t>
      </w:r>
      <w:r>
        <w:t>itte.</w:t>
      </w:r>
      <w:r>
        <w:rPr>
          <w:spacing w:val="5"/>
        </w:rPr>
        <w:t xml:space="preserve"> </w:t>
      </w:r>
      <w:r>
        <w:t>Digital</w:t>
      </w:r>
      <w:r>
        <w:rPr>
          <w:spacing w:val="5"/>
        </w:rPr>
        <w:t xml:space="preserve"> </w:t>
      </w:r>
      <w:r>
        <w:t>Banking</w:t>
      </w:r>
      <w:r>
        <w:rPr>
          <w:spacing w:val="5"/>
        </w:rPr>
        <w:t xml:space="preserve"> </w:t>
      </w:r>
      <w:r>
        <w:t>Maturity</w:t>
      </w:r>
      <w:r>
        <w:rPr>
          <w:spacing w:val="5"/>
        </w:rPr>
        <w:t xml:space="preserve"> </w:t>
      </w:r>
      <w:r>
        <w:t>2020.</w:t>
      </w:r>
      <w:r>
        <w:rPr>
          <w:spacing w:val="5"/>
        </w:rPr>
        <w:t xml:space="preserve"> </w:t>
      </w:r>
      <w:r>
        <w:t>Deloitte,</w:t>
      </w:r>
      <w:r>
        <w:rPr>
          <w:spacing w:val="8"/>
        </w:rPr>
        <w:t xml:space="preserve"> </w:t>
      </w:r>
      <w:r>
        <w:t>2020.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line.</w:t>
      </w:r>
      <w:r>
        <w:rPr>
          <w:spacing w:val="5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Access:</w:t>
      </w:r>
      <w:r>
        <w:rPr>
          <w:spacing w:val="34"/>
        </w:rPr>
        <w:t xml:space="preserve"> </w:t>
      </w:r>
      <w:r>
        <w:t>September</w:t>
      </w:r>
      <w:r>
        <w:rPr>
          <w:spacing w:val="-57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77D5B754" w14:textId="77777777" w:rsidR="00DE70B6" w:rsidRDefault="00603B20">
      <w:pPr>
        <w:pStyle w:val="BodyText"/>
        <w:spacing w:before="1" w:line="357" w:lineRule="auto"/>
        <w:ind w:left="396" w:right="163" w:hanging="240"/>
      </w:pPr>
      <w:hyperlink r:id="rId31">
        <w:r>
          <w:t>https://www2.deloitte.com/content/dam/Deloitte/lu/Documents/financial-services/Banking/lu-</w:t>
        </w:r>
      </w:hyperlink>
      <w:r>
        <w:rPr>
          <w:spacing w:val="-57"/>
        </w:rPr>
        <w:t xml:space="preserve"> </w:t>
      </w:r>
      <w:hyperlink r:id="rId32">
        <w:r>
          <w:t>digital-banking-maturity-2020.pdf</w:t>
        </w:r>
      </w:hyperlink>
    </w:p>
    <w:p w14:paraId="5CE701E8" w14:textId="77777777" w:rsidR="00DE70B6" w:rsidRDefault="00603B20">
      <w:pPr>
        <w:pStyle w:val="BodyText"/>
        <w:spacing w:before="178" w:line="357" w:lineRule="auto"/>
        <w:ind w:left="396" w:hanging="240"/>
      </w:pPr>
      <w:r>
        <w:t>Gaurav</w:t>
      </w:r>
      <w:r>
        <w:rPr>
          <w:spacing w:val="-7"/>
        </w:rPr>
        <w:t xml:space="preserve"> </w:t>
      </w:r>
      <w:r>
        <w:t>Sharma.</w:t>
      </w:r>
      <w:r>
        <w:rPr>
          <w:spacing w:val="-7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Banking?.</w:t>
      </w:r>
      <w:r>
        <w:rPr>
          <w:spacing w:val="-7"/>
        </w:rPr>
        <w:t xml:space="preserve"> </w:t>
      </w:r>
      <w:proofErr w:type="spellStart"/>
      <w:r>
        <w:t>VentureSkies</w:t>
      </w:r>
      <w:proofErr w:type="spellEnd"/>
      <w:r>
        <w:t>,</w:t>
      </w:r>
      <w:r>
        <w:rPr>
          <w:spacing w:val="-6"/>
        </w:rPr>
        <w:t xml:space="preserve"> </w:t>
      </w:r>
      <w:r>
        <w:t>April</w:t>
      </w:r>
      <w:r>
        <w:rPr>
          <w:spacing w:val="-7"/>
        </w:rPr>
        <w:t xml:space="preserve"> </w:t>
      </w:r>
      <w:r>
        <w:t>2017.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line.</w:t>
      </w:r>
      <w:r>
        <w:rPr>
          <w:spacing w:val="-6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Access:</w:t>
      </w:r>
      <w:r>
        <w:rPr>
          <w:spacing w:val="-57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</w:t>
      </w:r>
      <w:r>
        <w:t>0th</w:t>
      </w:r>
      <w:r>
        <w:rPr>
          <w:spacing w:val="-1"/>
        </w:rPr>
        <w:t xml:space="preserve"> </w:t>
      </w:r>
      <w:r>
        <w:t>2021.</w:t>
      </w:r>
    </w:p>
    <w:p w14:paraId="25410CCE" w14:textId="77777777" w:rsidR="00DE70B6" w:rsidRDefault="00603B20">
      <w:pPr>
        <w:pStyle w:val="BodyText"/>
        <w:spacing w:before="1"/>
        <w:ind w:left="157"/>
      </w:pPr>
      <w:hyperlink r:id="rId33">
        <w:r>
          <w:t>https://www.ventureskies.com/blog/digital-banking</w:t>
        </w:r>
      </w:hyperlink>
    </w:p>
    <w:p w14:paraId="4B95076A" w14:textId="77777777" w:rsidR="00DE70B6" w:rsidRDefault="00DE70B6">
      <w:pPr>
        <w:pStyle w:val="BodyText"/>
        <w:spacing w:before="2"/>
        <w:ind w:left="0"/>
        <w:rPr>
          <w:sz w:val="27"/>
        </w:rPr>
      </w:pPr>
    </w:p>
    <w:p w14:paraId="2F4A3969" w14:textId="77777777" w:rsidR="00DE70B6" w:rsidRDefault="00603B20">
      <w:pPr>
        <w:pStyle w:val="BodyText"/>
        <w:spacing w:line="357" w:lineRule="auto"/>
        <w:ind w:left="396" w:hanging="240"/>
      </w:pPr>
      <w:r>
        <w:t>Sam</w:t>
      </w:r>
      <w:r>
        <w:rPr>
          <w:spacing w:val="5"/>
        </w:rPr>
        <w:t xml:space="preserve"> </w:t>
      </w:r>
      <w:r>
        <w:t>Van</w:t>
      </w:r>
      <w:r>
        <w:rPr>
          <w:spacing w:val="6"/>
        </w:rPr>
        <w:t xml:space="preserve"> </w:t>
      </w:r>
      <w:proofErr w:type="spellStart"/>
      <w:r>
        <w:t>Horebeek</w:t>
      </w:r>
      <w:proofErr w:type="spellEnd"/>
      <w:r>
        <w:t>,</w:t>
      </w:r>
      <w:r>
        <w:rPr>
          <w:spacing w:val="9"/>
        </w:rPr>
        <w:t xml:space="preserve"> </w:t>
      </w:r>
      <w:r>
        <w:t>Annie</w:t>
      </w:r>
      <w:r>
        <w:rPr>
          <w:spacing w:val="5"/>
        </w:rPr>
        <w:t xml:space="preserve"> </w:t>
      </w:r>
      <w:r>
        <w:t>Chan.</w:t>
      </w:r>
      <w:r>
        <w:rPr>
          <w:spacing w:val="6"/>
        </w:rPr>
        <w:t xml:space="preserve"> </w:t>
      </w:r>
      <w:r>
        <w:t>Virtual</w:t>
      </w:r>
      <w:r>
        <w:rPr>
          <w:spacing w:val="6"/>
        </w:rPr>
        <w:t xml:space="preserve"> </w:t>
      </w:r>
      <w:r>
        <w:t>Banking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Open</w:t>
      </w:r>
      <w:r>
        <w:rPr>
          <w:spacing w:val="5"/>
        </w:rPr>
        <w:t xml:space="preserve"> </w:t>
      </w:r>
      <w:r>
        <w:t>Banking.</w:t>
      </w:r>
      <w:r>
        <w:rPr>
          <w:spacing w:val="6"/>
        </w:rPr>
        <w:t xml:space="preserve"> </w:t>
      </w:r>
      <w:r>
        <w:t>Comparing</w:t>
      </w:r>
      <w:r>
        <w:rPr>
          <w:spacing w:val="6"/>
        </w:rPr>
        <w:t xml:space="preserve"> </w:t>
      </w:r>
      <w:r>
        <w:t>digital</w:t>
      </w:r>
      <w:r>
        <w:rPr>
          <w:spacing w:val="6"/>
        </w:rPr>
        <w:t xml:space="preserve"> </w:t>
      </w:r>
      <w:r>
        <w:t>dis-</w:t>
      </w:r>
      <w:r>
        <w:rPr>
          <w:spacing w:val="-57"/>
        </w:rPr>
        <w:t xml:space="preserve"> </w:t>
      </w:r>
      <w:proofErr w:type="spellStart"/>
      <w:r>
        <w:t>tupting</w:t>
      </w:r>
      <w:proofErr w:type="spellEnd"/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world.</w:t>
      </w:r>
      <w:r>
        <w:rPr>
          <w:spacing w:val="-6"/>
        </w:rPr>
        <w:t xml:space="preserve"> </w:t>
      </w:r>
      <w:proofErr w:type="spellStart"/>
      <w:r>
        <w:t>Wavestone</w:t>
      </w:r>
      <w:proofErr w:type="spellEnd"/>
      <w:r>
        <w:t>,</w:t>
      </w:r>
      <w:r>
        <w:rPr>
          <w:spacing w:val="-5"/>
        </w:rPr>
        <w:t xml:space="preserve"> </w:t>
      </w:r>
      <w:r>
        <w:t>2020.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line.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Access:</w:t>
      </w:r>
      <w:r>
        <w:rPr>
          <w:spacing w:val="13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30th</w:t>
      </w:r>
      <w:r>
        <w:rPr>
          <w:spacing w:val="-6"/>
        </w:rPr>
        <w:t xml:space="preserve"> </w:t>
      </w:r>
      <w:r>
        <w:t>2021.</w:t>
      </w:r>
    </w:p>
    <w:p w14:paraId="4D894B0F" w14:textId="77777777" w:rsidR="00DE70B6" w:rsidRDefault="00603B20">
      <w:pPr>
        <w:pStyle w:val="BodyText"/>
        <w:spacing w:before="1"/>
        <w:ind w:left="157"/>
      </w:pPr>
      <w:hyperlink r:id="rId34">
        <w:r>
          <w:t>https://www.wavestone.com/app/uploads/2018/12/Virtual-banking.pdf</w:t>
        </w:r>
      </w:hyperlink>
    </w:p>
    <w:p w14:paraId="27115717" w14:textId="77777777" w:rsidR="00DE70B6" w:rsidRDefault="00DE70B6">
      <w:pPr>
        <w:pStyle w:val="BodyText"/>
        <w:spacing w:before="2"/>
        <w:ind w:left="0"/>
        <w:rPr>
          <w:sz w:val="27"/>
        </w:rPr>
      </w:pPr>
    </w:p>
    <w:p w14:paraId="5F46E29F" w14:textId="77777777" w:rsidR="00DE70B6" w:rsidRDefault="00603B20">
      <w:pPr>
        <w:pStyle w:val="BodyText"/>
        <w:ind w:left="157"/>
      </w:pPr>
      <w:r>
        <w:rPr>
          <w:w w:val="95"/>
        </w:rPr>
        <w:t>European</w:t>
      </w:r>
      <w:r>
        <w:rPr>
          <w:spacing w:val="10"/>
          <w:w w:val="95"/>
        </w:rPr>
        <w:t xml:space="preserve"> </w:t>
      </w:r>
      <w:r>
        <w:rPr>
          <w:w w:val="95"/>
        </w:rPr>
        <w:t>Parliament.</w:t>
      </w:r>
      <w:r>
        <w:rPr>
          <w:spacing w:val="10"/>
          <w:w w:val="95"/>
        </w:rPr>
        <w:t xml:space="preserve"> </w:t>
      </w:r>
      <w:r>
        <w:rPr>
          <w:w w:val="95"/>
        </w:rPr>
        <w:t>Payment</w:t>
      </w:r>
      <w:r>
        <w:rPr>
          <w:spacing w:val="10"/>
          <w:w w:val="95"/>
        </w:rPr>
        <w:t xml:space="preserve"> </w:t>
      </w:r>
      <w:r>
        <w:rPr>
          <w:w w:val="95"/>
        </w:rPr>
        <w:t>Service</w:t>
      </w:r>
      <w:r>
        <w:rPr>
          <w:spacing w:val="10"/>
          <w:w w:val="95"/>
        </w:rPr>
        <w:t xml:space="preserve"> </w:t>
      </w:r>
      <w:r>
        <w:rPr>
          <w:w w:val="95"/>
        </w:rPr>
        <w:t>Dire</w:t>
      </w:r>
      <w:r>
        <w:rPr>
          <w:w w:val="95"/>
        </w:rPr>
        <w:t>ctive.</w:t>
      </w:r>
      <w:r>
        <w:rPr>
          <w:spacing w:val="10"/>
          <w:w w:val="95"/>
        </w:rPr>
        <w:t xml:space="preserve"> </w:t>
      </w:r>
      <w:r>
        <w:rPr>
          <w:w w:val="95"/>
        </w:rPr>
        <w:t>Official</w:t>
      </w:r>
      <w:r>
        <w:rPr>
          <w:spacing w:val="10"/>
          <w:w w:val="95"/>
        </w:rPr>
        <w:t xml:space="preserve"> </w:t>
      </w:r>
      <w:r>
        <w:rPr>
          <w:w w:val="95"/>
        </w:rPr>
        <w:t>Journal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European</w:t>
      </w:r>
      <w:r>
        <w:rPr>
          <w:spacing w:val="10"/>
          <w:w w:val="95"/>
        </w:rPr>
        <w:t xml:space="preserve"> </w:t>
      </w:r>
      <w:r>
        <w:rPr>
          <w:w w:val="95"/>
        </w:rPr>
        <w:t>Union</w:t>
      </w:r>
      <w:r>
        <w:rPr>
          <w:spacing w:val="11"/>
          <w:w w:val="95"/>
        </w:rPr>
        <w:t xml:space="preserve"> </w:t>
      </w:r>
      <w:r>
        <w:rPr>
          <w:w w:val="95"/>
        </w:rPr>
        <w:t>,</w:t>
      </w:r>
      <w:r>
        <w:rPr>
          <w:spacing w:val="14"/>
          <w:w w:val="95"/>
        </w:rPr>
        <w:t xml:space="preserve"> </w:t>
      </w:r>
      <w:r>
        <w:rPr>
          <w:w w:val="95"/>
        </w:rPr>
        <w:t>2007.</w:t>
      </w:r>
    </w:p>
    <w:p w14:paraId="3D70E2BA" w14:textId="77777777" w:rsidR="00DE70B6" w:rsidRDefault="00603B20">
      <w:pPr>
        <w:pStyle w:val="BodyText"/>
        <w:spacing w:before="136"/>
        <w:ind w:left="396"/>
      </w:pPr>
      <w:r>
        <w:t>On</w:t>
      </w:r>
      <w:r>
        <w:rPr>
          <w:spacing w:val="-5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Access:</w:t>
      </w:r>
      <w:r>
        <w:rPr>
          <w:spacing w:val="14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30th</w:t>
      </w:r>
      <w:r>
        <w:rPr>
          <w:spacing w:val="-5"/>
        </w:rPr>
        <w:t xml:space="preserve"> </w:t>
      </w:r>
      <w:r>
        <w:t>2021.</w:t>
      </w:r>
    </w:p>
    <w:p w14:paraId="2EB6C1CD" w14:textId="77777777" w:rsidR="00DE70B6" w:rsidRDefault="00603B20">
      <w:pPr>
        <w:pStyle w:val="BodyText"/>
        <w:spacing w:before="120"/>
        <w:ind w:left="157"/>
      </w:pPr>
      <w:hyperlink r:id="rId35">
        <w:r>
          <w:t>https://eur-lex.europa.eu/legal-content/PL/TXT/PDF/</w:t>
        </w:r>
        <w:r>
          <w:rPr>
            <w:rFonts w:ascii="Tahoma"/>
          </w:rPr>
          <w:t>?</w:t>
        </w:r>
        <w:r>
          <w:t>uri=CELEX:32007L0064&amp;from=en</w:t>
        </w:r>
      </w:hyperlink>
    </w:p>
    <w:p w14:paraId="3435B336" w14:textId="77777777" w:rsidR="00DE70B6" w:rsidRDefault="00DE70B6">
      <w:pPr>
        <w:pStyle w:val="BodyText"/>
        <w:spacing w:before="2"/>
        <w:ind w:left="0"/>
        <w:rPr>
          <w:sz w:val="27"/>
        </w:rPr>
      </w:pPr>
    </w:p>
    <w:p w14:paraId="0B28DB03" w14:textId="77777777" w:rsidR="00DE70B6" w:rsidRDefault="00603B20">
      <w:pPr>
        <w:pStyle w:val="BodyText"/>
        <w:ind w:left="157"/>
      </w:pPr>
      <w:r>
        <w:rPr>
          <w:w w:val="95"/>
        </w:rPr>
        <w:t>European</w:t>
      </w:r>
      <w:r>
        <w:rPr>
          <w:spacing w:val="14"/>
          <w:w w:val="95"/>
        </w:rPr>
        <w:t xml:space="preserve"> </w:t>
      </w:r>
      <w:r>
        <w:rPr>
          <w:w w:val="95"/>
        </w:rPr>
        <w:t>Parliament.</w:t>
      </w:r>
      <w:r>
        <w:rPr>
          <w:spacing w:val="17"/>
          <w:w w:val="95"/>
        </w:rPr>
        <w:t xml:space="preserve"> </w:t>
      </w:r>
      <w:r>
        <w:rPr>
          <w:w w:val="95"/>
        </w:rPr>
        <w:t>Payment</w:t>
      </w:r>
      <w:r>
        <w:rPr>
          <w:spacing w:val="16"/>
          <w:w w:val="95"/>
        </w:rPr>
        <w:t xml:space="preserve"> </w:t>
      </w:r>
      <w:r>
        <w:rPr>
          <w:w w:val="95"/>
        </w:rPr>
        <w:t>Service</w:t>
      </w:r>
      <w:r>
        <w:rPr>
          <w:spacing w:val="17"/>
          <w:w w:val="95"/>
        </w:rPr>
        <w:t xml:space="preserve"> </w:t>
      </w:r>
      <w:r>
        <w:rPr>
          <w:w w:val="95"/>
        </w:rPr>
        <w:t>Directive.</w:t>
      </w:r>
      <w:r>
        <w:rPr>
          <w:spacing w:val="16"/>
          <w:w w:val="95"/>
        </w:rPr>
        <w:t xml:space="preserve"> </w:t>
      </w:r>
      <w:r>
        <w:rPr>
          <w:w w:val="95"/>
        </w:rPr>
        <w:t>Official</w:t>
      </w:r>
      <w:r>
        <w:rPr>
          <w:spacing w:val="15"/>
          <w:w w:val="95"/>
        </w:rPr>
        <w:t xml:space="preserve"> </w:t>
      </w:r>
      <w:r>
        <w:rPr>
          <w:w w:val="95"/>
        </w:rPr>
        <w:t>Journal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European</w:t>
      </w:r>
      <w:r>
        <w:rPr>
          <w:spacing w:val="17"/>
          <w:w w:val="95"/>
        </w:rPr>
        <w:t xml:space="preserve"> </w:t>
      </w:r>
      <w:r>
        <w:rPr>
          <w:w w:val="95"/>
        </w:rPr>
        <w:t>Union,</w:t>
      </w:r>
      <w:r>
        <w:rPr>
          <w:spacing w:val="20"/>
          <w:w w:val="95"/>
        </w:rPr>
        <w:t xml:space="preserve"> </w:t>
      </w:r>
      <w:r>
        <w:rPr>
          <w:w w:val="95"/>
        </w:rPr>
        <w:t>2015.</w:t>
      </w:r>
    </w:p>
    <w:p w14:paraId="3966C500" w14:textId="77777777" w:rsidR="00DE70B6" w:rsidRDefault="00603B20">
      <w:pPr>
        <w:pStyle w:val="BodyText"/>
        <w:spacing w:before="136"/>
        <w:ind w:left="396"/>
      </w:pPr>
      <w:r>
        <w:t>On</w:t>
      </w:r>
      <w:r>
        <w:rPr>
          <w:spacing w:val="-5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Access:</w:t>
      </w:r>
      <w:r>
        <w:rPr>
          <w:spacing w:val="14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30th</w:t>
      </w:r>
      <w:r>
        <w:rPr>
          <w:spacing w:val="-5"/>
        </w:rPr>
        <w:t xml:space="preserve"> </w:t>
      </w:r>
      <w:r>
        <w:t>2021.</w:t>
      </w:r>
    </w:p>
    <w:p w14:paraId="36A072B5" w14:textId="77777777" w:rsidR="00DE70B6" w:rsidRDefault="00603B20">
      <w:pPr>
        <w:pStyle w:val="BodyText"/>
        <w:spacing w:before="119"/>
        <w:ind w:left="157"/>
      </w:pPr>
      <w:hyperlink r:id="rId36">
        <w:r>
          <w:t>https://eur-lex.europa.eu/legal-content/EN/TXT/PDF/</w:t>
        </w:r>
        <w:r>
          <w:rPr>
            <w:rFonts w:ascii="Tahoma"/>
          </w:rPr>
          <w:t>?</w:t>
        </w:r>
        <w:r>
          <w:t>uri=CELEX:32015L2366&amp;from=EN</w:t>
        </w:r>
      </w:hyperlink>
    </w:p>
    <w:p w14:paraId="445D5E33" w14:textId="77777777" w:rsidR="00DE70B6" w:rsidRDefault="00DE70B6">
      <w:pPr>
        <w:pStyle w:val="BodyText"/>
        <w:spacing w:before="2"/>
        <w:ind w:left="0"/>
        <w:rPr>
          <w:sz w:val="27"/>
        </w:rPr>
      </w:pPr>
    </w:p>
    <w:p w14:paraId="4CF39934" w14:textId="77777777" w:rsidR="00DE70B6" w:rsidRDefault="00603B20">
      <w:pPr>
        <w:pStyle w:val="BodyText"/>
        <w:spacing w:before="1" w:line="357" w:lineRule="auto"/>
        <w:ind w:left="396" w:hanging="240"/>
      </w:pPr>
      <w:r>
        <w:t>Alas</w:t>
      </w:r>
      <w:r>
        <w:t>dair Smith. Retail banking market investigation. Competition and Markets Authority, Au-</w:t>
      </w:r>
      <w:r>
        <w:rPr>
          <w:spacing w:val="-57"/>
        </w:rPr>
        <w:t xml:space="preserve"> </w:t>
      </w:r>
      <w:r>
        <w:t>gust</w:t>
      </w:r>
      <w:r>
        <w:rPr>
          <w:spacing w:val="-2"/>
        </w:rPr>
        <w:t xml:space="preserve"> </w:t>
      </w:r>
      <w:r>
        <w:t>2016.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38492F17" w14:textId="77777777" w:rsidR="00DE70B6" w:rsidRDefault="00DE70B6">
      <w:pPr>
        <w:spacing w:line="357" w:lineRule="auto"/>
        <w:sectPr w:rsidR="00DE70B6">
          <w:pgSz w:w="11910" w:h="16840"/>
          <w:pgMar w:top="1400" w:right="1260" w:bottom="1020" w:left="1260" w:header="0" w:footer="833" w:gutter="0"/>
          <w:cols w:space="708"/>
        </w:sectPr>
      </w:pPr>
    </w:p>
    <w:p w14:paraId="6AA05EF8" w14:textId="77777777" w:rsidR="00DE70B6" w:rsidRDefault="00603B20">
      <w:pPr>
        <w:pStyle w:val="BodyText"/>
        <w:spacing w:before="74" w:line="357" w:lineRule="auto"/>
        <w:ind w:left="396" w:right="154" w:hanging="240"/>
      </w:pPr>
      <w:hyperlink r:id="rId37">
        <w:r>
          <w:t>https://assets.publishing.service.gov.uk/media/57ac9667e5274a0f6c00007a/retail-banking-m</w:t>
        </w:r>
      </w:hyperlink>
      <w:r>
        <w:rPr>
          <w:spacing w:val="1"/>
        </w:rPr>
        <w:t xml:space="preserve"> </w:t>
      </w:r>
      <w:hyperlink r:id="rId38">
        <w:r>
          <w:t>arket-investigation-full-final-report.pdf</w:t>
        </w:r>
      </w:hyperlink>
    </w:p>
    <w:p w14:paraId="2568333A" w14:textId="77777777" w:rsidR="00DE70B6" w:rsidRDefault="00603B20">
      <w:pPr>
        <w:pStyle w:val="BodyText"/>
        <w:spacing w:before="201" w:line="357" w:lineRule="auto"/>
        <w:ind w:left="396" w:hanging="240"/>
      </w:pPr>
      <w:r>
        <w:t>Deloitte.</w:t>
      </w:r>
      <w:r>
        <w:rPr>
          <w:spacing w:val="7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flourish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uncertain</w:t>
      </w:r>
      <w:r>
        <w:rPr>
          <w:spacing w:val="7"/>
        </w:rPr>
        <w:t xml:space="preserve"> </w:t>
      </w:r>
      <w:r>
        <w:t>future.</w:t>
      </w:r>
      <w:r>
        <w:rPr>
          <w:spacing w:val="7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banking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PSD2.</w:t>
      </w:r>
      <w:r>
        <w:rPr>
          <w:spacing w:val="8"/>
        </w:rPr>
        <w:t xml:space="preserve"> </w:t>
      </w:r>
      <w:r>
        <w:t>Deloitte,</w:t>
      </w:r>
      <w:r>
        <w:rPr>
          <w:spacing w:val="9"/>
        </w:rPr>
        <w:t xml:space="preserve"> </w:t>
      </w:r>
      <w:r>
        <w:t>20</w:t>
      </w:r>
      <w:r>
        <w:t>18.</w:t>
      </w:r>
      <w:r>
        <w:rPr>
          <w:spacing w:val="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9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2981F776" w14:textId="77777777" w:rsidR="00DE70B6" w:rsidRDefault="00603B20">
      <w:pPr>
        <w:pStyle w:val="BodyText"/>
        <w:spacing w:before="1" w:line="357" w:lineRule="auto"/>
        <w:ind w:left="396" w:right="153" w:hanging="240"/>
      </w:pPr>
      <w:hyperlink r:id="rId39">
        <w:r>
          <w:t>https://www2.deloitte.com/content/dam/Deloitte/cz/Documents/financial-services/</w:t>
        </w:r>
        <w:r>
          <w:t>cz-open-b</w:t>
        </w:r>
      </w:hyperlink>
      <w:r>
        <w:rPr>
          <w:spacing w:val="1"/>
        </w:rPr>
        <w:t xml:space="preserve"> </w:t>
      </w:r>
      <w:hyperlink r:id="rId40">
        <w:r>
          <w:t>anking-and-psd2.pdf</w:t>
        </w:r>
      </w:hyperlink>
    </w:p>
    <w:p w14:paraId="79FF36F7" w14:textId="77777777" w:rsidR="00DE70B6" w:rsidRDefault="00603B20">
      <w:pPr>
        <w:pStyle w:val="BodyText"/>
        <w:spacing w:before="200" w:line="357" w:lineRule="auto"/>
        <w:ind w:left="396" w:hanging="240"/>
      </w:pPr>
      <w:r>
        <w:t>OBIE.</w:t>
      </w:r>
      <w:r>
        <w:rPr>
          <w:spacing w:val="-10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Banking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Entity.</w:t>
      </w:r>
      <w:r>
        <w:rPr>
          <w:spacing w:val="-10"/>
        </w:rPr>
        <w:t xml:space="preserve"> </w:t>
      </w:r>
      <w:r>
        <w:t>OBIE,</w:t>
      </w:r>
      <w:r>
        <w:rPr>
          <w:spacing w:val="-10"/>
        </w:rPr>
        <w:t xml:space="preserve"> </w:t>
      </w:r>
      <w:r>
        <w:t>2020.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line.</w:t>
      </w:r>
      <w:r>
        <w:rPr>
          <w:spacing w:val="-9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Access:</w:t>
      </w:r>
      <w:r>
        <w:rPr>
          <w:spacing w:val="9"/>
        </w:rPr>
        <w:t xml:space="preserve"> </w:t>
      </w:r>
      <w:r>
        <w:t>September</w:t>
      </w:r>
      <w:r>
        <w:rPr>
          <w:spacing w:val="-57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4EEC9E69" w14:textId="77777777" w:rsidR="00DE70B6" w:rsidRDefault="00603B20">
      <w:pPr>
        <w:pStyle w:val="BodyText"/>
        <w:spacing w:before="1"/>
        <w:ind w:left="157"/>
      </w:pPr>
      <w:hyperlink r:id="rId41">
        <w:r>
          <w:t>https://www.openbanking.org.uk/about-us/</w:t>
        </w:r>
      </w:hyperlink>
    </w:p>
    <w:p w14:paraId="66860593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3E90B3AA" w14:textId="77777777" w:rsidR="00DE70B6" w:rsidRDefault="00603B20">
      <w:pPr>
        <w:pStyle w:val="BodyText"/>
        <w:spacing w:line="357" w:lineRule="auto"/>
        <w:ind w:left="396" w:hanging="240"/>
      </w:pPr>
      <w:r>
        <w:t>European</w:t>
      </w:r>
      <w:r>
        <w:rPr>
          <w:spacing w:val="5"/>
        </w:rPr>
        <w:t xml:space="preserve"> </w:t>
      </w:r>
      <w:r>
        <w:t>Banking</w:t>
      </w:r>
      <w:r>
        <w:rPr>
          <w:spacing w:val="5"/>
        </w:rPr>
        <w:t xml:space="preserve"> </w:t>
      </w:r>
      <w:r>
        <w:t>Authority.</w:t>
      </w:r>
      <w:r>
        <w:rPr>
          <w:spacing w:val="5"/>
        </w:rPr>
        <w:t xml:space="preserve"> </w:t>
      </w:r>
      <w:r>
        <w:t>Final</w:t>
      </w:r>
      <w:r>
        <w:rPr>
          <w:spacing w:val="5"/>
        </w:rPr>
        <w:t xml:space="preserve"> </w:t>
      </w:r>
      <w:r>
        <w:t>guidelines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security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internet</w:t>
      </w:r>
      <w:r>
        <w:rPr>
          <w:spacing w:val="5"/>
        </w:rPr>
        <w:t xml:space="preserve"> </w:t>
      </w:r>
      <w:r>
        <w:t>payments.</w:t>
      </w:r>
      <w:r>
        <w:rPr>
          <w:spacing w:val="5"/>
        </w:rPr>
        <w:t xml:space="preserve"> </w:t>
      </w:r>
      <w:r>
        <w:t>European</w:t>
      </w:r>
      <w:r>
        <w:rPr>
          <w:spacing w:val="-57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Authority,</w:t>
      </w:r>
      <w:r>
        <w:rPr>
          <w:spacing w:val="-4"/>
        </w:rPr>
        <w:t xml:space="preserve"> </w:t>
      </w:r>
      <w:r>
        <w:t>December</w:t>
      </w:r>
      <w:r>
        <w:rPr>
          <w:spacing w:val="-4"/>
        </w:rPr>
        <w:t xml:space="preserve"> </w:t>
      </w:r>
      <w:r>
        <w:t>2014.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Access:</w:t>
      </w:r>
      <w:r>
        <w:rPr>
          <w:spacing w:val="15"/>
        </w:rPr>
        <w:t xml:space="preserve"> </w:t>
      </w:r>
      <w:r>
        <w:t>September</w:t>
      </w:r>
      <w:r>
        <w:rPr>
          <w:spacing w:val="-4"/>
        </w:rPr>
        <w:t xml:space="preserve"> </w:t>
      </w:r>
      <w:r>
        <w:t>30th</w:t>
      </w:r>
      <w:r>
        <w:rPr>
          <w:spacing w:val="-4"/>
        </w:rPr>
        <w:t xml:space="preserve"> </w:t>
      </w:r>
      <w:r>
        <w:t>2021.</w:t>
      </w:r>
    </w:p>
    <w:p w14:paraId="504963BD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42">
        <w:r>
          <w:t>https://www.eba.europa.eu/regulation-and-policy/consumer-protection-and-fi</w:t>
        </w:r>
        <w:r>
          <w:t>nancial-innovati</w:t>
        </w:r>
      </w:hyperlink>
      <w:r>
        <w:rPr>
          <w:spacing w:val="1"/>
        </w:rPr>
        <w:t xml:space="preserve"> </w:t>
      </w:r>
      <w:hyperlink r:id="rId43">
        <w:r>
          <w:t>on/guidelines-on-internet-payments-security</w:t>
        </w:r>
      </w:hyperlink>
    </w:p>
    <w:p w14:paraId="2A84217A" w14:textId="77777777" w:rsidR="00DE70B6" w:rsidRDefault="00603B20">
      <w:pPr>
        <w:pStyle w:val="BodyText"/>
        <w:spacing w:before="201" w:line="357" w:lineRule="auto"/>
        <w:ind w:left="396" w:right="155" w:hanging="240"/>
        <w:jc w:val="both"/>
      </w:pPr>
      <w:r>
        <w:t>Philip</w:t>
      </w:r>
      <w:r>
        <w:rPr>
          <w:spacing w:val="-5"/>
        </w:rPr>
        <w:t xml:space="preserve"> </w:t>
      </w:r>
      <w:r>
        <w:t>Boucher.</w:t>
      </w:r>
      <w:r>
        <w:rPr>
          <w:spacing w:val="-5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intelligence:</w:t>
      </w:r>
      <w:r>
        <w:rPr>
          <w:spacing w:val="1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work,</w:t>
      </w:r>
      <w:r>
        <w:rPr>
          <w:spacing w:val="-4"/>
        </w:rPr>
        <w:t xml:space="preserve"> </w:t>
      </w:r>
      <w:r>
        <w:t>wh</w:t>
      </w:r>
      <w:r>
        <w:t>y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matter,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it?.</w:t>
      </w:r>
      <w:r>
        <w:rPr>
          <w:spacing w:val="-5"/>
        </w:rPr>
        <w:t xml:space="preserve"> </w:t>
      </w:r>
      <w:r>
        <w:t>European</w:t>
      </w:r>
      <w:r>
        <w:rPr>
          <w:spacing w:val="-6"/>
        </w:rPr>
        <w:t xml:space="preserve"> </w:t>
      </w:r>
      <w:r>
        <w:t>Parliamentary</w:t>
      </w:r>
      <w:r>
        <w:rPr>
          <w:spacing w:val="-5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Service,</w:t>
      </w:r>
      <w:r>
        <w:rPr>
          <w:spacing w:val="-6"/>
        </w:rPr>
        <w:t xml:space="preserve"> </w:t>
      </w:r>
      <w:r>
        <w:t>June</w:t>
      </w:r>
      <w:r>
        <w:rPr>
          <w:spacing w:val="-5"/>
        </w:rPr>
        <w:t xml:space="preserve"> </w:t>
      </w:r>
      <w:r>
        <w:t>2020.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line.</w:t>
      </w:r>
      <w:r>
        <w:rPr>
          <w:spacing w:val="-6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Access:</w:t>
      </w:r>
      <w:r>
        <w:rPr>
          <w:spacing w:val="-5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</w:p>
    <w:p w14:paraId="2A051AAA" w14:textId="77777777" w:rsidR="00DE70B6" w:rsidRDefault="00603B20">
      <w:pPr>
        <w:pStyle w:val="BodyText"/>
        <w:spacing w:line="350" w:lineRule="auto"/>
        <w:ind w:left="396" w:hanging="240"/>
      </w:pPr>
      <w:hyperlink r:id="rId44">
        <w:r>
          <w:t>https://www.europarl.europa.eu/RegData/etudes/STUD/2020/641547/EPRS_STU(2020</w:t>
        </w:r>
        <w:r>
          <w:rPr>
            <w:rFonts w:ascii="Tahoma"/>
          </w:rPr>
          <w:t>)</w:t>
        </w:r>
        <w:r>
          <w:t>641</w:t>
        </w:r>
      </w:hyperlink>
      <w:r>
        <w:rPr>
          <w:spacing w:val="1"/>
        </w:rPr>
        <w:t xml:space="preserve"> </w:t>
      </w:r>
      <w:hyperlink r:id="rId45">
        <w:r>
          <w:t>547_EN.pdf</w:t>
        </w:r>
      </w:hyperlink>
    </w:p>
    <w:p w14:paraId="20DCC154" w14:textId="77777777" w:rsidR="00DE70B6" w:rsidRDefault="00603B20">
      <w:pPr>
        <w:pStyle w:val="BodyText"/>
        <w:spacing w:before="196" w:line="357" w:lineRule="auto"/>
        <w:ind w:left="396" w:hanging="240"/>
      </w:pPr>
      <w:r w:rsidRPr="0024290E">
        <w:rPr>
          <w:lang w:val="pl-PL"/>
          <w:rPrChange w:id="631" w:author="Krzysztof SPIRZEWSKI" w:date="2021-10-09T18:12:00Z">
            <w:rPr/>
          </w:rPrChange>
        </w:rPr>
        <w:t>Marek</w:t>
      </w:r>
      <w:r w:rsidRPr="0024290E">
        <w:rPr>
          <w:spacing w:val="2"/>
          <w:lang w:val="pl-PL"/>
          <w:rPrChange w:id="632" w:author="Krzysztof SPIRZEWSKI" w:date="2021-10-09T18:12:00Z">
            <w:rPr>
              <w:spacing w:val="2"/>
            </w:rPr>
          </w:rPrChange>
        </w:rPr>
        <w:t xml:space="preserve"> </w:t>
      </w:r>
      <w:r w:rsidRPr="0024290E">
        <w:rPr>
          <w:lang w:val="pl-PL"/>
          <w:rPrChange w:id="633" w:author="Krzysztof SPIRZEWSKI" w:date="2021-10-09T18:12:00Z">
            <w:rPr/>
          </w:rPrChange>
        </w:rPr>
        <w:t>J.</w:t>
      </w:r>
      <w:r w:rsidRPr="0024290E">
        <w:rPr>
          <w:spacing w:val="3"/>
          <w:lang w:val="pl-PL"/>
          <w:rPrChange w:id="634" w:author="Krzysztof SPIRZEWSKI" w:date="2021-10-09T18:12:00Z">
            <w:rPr>
              <w:spacing w:val="3"/>
            </w:rPr>
          </w:rPrChange>
        </w:rPr>
        <w:t xml:space="preserve"> </w:t>
      </w:r>
      <w:proofErr w:type="spellStart"/>
      <w:r w:rsidRPr="0024290E">
        <w:rPr>
          <w:lang w:val="pl-PL"/>
          <w:rPrChange w:id="635" w:author="Krzysztof SPIRZEWSKI" w:date="2021-10-09T18:12:00Z">
            <w:rPr/>
          </w:rPrChange>
        </w:rPr>
        <w:t>Druzdze</w:t>
      </w:r>
      <w:proofErr w:type="spellEnd"/>
      <w:r w:rsidRPr="0024290E">
        <w:rPr>
          <w:lang w:val="pl-PL"/>
          <w:rPrChange w:id="636" w:author="Krzysztof SPIRZEWSKI" w:date="2021-10-09T18:12:00Z">
            <w:rPr/>
          </w:rPrChange>
        </w:rPr>
        <w:t>,</w:t>
      </w:r>
      <w:r w:rsidRPr="0024290E">
        <w:rPr>
          <w:spacing w:val="6"/>
          <w:lang w:val="pl-PL"/>
          <w:rPrChange w:id="637" w:author="Krzysztof SPIRZEWSKI" w:date="2021-10-09T18:12:00Z">
            <w:rPr>
              <w:spacing w:val="6"/>
            </w:rPr>
          </w:rPrChange>
        </w:rPr>
        <w:t xml:space="preserve"> </w:t>
      </w:r>
      <w:r w:rsidRPr="0024290E">
        <w:rPr>
          <w:lang w:val="pl-PL"/>
          <w:rPrChange w:id="638" w:author="Krzysztof SPIRZEWSKI" w:date="2021-10-09T18:12:00Z">
            <w:rPr/>
          </w:rPrChange>
        </w:rPr>
        <w:t>Roger</w:t>
      </w:r>
      <w:r w:rsidRPr="0024290E">
        <w:rPr>
          <w:spacing w:val="3"/>
          <w:lang w:val="pl-PL"/>
          <w:rPrChange w:id="639" w:author="Krzysztof SPIRZEWSKI" w:date="2021-10-09T18:12:00Z">
            <w:rPr>
              <w:spacing w:val="3"/>
            </w:rPr>
          </w:rPrChange>
        </w:rPr>
        <w:t xml:space="preserve"> </w:t>
      </w:r>
      <w:r w:rsidRPr="0024290E">
        <w:rPr>
          <w:lang w:val="pl-PL"/>
          <w:rPrChange w:id="640" w:author="Krzysztof SPIRZEWSKI" w:date="2021-10-09T18:12:00Z">
            <w:rPr/>
          </w:rPrChange>
        </w:rPr>
        <w:t>R.</w:t>
      </w:r>
      <w:r w:rsidRPr="0024290E">
        <w:rPr>
          <w:spacing w:val="3"/>
          <w:lang w:val="pl-PL"/>
          <w:rPrChange w:id="641" w:author="Krzysztof SPIRZEWSKI" w:date="2021-10-09T18:12:00Z">
            <w:rPr>
              <w:spacing w:val="3"/>
            </w:rPr>
          </w:rPrChange>
        </w:rPr>
        <w:t xml:space="preserve"> </w:t>
      </w:r>
      <w:r w:rsidRPr="0024290E">
        <w:rPr>
          <w:lang w:val="pl-PL"/>
          <w:rPrChange w:id="642" w:author="Krzysztof SPIRZEWSKI" w:date="2021-10-09T18:12:00Z">
            <w:rPr/>
          </w:rPrChange>
        </w:rPr>
        <w:t>Flynn.</w:t>
      </w:r>
      <w:r w:rsidRPr="0024290E">
        <w:rPr>
          <w:spacing w:val="3"/>
          <w:lang w:val="pl-PL"/>
          <w:rPrChange w:id="643" w:author="Krzysztof SPIRZEWSKI" w:date="2021-10-09T18:12:00Z">
            <w:rPr>
              <w:spacing w:val="3"/>
            </w:rPr>
          </w:rPrChange>
        </w:rPr>
        <w:t xml:space="preserve"> </w:t>
      </w:r>
      <w:r>
        <w:t>Decision</w:t>
      </w:r>
      <w:r>
        <w:rPr>
          <w:spacing w:val="3"/>
        </w:rPr>
        <w:t xml:space="preserve"> </w:t>
      </w:r>
      <w:r>
        <w:t>Support</w:t>
      </w:r>
      <w:r>
        <w:rPr>
          <w:spacing w:val="3"/>
        </w:rPr>
        <w:t xml:space="preserve"> </w:t>
      </w:r>
      <w:r>
        <w:t>Systems.</w:t>
      </w:r>
      <w:r>
        <w:rPr>
          <w:spacing w:val="2"/>
        </w:rPr>
        <w:t xml:space="preserve"> </w:t>
      </w:r>
      <w:r>
        <w:t>University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Pittsburgh,</w:t>
      </w:r>
      <w:r>
        <w:rPr>
          <w:spacing w:val="6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2009.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4FF177A0" w14:textId="77777777" w:rsidR="00DE70B6" w:rsidRDefault="00603B20">
      <w:pPr>
        <w:pStyle w:val="BodyText"/>
        <w:spacing w:before="1"/>
        <w:ind w:left="157"/>
      </w:pPr>
      <w:hyperlink r:id="rId46">
        <w:r>
          <w:t>https://www.pitt.edu/~druzdzel/psfiles/dss08.pdf</w:t>
        </w:r>
      </w:hyperlink>
    </w:p>
    <w:p w14:paraId="7D87133B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41F9C408" w14:textId="77777777" w:rsidR="00DE70B6" w:rsidRDefault="00603B20">
      <w:pPr>
        <w:pStyle w:val="BodyText"/>
        <w:spacing w:line="357" w:lineRule="auto"/>
        <w:ind w:left="396" w:right="156" w:hanging="240"/>
        <w:jc w:val="both"/>
      </w:pPr>
      <w:r>
        <w:t>A.P. Sage. Decision Support Systems En</w:t>
      </w:r>
      <w:r>
        <w:t>gineering. John Wiley &amp; Sons, Inc. New York, 1991.</w:t>
      </w:r>
      <w:r>
        <w:rPr>
          <w:spacing w:val="-57"/>
        </w:rPr>
        <w:t xml:space="preserve"> </w:t>
      </w:r>
      <w:r>
        <w:t>p.</w:t>
      </w:r>
    </w:p>
    <w:p w14:paraId="25E23BA7" w14:textId="77777777" w:rsidR="00DE70B6" w:rsidRDefault="00603B20">
      <w:pPr>
        <w:pStyle w:val="BodyText"/>
        <w:spacing w:before="200" w:line="357" w:lineRule="auto"/>
        <w:ind w:left="396" w:right="156" w:hanging="240"/>
        <w:jc w:val="both"/>
      </w:pPr>
      <w:r>
        <w:t xml:space="preserve">Ephraim R. McLean, Thomas F. </w:t>
      </w:r>
      <w:proofErr w:type="spellStart"/>
      <w:r>
        <w:t>Riesing</w:t>
      </w:r>
      <w:proofErr w:type="spellEnd"/>
      <w:r>
        <w:t>. Decision Support Systems: Issues and Challenges.</w:t>
      </w:r>
      <w:r>
        <w:rPr>
          <w:spacing w:val="1"/>
        </w:rPr>
        <w:t xml:space="preserve"> </w:t>
      </w:r>
      <w:r>
        <w:t>Installing a Decision Support System:</w:t>
      </w:r>
      <w:r>
        <w:rPr>
          <w:spacing w:val="1"/>
        </w:rPr>
        <w:t xml:space="preserve"> </w:t>
      </w:r>
      <w:r>
        <w:t>Implications for research. Pergamon Press January</w:t>
      </w:r>
      <w:r>
        <w:rPr>
          <w:spacing w:val="1"/>
        </w:rPr>
        <w:t xml:space="preserve"> </w:t>
      </w:r>
      <w:r>
        <w:t>1980.</w:t>
      </w:r>
      <w:r>
        <w:rPr>
          <w:spacing w:val="-2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127-142</w:t>
      </w:r>
    </w:p>
    <w:p w14:paraId="731739DA" w14:textId="77777777" w:rsidR="00DE70B6" w:rsidRDefault="00603B20">
      <w:pPr>
        <w:pStyle w:val="BodyText"/>
        <w:spacing w:before="201" w:line="357" w:lineRule="auto"/>
        <w:ind w:left="396" w:right="157" w:hanging="240"/>
        <w:jc w:val="both"/>
      </w:pPr>
      <w:r>
        <w:t>Gil Press.</w:t>
      </w:r>
      <w:r>
        <w:t xml:space="preserve"> A Very Short History Of Big Data. Forbes, May 2013. On line. Date of Access:</w:t>
      </w:r>
      <w:r>
        <w:rPr>
          <w:spacing w:val="1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</w:p>
    <w:p w14:paraId="5D134546" w14:textId="77777777" w:rsidR="00DE70B6" w:rsidRDefault="00603B20">
      <w:pPr>
        <w:pStyle w:val="BodyText"/>
        <w:spacing w:before="1"/>
        <w:ind w:left="157"/>
      </w:pPr>
      <w:hyperlink r:id="rId47">
        <w:r>
          <w:t>https://www.forbes.com/sites/gilpress/2013/05/09/a-very-short-history-of-big-data/</w:t>
        </w:r>
      </w:hyperlink>
    </w:p>
    <w:p w14:paraId="4755699E" w14:textId="77777777" w:rsidR="00DE70B6" w:rsidRDefault="00DE70B6">
      <w:pPr>
        <w:sectPr w:rsidR="00DE70B6">
          <w:pgSz w:w="11910" w:h="16840"/>
          <w:pgMar w:top="1340" w:right="1260" w:bottom="1020" w:left="1260" w:header="0" w:footer="833" w:gutter="0"/>
          <w:cols w:space="708"/>
        </w:sectPr>
      </w:pPr>
    </w:p>
    <w:p w14:paraId="32C1AE69" w14:textId="77777777" w:rsidR="00DE70B6" w:rsidRDefault="00603B20">
      <w:pPr>
        <w:pStyle w:val="BodyText"/>
        <w:spacing w:before="74" w:line="357" w:lineRule="auto"/>
        <w:ind w:left="396" w:right="156" w:hanging="240"/>
        <w:jc w:val="both"/>
      </w:pPr>
      <w:r>
        <w:rPr>
          <w:w w:val="95"/>
        </w:rPr>
        <w:lastRenderedPageBreak/>
        <w:t>Andrea De Mauro, Marco Greco, Michele Grimaldi. What is</w:t>
      </w:r>
      <w:r>
        <w:rPr>
          <w:w w:val="95"/>
        </w:rPr>
        <w:t xml:space="preserve"> Big Data?</w:t>
      </w:r>
      <w:r>
        <w:rPr>
          <w:spacing w:val="1"/>
          <w:w w:val="95"/>
        </w:rPr>
        <w:t xml:space="preserve"> </w:t>
      </w:r>
      <w:r>
        <w:rPr>
          <w:w w:val="95"/>
        </w:rPr>
        <w:t>A Consensual Definition</w:t>
      </w:r>
      <w:r>
        <w:rPr>
          <w:spacing w:val="1"/>
          <w:w w:val="95"/>
        </w:rPr>
        <w:t xml:space="preserve"> </w:t>
      </w:r>
      <w:r>
        <w:rPr>
          <w:w w:val="95"/>
        </w:rPr>
        <w:t>and a Review of Key Research Topics. University of Sheffield, 2015. On line. Date of Access:</w:t>
      </w:r>
      <w:r>
        <w:rPr>
          <w:spacing w:val="1"/>
          <w:w w:val="95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</w:p>
    <w:p w14:paraId="4B4CCE15" w14:textId="77777777" w:rsidR="00DE70B6" w:rsidRDefault="00603B20">
      <w:pPr>
        <w:pStyle w:val="BodyText"/>
        <w:spacing w:before="2"/>
        <w:ind w:left="157"/>
      </w:pPr>
      <w:hyperlink r:id="rId48">
        <w:r>
          <w:t>https://www.dhi.ac.uk/san/waysofbeing/data/data-crone-demauro-2015.pdf</w:t>
        </w:r>
      </w:hyperlink>
    </w:p>
    <w:p w14:paraId="5C8AD099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547156AC" w14:textId="77777777" w:rsidR="00DE70B6" w:rsidRDefault="00603B20">
      <w:pPr>
        <w:pStyle w:val="BodyText"/>
        <w:spacing w:line="357" w:lineRule="auto"/>
        <w:ind w:left="396" w:hanging="240"/>
      </w:pPr>
      <w:r>
        <w:t>Michael</w:t>
      </w:r>
      <w:r>
        <w:rPr>
          <w:spacing w:val="1"/>
        </w:rPr>
        <w:t xml:space="preserve"> </w:t>
      </w:r>
      <w:r>
        <w:t>Chui,</w:t>
      </w:r>
      <w:r>
        <w:rPr>
          <w:spacing w:val="4"/>
        </w:rPr>
        <w:t xml:space="preserve"> </w:t>
      </w:r>
      <w:r>
        <w:t>Vishnu</w:t>
      </w:r>
      <w:r>
        <w:rPr>
          <w:spacing w:val="2"/>
        </w:rPr>
        <w:t xml:space="preserve"> </w:t>
      </w:r>
      <w:proofErr w:type="spellStart"/>
      <w:r>
        <w:t>Kamalnath</w:t>
      </w:r>
      <w:proofErr w:type="spellEnd"/>
      <w:r>
        <w:t>,</w:t>
      </w:r>
      <w:r>
        <w:rPr>
          <w:spacing w:val="4"/>
        </w:rPr>
        <w:t xml:space="preserve"> </w:t>
      </w:r>
      <w:r>
        <w:t>Brian</w:t>
      </w:r>
      <w:r>
        <w:rPr>
          <w:spacing w:val="2"/>
        </w:rPr>
        <w:t xml:space="preserve"> </w:t>
      </w:r>
      <w:r>
        <w:t>McCarthy.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executive’s</w:t>
      </w:r>
      <w:r>
        <w:rPr>
          <w:spacing w:val="2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AI.</w:t>
      </w:r>
      <w:r>
        <w:rPr>
          <w:spacing w:val="2"/>
        </w:rPr>
        <w:t xml:space="preserve"> </w:t>
      </w:r>
      <w:r>
        <w:t>McKinsey</w:t>
      </w:r>
      <w:r>
        <w:rPr>
          <w:spacing w:val="1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Company,</w:t>
      </w:r>
      <w:r>
        <w:rPr>
          <w:spacing w:val="-2"/>
        </w:rPr>
        <w:t xml:space="preserve"> </w:t>
      </w:r>
      <w:r>
        <w:t>2020.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7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1B16DD34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49">
        <w:r>
          <w:t>https://www.mckinsey.com/business-functions/mckinsey-analytics/our-insights/an-exec</w:t>
        </w:r>
        <w:r>
          <w:t>utive</w:t>
        </w:r>
      </w:hyperlink>
      <w:r>
        <w:rPr>
          <w:spacing w:val="1"/>
        </w:rPr>
        <w:t xml:space="preserve"> </w:t>
      </w:r>
      <w:hyperlink r:id="rId50">
        <w:r>
          <w:t>s-guide-to-ai</w:t>
        </w:r>
      </w:hyperlink>
    </w:p>
    <w:p w14:paraId="5730C9C3" w14:textId="77777777" w:rsidR="00DE70B6" w:rsidRDefault="00603B20">
      <w:pPr>
        <w:pStyle w:val="BodyText"/>
        <w:spacing w:before="201" w:line="357" w:lineRule="auto"/>
        <w:ind w:left="396" w:hanging="240"/>
      </w:pPr>
      <w:r>
        <w:rPr>
          <w:w w:val="95"/>
        </w:rPr>
        <w:t>Olivia</w:t>
      </w:r>
      <w:r>
        <w:rPr>
          <w:spacing w:val="9"/>
          <w:w w:val="95"/>
        </w:rPr>
        <w:t xml:space="preserve"> </w:t>
      </w:r>
      <w:r>
        <w:rPr>
          <w:w w:val="95"/>
        </w:rPr>
        <w:t>Oran.</w:t>
      </w:r>
      <w:r>
        <w:rPr>
          <w:spacing w:val="9"/>
          <w:w w:val="95"/>
        </w:rPr>
        <w:t xml:space="preserve"> </w:t>
      </w:r>
      <w:r>
        <w:rPr>
          <w:w w:val="95"/>
        </w:rPr>
        <w:t>Wall</w:t>
      </w:r>
      <w:r>
        <w:rPr>
          <w:spacing w:val="10"/>
          <w:w w:val="95"/>
        </w:rPr>
        <w:t xml:space="preserve"> </w:t>
      </w:r>
      <w:r>
        <w:rPr>
          <w:w w:val="95"/>
        </w:rPr>
        <w:t>Street</w:t>
      </w:r>
      <w:r>
        <w:rPr>
          <w:spacing w:val="9"/>
          <w:w w:val="95"/>
        </w:rPr>
        <w:t xml:space="preserve"> </w:t>
      </w:r>
      <w:r>
        <w:rPr>
          <w:w w:val="95"/>
        </w:rPr>
        <w:t>hopes</w:t>
      </w:r>
      <w:r>
        <w:rPr>
          <w:spacing w:val="10"/>
          <w:w w:val="95"/>
        </w:rPr>
        <w:t xml:space="preserve"> </w:t>
      </w:r>
      <w:r>
        <w:rPr>
          <w:w w:val="95"/>
        </w:rPr>
        <w:t>artificial</w:t>
      </w:r>
      <w:r>
        <w:rPr>
          <w:spacing w:val="11"/>
          <w:w w:val="95"/>
        </w:rPr>
        <w:t xml:space="preserve"> </w:t>
      </w:r>
      <w:r>
        <w:rPr>
          <w:w w:val="95"/>
        </w:rPr>
        <w:t>intelligence</w:t>
      </w:r>
      <w:r>
        <w:rPr>
          <w:spacing w:val="10"/>
          <w:w w:val="95"/>
        </w:rPr>
        <w:t xml:space="preserve"> </w:t>
      </w:r>
      <w:r>
        <w:rPr>
          <w:w w:val="95"/>
        </w:rPr>
        <w:t>software</w:t>
      </w:r>
      <w:r>
        <w:rPr>
          <w:spacing w:val="11"/>
          <w:w w:val="95"/>
        </w:rPr>
        <w:t xml:space="preserve"> </w:t>
      </w:r>
      <w:r>
        <w:rPr>
          <w:w w:val="95"/>
        </w:rPr>
        <w:t>helps</w:t>
      </w:r>
      <w:r>
        <w:rPr>
          <w:spacing w:val="9"/>
          <w:w w:val="95"/>
        </w:rPr>
        <w:t xml:space="preserve"> </w:t>
      </w:r>
      <w:r>
        <w:rPr>
          <w:w w:val="95"/>
        </w:rPr>
        <w:t>it</w:t>
      </w:r>
      <w:r>
        <w:rPr>
          <w:spacing w:val="10"/>
          <w:w w:val="95"/>
        </w:rPr>
        <w:t xml:space="preserve"> </w:t>
      </w:r>
      <w:r>
        <w:rPr>
          <w:w w:val="95"/>
        </w:rPr>
        <w:t>hire</w:t>
      </w:r>
      <w:r>
        <w:rPr>
          <w:spacing w:val="11"/>
          <w:w w:val="95"/>
        </w:rPr>
        <w:t xml:space="preserve"> </w:t>
      </w:r>
      <w:r>
        <w:rPr>
          <w:w w:val="95"/>
        </w:rPr>
        <w:t>loyal</w:t>
      </w:r>
      <w:r>
        <w:rPr>
          <w:spacing w:val="9"/>
          <w:w w:val="95"/>
        </w:rPr>
        <w:t xml:space="preserve"> </w:t>
      </w:r>
      <w:r>
        <w:rPr>
          <w:w w:val="95"/>
        </w:rPr>
        <w:t>bankers.</w:t>
      </w:r>
      <w:r>
        <w:rPr>
          <w:spacing w:val="11"/>
          <w:w w:val="95"/>
        </w:rPr>
        <w:t xml:space="preserve"> </w:t>
      </w:r>
      <w:r>
        <w:rPr>
          <w:w w:val="95"/>
        </w:rPr>
        <w:t>Reuters,</w:t>
      </w:r>
      <w:r>
        <w:rPr>
          <w:spacing w:val="1"/>
          <w:w w:val="95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2016.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</w:p>
    <w:p w14:paraId="05B92EB0" w14:textId="77777777" w:rsidR="00DE70B6" w:rsidRDefault="00603B20">
      <w:pPr>
        <w:pStyle w:val="BodyText"/>
        <w:spacing w:before="1"/>
        <w:ind w:left="157"/>
      </w:pPr>
      <w:hyperlink r:id="rId51">
        <w:r>
          <w:t>https://www.reuters.com/article/us-banks-hiring-ai-idUSKCN0YT163</w:t>
        </w:r>
      </w:hyperlink>
    </w:p>
    <w:p w14:paraId="2C40B82E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49E696ED" w14:textId="77777777" w:rsidR="00DE70B6" w:rsidRDefault="00603B20">
      <w:pPr>
        <w:pStyle w:val="BodyText"/>
        <w:spacing w:line="357" w:lineRule="auto"/>
        <w:ind w:left="396" w:hanging="240"/>
      </w:pPr>
      <w:r>
        <w:t>Koji Okuda. Japan’s megabanks to automate around 30,00</w:t>
      </w:r>
      <w:r>
        <w:t>0 jobs’ worth of work. Nikkei Asia,</w:t>
      </w:r>
      <w:r>
        <w:rPr>
          <w:spacing w:val="-57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2017.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2E38D040" w14:textId="77777777" w:rsidR="00DE70B6" w:rsidRDefault="00603B20">
      <w:pPr>
        <w:pStyle w:val="BodyText"/>
        <w:spacing w:before="1"/>
        <w:ind w:left="157"/>
      </w:pPr>
      <w:hyperlink r:id="rId52">
        <w:r>
          <w:t>https://asia.nikkei.com/Economy/Japan-s-megab</w:t>
        </w:r>
        <w:r>
          <w:t>anks-to-automate-around-30-000-jobs-worth</w:t>
        </w:r>
      </w:hyperlink>
    </w:p>
    <w:p w14:paraId="5499EC09" w14:textId="77777777" w:rsidR="00DE70B6" w:rsidRDefault="00603B20">
      <w:pPr>
        <w:pStyle w:val="BodyText"/>
        <w:spacing w:before="136"/>
        <w:ind w:left="396"/>
      </w:pPr>
      <w:hyperlink r:id="rId53">
        <w:r>
          <w:t>-of-work2</w:t>
        </w:r>
      </w:hyperlink>
    </w:p>
    <w:p w14:paraId="3000E55F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2D6C27A8" w14:textId="77777777" w:rsidR="00DE70B6" w:rsidRDefault="00603B20">
      <w:pPr>
        <w:pStyle w:val="BodyText"/>
        <w:spacing w:line="357" w:lineRule="auto"/>
        <w:ind w:left="396" w:hanging="240"/>
      </w:pPr>
      <w:r>
        <w:t>Mitsubishi</w:t>
      </w:r>
      <w:r>
        <w:rPr>
          <w:spacing w:val="10"/>
        </w:rPr>
        <w:t xml:space="preserve"> </w:t>
      </w:r>
      <w:r>
        <w:t>UFJ</w:t>
      </w:r>
      <w:r>
        <w:rPr>
          <w:spacing w:val="10"/>
        </w:rPr>
        <w:t xml:space="preserve"> </w:t>
      </w:r>
      <w:r>
        <w:t>Financial</w:t>
      </w:r>
      <w:r>
        <w:rPr>
          <w:spacing w:val="10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Inc..</w:t>
      </w:r>
      <w:r>
        <w:rPr>
          <w:spacing w:val="10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Strategy.</w:t>
      </w:r>
      <w:r>
        <w:rPr>
          <w:spacing w:val="9"/>
        </w:rPr>
        <w:t xml:space="preserve"> </w:t>
      </w:r>
      <w:r>
        <w:t>Mitsubishi</w:t>
      </w:r>
      <w:r>
        <w:rPr>
          <w:spacing w:val="10"/>
        </w:rPr>
        <w:t xml:space="preserve"> </w:t>
      </w:r>
      <w:r>
        <w:t>UFJ</w:t>
      </w:r>
      <w:r>
        <w:rPr>
          <w:spacing w:val="10"/>
        </w:rPr>
        <w:t xml:space="preserve"> </w:t>
      </w:r>
      <w:r>
        <w:t>Financial</w:t>
      </w:r>
      <w:r>
        <w:rPr>
          <w:spacing w:val="10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Inc.,</w:t>
      </w:r>
      <w:r>
        <w:rPr>
          <w:spacing w:val="1"/>
        </w:rPr>
        <w:t xml:space="preserve"> </w:t>
      </w:r>
      <w:r>
        <w:t>February</w:t>
      </w:r>
      <w:r>
        <w:rPr>
          <w:spacing w:val="-2"/>
        </w:rPr>
        <w:t xml:space="preserve"> </w:t>
      </w:r>
      <w:r>
        <w:t>2019.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293A3013" w14:textId="77777777" w:rsidR="00DE70B6" w:rsidRDefault="00603B20">
      <w:pPr>
        <w:pStyle w:val="BodyText"/>
        <w:spacing w:before="1"/>
        <w:ind w:left="157"/>
      </w:pPr>
      <w:hyperlink r:id="rId54">
        <w:r>
          <w:t>https://www.mufg.jp/dam/ir/presentation/2018/pdf/slides190219_en.pdf</w:t>
        </w:r>
      </w:hyperlink>
    </w:p>
    <w:p w14:paraId="38530CCA" w14:textId="77777777" w:rsidR="00DE70B6" w:rsidRDefault="00DE70B6">
      <w:pPr>
        <w:pStyle w:val="BodyText"/>
        <w:spacing w:before="2"/>
        <w:ind w:left="0"/>
        <w:rPr>
          <w:sz w:val="29"/>
        </w:rPr>
      </w:pPr>
    </w:p>
    <w:p w14:paraId="651E6A96" w14:textId="77777777" w:rsidR="00DE70B6" w:rsidRDefault="00603B20">
      <w:pPr>
        <w:pStyle w:val="BodyText"/>
        <w:spacing w:line="357" w:lineRule="auto"/>
        <w:ind w:left="396" w:hanging="240"/>
      </w:pPr>
      <w:r>
        <w:t>Jim</w:t>
      </w:r>
      <w:r>
        <w:rPr>
          <w:spacing w:val="-8"/>
        </w:rPr>
        <w:t xml:space="preserve"> </w:t>
      </w:r>
      <w:proofErr w:type="spellStart"/>
      <w:r>
        <w:t>Marous</w:t>
      </w:r>
      <w:proofErr w:type="spellEnd"/>
      <w:r>
        <w:t>.</w:t>
      </w:r>
      <w:r>
        <w:rPr>
          <w:spacing w:val="-7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Destroy</w:t>
      </w:r>
      <w:r>
        <w:rPr>
          <w:spacing w:val="-7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Financial</w:t>
      </w:r>
      <w:r>
        <w:rPr>
          <w:spacing w:val="-7"/>
        </w:rPr>
        <w:t xml:space="preserve"> </w:t>
      </w:r>
      <w:r>
        <w:t>Brand,</w:t>
      </w:r>
      <w:r>
        <w:rPr>
          <w:spacing w:val="-7"/>
        </w:rPr>
        <w:t xml:space="preserve"> </w:t>
      </w:r>
      <w:r>
        <w:t>Au-</w:t>
      </w:r>
      <w:r>
        <w:rPr>
          <w:spacing w:val="-57"/>
        </w:rPr>
        <w:t xml:space="preserve"> </w:t>
      </w:r>
      <w:r>
        <w:t>gust</w:t>
      </w:r>
      <w:r>
        <w:rPr>
          <w:spacing w:val="-2"/>
        </w:rPr>
        <w:t xml:space="preserve"> </w:t>
      </w:r>
      <w:r>
        <w:t>2018.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5AEBE817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55">
        <w:r>
          <w:t>https://thefinancialbrand.com/74626/ai-transform-disrupt-banking-financial-wef-trends-anal</w:t>
        </w:r>
      </w:hyperlink>
      <w:r>
        <w:rPr>
          <w:spacing w:val="1"/>
        </w:rPr>
        <w:t xml:space="preserve"> </w:t>
      </w:r>
      <w:hyperlink r:id="rId56">
        <w:proofErr w:type="spellStart"/>
        <w:r>
          <w:t>ysis</w:t>
        </w:r>
        <w:proofErr w:type="spellEnd"/>
        <w:r>
          <w:t>/</w:t>
        </w:r>
      </w:hyperlink>
    </w:p>
    <w:p w14:paraId="27338DE7" w14:textId="77777777" w:rsidR="00DE70B6" w:rsidRDefault="00603B20">
      <w:pPr>
        <w:pStyle w:val="BodyText"/>
        <w:spacing w:before="200"/>
        <w:ind w:left="157"/>
      </w:pPr>
      <w:r>
        <w:t>Laura</w:t>
      </w:r>
      <w:r>
        <w:rPr>
          <w:spacing w:val="-3"/>
        </w:rPr>
        <w:t xml:space="preserve"> </w:t>
      </w:r>
      <w:r>
        <w:t>Noonan.</w:t>
      </w:r>
      <w:r>
        <w:rPr>
          <w:spacing w:val="-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Banking:</w:t>
      </w:r>
      <w:r>
        <w:rPr>
          <w:spacing w:val="1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Reality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Times,</w:t>
      </w:r>
      <w:r>
        <w:rPr>
          <w:spacing w:val="-3"/>
        </w:rPr>
        <w:t xml:space="preserve"> </w:t>
      </w:r>
      <w:r>
        <w:t>April</w:t>
      </w:r>
      <w:r>
        <w:rPr>
          <w:spacing w:val="-3"/>
        </w:rPr>
        <w:t xml:space="preserve"> </w:t>
      </w:r>
      <w:r>
        <w:t>2018.</w:t>
      </w:r>
    </w:p>
    <w:p w14:paraId="7FD79EB2" w14:textId="77777777" w:rsidR="00DE70B6" w:rsidRDefault="00603B20">
      <w:pPr>
        <w:pStyle w:val="BodyText"/>
        <w:spacing w:before="136" w:line="357" w:lineRule="auto"/>
        <w:ind w:left="157" w:right="2453" w:firstLine="239"/>
      </w:pP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  <w:r>
        <w:rPr>
          <w:spacing w:val="1"/>
        </w:rPr>
        <w:t xml:space="preserve"> </w:t>
      </w:r>
      <w:hyperlink r:id="rId57">
        <w:r>
          <w:t>https://www.ft.com/content/b497a134-2d21-11e8-a34a-7e7563b0b0f4</w:t>
        </w:r>
      </w:hyperlink>
    </w:p>
    <w:p w14:paraId="0DF01352" w14:textId="77777777" w:rsidR="00DE70B6" w:rsidRDefault="00603B20">
      <w:pPr>
        <w:pStyle w:val="BodyText"/>
        <w:spacing w:before="200" w:line="357" w:lineRule="auto"/>
        <w:ind w:left="396" w:hanging="240"/>
      </w:pPr>
      <w:r>
        <w:t>Thomas</w:t>
      </w:r>
      <w:r>
        <w:rPr>
          <w:spacing w:val="-13"/>
        </w:rPr>
        <w:t xml:space="preserve"> </w:t>
      </w:r>
      <w:proofErr w:type="spellStart"/>
      <w:r>
        <w:t>Smale</w:t>
      </w:r>
      <w:proofErr w:type="spellEnd"/>
      <w:r>
        <w:t>.</w:t>
      </w:r>
      <w:r>
        <w:rPr>
          <w:spacing w:val="-11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Ways</w:t>
      </w:r>
      <w:r>
        <w:rPr>
          <w:spacing w:val="-12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Transforming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Banking</w:t>
      </w:r>
      <w:r>
        <w:rPr>
          <w:spacing w:val="-11"/>
        </w:rPr>
        <w:t xml:space="preserve"> </w:t>
      </w:r>
      <w:r>
        <w:t>Industry.</w:t>
      </w:r>
      <w:r>
        <w:rPr>
          <w:spacing w:val="-12"/>
        </w:rPr>
        <w:t xml:space="preserve"> </w:t>
      </w:r>
      <w:proofErr w:type="spellStart"/>
      <w:r>
        <w:t>En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trepreneur</w:t>
      </w:r>
      <w:proofErr w:type="spellEnd"/>
      <w:r>
        <w:t>,</w:t>
      </w:r>
      <w:r>
        <w:rPr>
          <w:spacing w:val="-3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2018.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line.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Access:</w:t>
      </w:r>
      <w:r>
        <w:rPr>
          <w:spacing w:val="17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30th</w:t>
      </w:r>
      <w:r>
        <w:rPr>
          <w:spacing w:val="-3"/>
        </w:rPr>
        <w:t xml:space="preserve"> </w:t>
      </w:r>
      <w:r>
        <w:t>2021.</w:t>
      </w:r>
    </w:p>
    <w:p w14:paraId="4E21DF9E" w14:textId="77777777" w:rsidR="00DE70B6" w:rsidRDefault="00603B20">
      <w:pPr>
        <w:pStyle w:val="BodyText"/>
        <w:spacing w:before="1"/>
        <w:ind w:left="157"/>
      </w:pPr>
      <w:hyperlink r:id="rId58">
        <w:r>
          <w:t>https://www.entrepreneur.com/article/319921</w:t>
        </w:r>
      </w:hyperlink>
    </w:p>
    <w:p w14:paraId="048C9E66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21A5550C" w14:textId="77777777" w:rsidR="00DE70B6" w:rsidRDefault="00603B20">
      <w:pPr>
        <w:pStyle w:val="BodyText"/>
        <w:spacing w:before="1" w:line="357" w:lineRule="auto"/>
        <w:ind w:left="396" w:hanging="240"/>
      </w:pPr>
      <w:r>
        <w:t>Pericles</w:t>
      </w:r>
      <w:r>
        <w:rPr>
          <w:spacing w:val="20"/>
        </w:rPr>
        <w:t xml:space="preserve"> </w:t>
      </w:r>
      <w:proofErr w:type="spellStart"/>
      <w:r>
        <w:t>Anetos</w:t>
      </w:r>
      <w:proofErr w:type="spellEnd"/>
      <w:r>
        <w:t>.</w:t>
      </w:r>
      <w:r>
        <w:rPr>
          <w:spacing w:val="21"/>
        </w:rPr>
        <w:t xml:space="preserve"> </w:t>
      </w:r>
      <w:r>
        <w:t>Banking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Artificial</w:t>
      </w:r>
      <w:r>
        <w:rPr>
          <w:spacing w:val="21"/>
        </w:rPr>
        <w:t xml:space="preserve"> </w:t>
      </w:r>
      <w:r>
        <w:t>Intelligence</w:t>
      </w:r>
      <w:r>
        <w:rPr>
          <w:spacing w:val="21"/>
        </w:rPr>
        <w:t xml:space="preserve"> </w:t>
      </w:r>
      <w:r>
        <w:t>revolution.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Banking</w:t>
      </w:r>
      <w:r>
        <w:rPr>
          <w:spacing w:val="21"/>
        </w:rPr>
        <w:t xml:space="preserve"> </w:t>
      </w:r>
      <w:r>
        <w:t>Association</w:t>
      </w:r>
      <w:r>
        <w:rPr>
          <w:spacing w:val="-57"/>
        </w:rPr>
        <w:t xml:space="preserve"> </w:t>
      </w:r>
      <w:r>
        <w:t>South</w:t>
      </w:r>
      <w:r>
        <w:rPr>
          <w:spacing w:val="-3"/>
        </w:rPr>
        <w:t xml:space="preserve"> </w:t>
      </w:r>
      <w:r>
        <w:t>Africa,</w:t>
      </w:r>
      <w:r>
        <w:rPr>
          <w:spacing w:val="-2"/>
        </w:rPr>
        <w:t xml:space="preserve"> </w:t>
      </w:r>
      <w:r>
        <w:t>August</w:t>
      </w:r>
      <w:r>
        <w:rPr>
          <w:spacing w:val="-3"/>
        </w:rPr>
        <w:t xml:space="preserve"> </w:t>
      </w:r>
      <w:r>
        <w:t>2018.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7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5EBC645B" w14:textId="77777777" w:rsidR="00DE70B6" w:rsidRDefault="00DE70B6">
      <w:pPr>
        <w:spacing w:line="357" w:lineRule="auto"/>
        <w:sectPr w:rsidR="00DE70B6">
          <w:pgSz w:w="11910" w:h="16840"/>
          <w:pgMar w:top="1340" w:right="1260" w:bottom="1020" w:left="1260" w:header="0" w:footer="833" w:gutter="0"/>
          <w:cols w:space="708"/>
        </w:sectPr>
      </w:pPr>
    </w:p>
    <w:p w14:paraId="7C62DD55" w14:textId="77777777" w:rsidR="00DE70B6" w:rsidRDefault="00603B20">
      <w:pPr>
        <w:pStyle w:val="BodyText"/>
        <w:spacing w:before="74" w:line="357" w:lineRule="auto"/>
        <w:ind w:left="396" w:right="154" w:hanging="240"/>
      </w:pPr>
      <w:hyperlink r:id="rId59">
        <w:r>
          <w:t>https://www.businesslive.co.za/bt/business-and-economy/2018-08-25-banking-on-the-artific</w:t>
        </w:r>
      </w:hyperlink>
      <w:r>
        <w:rPr>
          <w:spacing w:val="1"/>
        </w:rPr>
        <w:t xml:space="preserve"> </w:t>
      </w:r>
      <w:hyperlink r:id="rId60">
        <w:proofErr w:type="spellStart"/>
        <w:r>
          <w:t>ial</w:t>
        </w:r>
        <w:proofErr w:type="spellEnd"/>
        <w:r>
          <w:t>-intelligence-revolution/</w:t>
        </w:r>
      </w:hyperlink>
    </w:p>
    <w:p w14:paraId="77D203C1" w14:textId="77777777" w:rsidR="00DE70B6" w:rsidRDefault="00603B20">
      <w:pPr>
        <w:pStyle w:val="BodyText"/>
        <w:spacing w:before="178"/>
        <w:ind w:left="157"/>
      </w:pPr>
      <w:r>
        <w:rPr>
          <w:spacing w:val="-1"/>
        </w:rPr>
        <w:t>Th</w:t>
      </w:r>
      <w:r>
        <w:rPr>
          <w:spacing w:val="-1"/>
        </w:rPr>
        <w:t>e</w:t>
      </w:r>
      <w:r>
        <w:rPr>
          <w:spacing w:val="-14"/>
        </w:rPr>
        <w:t xml:space="preserve"> </w:t>
      </w:r>
      <w:r>
        <w:rPr>
          <w:spacing w:val="-1"/>
        </w:rPr>
        <w:t>Financial</w:t>
      </w:r>
      <w:r>
        <w:rPr>
          <w:spacing w:val="-13"/>
        </w:rPr>
        <w:t xml:space="preserve"> </w:t>
      </w:r>
      <w:r>
        <w:rPr>
          <w:spacing w:val="-1"/>
        </w:rPr>
        <w:t>Brand.</w:t>
      </w:r>
      <w:r>
        <w:rPr>
          <w:spacing w:val="-14"/>
        </w:rPr>
        <w:t xml:space="preserve"> </w:t>
      </w:r>
      <w:r>
        <w:rPr>
          <w:spacing w:val="-1"/>
        </w:rP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Banking</w:t>
      </w:r>
      <w:r>
        <w:rPr>
          <w:spacing w:val="-13"/>
        </w:rPr>
        <w:t xml:space="preserve"> </w:t>
      </w:r>
      <w:r>
        <w:t>Industry’s</w:t>
      </w:r>
      <w:r>
        <w:rPr>
          <w:spacing w:val="-14"/>
        </w:rPr>
        <w:t xml:space="preserve"> </w:t>
      </w:r>
      <w:r>
        <w:t>$1</w:t>
      </w:r>
      <w:r>
        <w:rPr>
          <w:spacing w:val="-13"/>
        </w:rPr>
        <w:t xml:space="preserve"> </w:t>
      </w:r>
      <w:r>
        <w:t>Trillion</w:t>
      </w:r>
      <w:r>
        <w:rPr>
          <w:spacing w:val="-13"/>
        </w:rPr>
        <w:t xml:space="preserve"> </w:t>
      </w:r>
      <w:r>
        <w:t>Opportunity.</w:t>
      </w:r>
    </w:p>
    <w:p w14:paraId="4EE7094F" w14:textId="77777777" w:rsidR="00DE70B6" w:rsidRPr="0024290E" w:rsidRDefault="00603B20">
      <w:pPr>
        <w:pStyle w:val="BodyText"/>
        <w:spacing w:before="136" w:line="357" w:lineRule="auto"/>
        <w:ind w:left="157" w:right="1197" w:firstLine="239"/>
        <w:rPr>
          <w:lang w:val="pl-PL"/>
          <w:rPrChange w:id="644" w:author="Krzysztof SPIRZEWSKI" w:date="2021-10-09T18:12:00Z">
            <w:rPr/>
          </w:rPrChange>
        </w:rPr>
      </w:pPr>
      <w:r>
        <w:t>The Financial Brand, May 2018. On line. Date of Access: September 30th 2021.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"https://thefinancialbrand.com/72653/artificial-intelligence-trends-banking-industry/" \h </w:instrText>
      </w:r>
      <w:r>
        <w:fldChar w:fldCharType="separate"/>
      </w:r>
      <w:r w:rsidRPr="0024290E">
        <w:rPr>
          <w:lang w:val="pl-PL"/>
          <w:rPrChange w:id="645" w:author="Krzysztof SPIRZEWSKI" w:date="2021-10-09T18:12:00Z">
            <w:rPr/>
          </w:rPrChange>
        </w:rPr>
        <w:t>https://thefinancialbrand.com/72653/artificial-intelligence-trends-banking-industry/</w:t>
      </w:r>
      <w:r>
        <w:fldChar w:fldCharType="end"/>
      </w:r>
    </w:p>
    <w:p w14:paraId="105D01D4" w14:textId="77777777" w:rsidR="00DE70B6" w:rsidRDefault="00603B20">
      <w:pPr>
        <w:pStyle w:val="BodyText"/>
        <w:spacing w:before="177" w:line="357" w:lineRule="auto"/>
        <w:ind w:left="396" w:right="153" w:hanging="240"/>
      </w:pPr>
      <w:r w:rsidRPr="0024290E">
        <w:rPr>
          <w:lang w:val="pl-PL"/>
          <w:rPrChange w:id="646" w:author="Krzysztof SPIRZEWSKI" w:date="2021-10-09T18:12:00Z">
            <w:rPr/>
          </w:rPrChange>
        </w:rPr>
        <w:t>Roy</w:t>
      </w:r>
      <w:r w:rsidRPr="0024290E">
        <w:rPr>
          <w:spacing w:val="-12"/>
          <w:lang w:val="pl-PL"/>
          <w:rPrChange w:id="647" w:author="Krzysztof SPIRZEWSKI" w:date="2021-10-09T18:12:00Z">
            <w:rPr>
              <w:spacing w:val="-12"/>
            </w:rPr>
          </w:rPrChange>
        </w:rPr>
        <w:t xml:space="preserve"> </w:t>
      </w:r>
      <w:proofErr w:type="spellStart"/>
      <w:r w:rsidRPr="0024290E">
        <w:rPr>
          <w:lang w:val="pl-PL"/>
          <w:rPrChange w:id="648" w:author="Krzysztof SPIRZEWSKI" w:date="2021-10-09T18:12:00Z">
            <w:rPr/>
          </w:rPrChange>
        </w:rPr>
        <w:t>Soumik</w:t>
      </w:r>
      <w:proofErr w:type="spellEnd"/>
      <w:r w:rsidRPr="0024290E">
        <w:rPr>
          <w:lang w:val="pl-PL"/>
          <w:rPrChange w:id="649" w:author="Krzysztof SPIRZEWSKI" w:date="2021-10-09T18:12:00Z">
            <w:rPr/>
          </w:rPrChange>
        </w:rPr>
        <w:t>.</w:t>
      </w:r>
      <w:r w:rsidRPr="0024290E">
        <w:rPr>
          <w:spacing w:val="-11"/>
          <w:lang w:val="pl-PL"/>
          <w:rPrChange w:id="650" w:author="Krzysztof SPIRZEWSKI" w:date="2021-10-09T18:12:00Z">
            <w:rPr>
              <w:spacing w:val="-11"/>
            </w:rPr>
          </w:rPrChange>
        </w:rPr>
        <w:t xml:space="preserve"> </w:t>
      </w:r>
      <w:r>
        <w:t>Bank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America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currency</w:t>
      </w:r>
      <w:r>
        <w:rPr>
          <w:spacing w:val="-11"/>
        </w:rPr>
        <w:t xml:space="preserve"> </w:t>
      </w:r>
      <w:r>
        <w:t>research.</w:t>
      </w:r>
      <w:r>
        <w:rPr>
          <w:spacing w:val="-11"/>
        </w:rPr>
        <w:t xml:space="preserve"> </w:t>
      </w:r>
      <w:r>
        <w:t>T_HQ,</w:t>
      </w:r>
      <w:r>
        <w:rPr>
          <w:spacing w:val="-12"/>
        </w:rPr>
        <w:t xml:space="preserve"> </w:t>
      </w:r>
      <w:r>
        <w:t>Ju</w:t>
      </w:r>
      <w:r>
        <w:t>ly</w:t>
      </w:r>
      <w:r>
        <w:rPr>
          <w:spacing w:val="-11"/>
        </w:rPr>
        <w:t xml:space="preserve"> </w:t>
      </w:r>
      <w:r>
        <w:t>2018.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line.</w:t>
      </w:r>
      <w:r>
        <w:rPr>
          <w:spacing w:val="-11"/>
        </w:rPr>
        <w:t xml:space="preserve"> </w:t>
      </w:r>
      <w:r>
        <w:t>Date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9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5B1BEB98" w14:textId="77777777" w:rsidR="00DE70B6" w:rsidRDefault="00603B20">
      <w:pPr>
        <w:pStyle w:val="BodyText"/>
        <w:spacing w:before="1"/>
        <w:ind w:left="157"/>
      </w:pPr>
      <w:hyperlink r:id="rId61">
        <w:r>
          <w:t>https://techhq.com/2018/07/bank-of-america-to-use-ai-for-currency-research/</w:t>
        </w:r>
      </w:hyperlink>
    </w:p>
    <w:p w14:paraId="592A0E4B" w14:textId="77777777" w:rsidR="00DE70B6" w:rsidRDefault="00DE70B6">
      <w:pPr>
        <w:pStyle w:val="BodyText"/>
        <w:spacing w:before="2"/>
        <w:ind w:left="0"/>
        <w:rPr>
          <w:sz w:val="27"/>
        </w:rPr>
      </w:pPr>
    </w:p>
    <w:p w14:paraId="3D73388D" w14:textId="77777777" w:rsidR="00DE70B6" w:rsidRDefault="00603B20">
      <w:pPr>
        <w:pStyle w:val="BodyText"/>
        <w:spacing w:line="357" w:lineRule="auto"/>
        <w:ind w:left="396" w:hanging="240"/>
      </w:pPr>
      <w:r>
        <w:t>Wells</w:t>
      </w:r>
      <w:r>
        <w:rPr>
          <w:spacing w:val="-14"/>
        </w:rPr>
        <w:t xml:space="preserve"> </w:t>
      </w:r>
      <w:r>
        <w:t>Fargo.</w:t>
      </w:r>
      <w:r>
        <w:rPr>
          <w:spacing w:val="-13"/>
        </w:rPr>
        <w:t xml:space="preserve"> </w:t>
      </w:r>
      <w:r>
        <w:t>Engaging</w:t>
      </w:r>
      <w:r>
        <w:rPr>
          <w:spacing w:val="-13"/>
        </w:rPr>
        <w:t xml:space="preserve"> </w:t>
      </w:r>
      <w:r>
        <w:t>tech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business.</w:t>
      </w:r>
      <w:r>
        <w:rPr>
          <w:spacing w:val="-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Artificial</w:t>
      </w:r>
      <w:r>
        <w:rPr>
          <w:spacing w:val="-13"/>
        </w:rPr>
        <w:t xml:space="preserve"> </w:t>
      </w:r>
      <w:r>
        <w:t>Intelligence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proofErr w:type="spellStart"/>
      <w:r>
        <w:t>cus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tomers</w:t>
      </w:r>
      <w:proofErr w:type="spellEnd"/>
      <w:r>
        <w:t>.</w:t>
      </w:r>
      <w:r>
        <w:rPr>
          <w:spacing w:val="-3"/>
        </w:rPr>
        <w:t xml:space="preserve"> </w:t>
      </w:r>
      <w:r>
        <w:t>Wells</w:t>
      </w:r>
      <w:r>
        <w:rPr>
          <w:spacing w:val="-3"/>
        </w:rPr>
        <w:t xml:space="preserve"> </w:t>
      </w:r>
      <w:r>
        <w:t>Fargo,</w:t>
      </w:r>
      <w:r>
        <w:rPr>
          <w:spacing w:val="-3"/>
        </w:rPr>
        <w:t xml:space="preserve"> </w:t>
      </w:r>
      <w:r>
        <w:t>2020.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line.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6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3"/>
        </w:rPr>
        <w:t xml:space="preserve"> </w:t>
      </w:r>
      <w:r>
        <w:t>2021.</w:t>
      </w:r>
    </w:p>
    <w:p w14:paraId="084D42E2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62">
        <w:r>
          <w:t>https://www.wellsfargo.com/biz/wells-fargo-works/planning-operations/planning-marketing/</w:t>
        </w:r>
      </w:hyperlink>
      <w:r>
        <w:rPr>
          <w:spacing w:val="1"/>
        </w:rPr>
        <w:t xml:space="preserve"> </w:t>
      </w:r>
      <w:hyperlink r:id="rId63">
        <w:r>
          <w:t>engaging-tech-for-your-business/</w:t>
        </w:r>
      </w:hyperlink>
    </w:p>
    <w:p w14:paraId="170B7A6C" w14:textId="77777777" w:rsidR="00DE70B6" w:rsidRDefault="00603B20">
      <w:pPr>
        <w:pStyle w:val="BodyText"/>
        <w:spacing w:before="178"/>
        <w:ind w:left="157"/>
      </w:pPr>
      <w:r>
        <w:rPr>
          <w:spacing w:val="-1"/>
        </w:rPr>
        <w:t>Sarah</w:t>
      </w:r>
      <w:r>
        <w:rPr>
          <w:spacing w:val="-14"/>
        </w:rPr>
        <w:t xml:space="preserve"> </w:t>
      </w:r>
      <w:r>
        <w:rPr>
          <w:spacing w:val="-1"/>
        </w:rPr>
        <w:t>Butcher.</w:t>
      </w:r>
      <w:r>
        <w:rPr>
          <w:spacing w:val="-13"/>
        </w:rPr>
        <w:t xml:space="preserve"> </w:t>
      </w:r>
      <w:r>
        <w:rPr>
          <w:spacing w:val="-1"/>
        </w:rPr>
        <w:t>JPMorgan’s</w:t>
      </w:r>
      <w:r>
        <w:rPr>
          <w:spacing w:val="-14"/>
        </w:rPr>
        <w:t xml:space="preserve"> </w:t>
      </w:r>
      <w:r>
        <w:rPr>
          <w:spacing w:val="-1"/>
        </w:rPr>
        <w:t>enormous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hiring</w:t>
      </w:r>
      <w:r>
        <w:rPr>
          <w:spacing w:val="-13"/>
        </w:rPr>
        <w:t xml:space="preserve"> </w:t>
      </w:r>
      <w:r>
        <w:t>push.</w:t>
      </w:r>
      <w:r>
        <w:rPr>
          <w:spacing w:val="-14"/>
        </w:rPr>
        <w:t xml:space="preserve"> </w:t>
      </w:r>
      <w:proofErr w:type="spellStart"/>
      <w:r>
        <w:t>EFinancial</w:t>
      </w:r>
      <w:proofErr w:type="spellEnd"/>
      <w:r>
        <w:rPr>
          <w:spacing w:val="-13"/>
        </w:rPr>
        <w:t xml:space="preserve"> </w:t>
      </w:r>
      <w:r>
        <w:t>Careers,</w:t>
      </w:r>
      <w:r>
        <w:rPr>
          <w:spacing w:val="-12"/>
        </w:rPr>
        <w:t xml:space="preserve"> </w:t>
      </w:r>
      <w:r>
        <w:t>March</w:t>
      </w:r>
      <w:r>
        <w:rPr>
          <w:spacing w:val="-13"/>
        </w:rPr>
        <w:t xml:space="preserve"> </w:t>
      </w:r>
      <w:r>
        <w:t>2021.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line.</w:t>
      </w:r>
    </w:p>
    <w:p w14:paraId="2E643C0E" w14:textId="77777777" w:rsidR="00DE70B6" w:rsidRDefault="00603B20">
      <w:pPr>
        <w:pStyle w:val="BodyText"/>
        <w:spacing w:before="135" w:line="357" w:lineRule="auto"/>
        <w:ind w:left="157" w:right="1397" w:firstLine="239"/>
      </w:pPr>
      <w:r>
        <w:t>Date of Access:</w:t>
      </w:r>
      <w:r>
        <w:rPr>
          <w:spacing w:val="1"/>
        </w:rPr>
        <w:t xml:space="preserve"> </w:t>
      </w:r>
      <w:r>
        <w:t>September 30th 2021.</w:t>
      </w:r>
      <w:r>
        <w:rPr>
          <w:spacing w:val="1"/>
        </w:rPr>
        <w:t xml:space="preserve"> </w:t>
      </w:r>
      <w:hyperlink r:id="rId64">
        <w:r>
          <w:rPr>
            <w:w w:val="95"/>
          </w:rPr>
          <w:t>https://www.efinancialcareers.com/news/2021/03/jpmorgan-artificial-intelligence</w:t>
        </w:r>
      </w:hyperlink>
    </w:p>
    <w:p w14:paraId="5660AF1D" w14:textId="77777777" w:rsidR="00DE70B6" w:rsidRDefault="00603B20">
      <w:pPr>
        <w:pStyle w:val="BodyText"/>
        <w:spacing w:before="178" w:line="357" w:lineRule="auto"/>
        <w:ind w:left="396" w:hanging="240"/>
      </w:pPr>
      <w:proofErr w:type="spellStart"/>
      <w:r>
        <w:t>Beena</w:t>
      </w:r>
      <w:proofErr w:type="spellEnd"/>
      <w:r>
        <w:rPr>
          <w:spacing w:val="-8"/>
        </w:rPr>
        <w:t xml:space="preserve"> </w:t>
      </w:r>
      <w:proofErr w:type="spellStart"/>
      <w:r>
        <w:t>Ammanath</w:t>
      </w:r>
      <w:proofErr w:type="spellEnd"/>
      <w:r>
        <w:t>,</w:t>
      </w:r>
      <w:r>
        <w:rPr>
          <w:spacing w:val="-8"/>
        </w:rPr>
        <w:t xml:space="preserve"> </w:t>
      </w:r>
      <w:r>
        <w:t>Susanne</w:t>
      </w:r>
      <w:r>
        <w:rPr>
          <w:spacing w:val="-8"/>
        </w:rPr>
        <w:t xml:space="preserve"> </w:t>
      </w:r>
      <w:proofErr w:type="spellStart"/>
      <w:r>
        <w:t>Hupfer</w:t>
      </w:r>
      <w:proofErr w:type="spellEnd"/>
      <w:r>
        <w:t>,</w:t>
      </w:r>
      <w:r>
        <w:rPr>
          <w:spacing w:val="-8"/>
        </w:rPr>
        <w:t xml:space="preserve"> </w:t>
      </w:r>
      <w:r>
        <w:t>David</w:t>
      </w:r>
      <w:r>
        <w:rPr>
          <w:spacing w:val="-8"/>
        </w:rPr>
        <w:t xml:space="preserve"> </w:t>
      </w:r>
      <w:r>
        <w:t>Ja</w:t>
      </w:r>
      <w:r>
        <w:t>rvis.</w:t>
      </w:r>
      <w:r>
        <w:rPr>
          <w:spacing w:val="-7"/>
        </w:rPr>
        <w:t xml:space="preserve"> </w:t>
      </w:r>
      <w:r>
        <w:t>Thriving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era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pervasive</w:t>
      </w:r>
      <w:r>
        <w:rPr>
          <w:spacing w:val="-7"/>
        </w:rPr>
        <w:t xml:space="preserve"> </w:t>
      </w:r>
      <w:r>
        <w:t>AI.</w:t>
      </w:r>
      <w:r>
        <w:rPr>
          <w:spacing w:val="-8"/>
        </w:rPr>
        <w:t xml:space="preserve"> </w:t>
      </w:r>
      <w:r>
        <w:t>Deloitte,</w:t>
      </w:r>
      <w:r>
        <w:rPr>
          <w:spacing w:val="-57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2019.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562AD70E" w14:textId="77777777" w:rsidR="00DE70B6" w:rsidRDefault="00603B20">
      <w:pPr>
        <w:pStyle w:val="BodyText"/>
        <w:spacing w:before="1"/>
        <w:ind w:left="157"/>
      </w:pPr>
      <w:hyperlink r:id="rId65">
        <w:r>
          <w:t>https://www2.deloitte.com/content/dam/Deloitte/cn/Documents/about-deloitte/deloitte-cn-dtt</w:t>
        </w:r>
      </w:hyperlink>
    </w:p>
    <w:p w14:paraId="44892707" w14:textId="77777777" w:rsidR="00DE70B6" w:rsidRDefault="00603B20">
      <w:pPr>
        <w:pStyle w:val="BodyText"/>
        <w:spacing w:before="136"/>
        <w:ind w:left="396"/>
      </w:pPr>
      <w:hyperlink r:id="rId66">
        <w:r>
          <w:t>-thriving-in-the-era-of-persuasive-ai-en-200819.pdf</w:t>
        </w:r>
      </w:hyperlink>
    </w:p>
    <w:p w14:paraId="5CAB0372" w14:textId="77777777" w:rsidR="00DE70B6" w:rsidRDefault="00DE70B6">
      <w:pPr>
        <w:pStyle w:val="BodyText"/>
        <w:spacing w:before="1"/>
        <w:ind w:left="0"/>
        <w:rPr>
          <w:sz w:val="27"/>
        </w:rPr>
      </w:pPr>
    </w:p>
    <w:p w14:paraId="27B00654" w14:textId="77777777" w:rsidR="00DE70B6" w:rsidRDefault="00603B20">
      <w:pPr>
        <w:pStyle w:val="BodyText"/>
        <w:spacing w:before="1" w:line="357" w:lineRule="auto"/>
        <w:ind w:left="396" w:hanging="240"/>
      </w:pPr>
      <w:r>
        <w:t>Wojciech</w:t>
      </w:r>
      <w:r>
        <w:rPr>
          <w:spacing w:val="7"/>
        </w:rPr>
        <w:t xml:space="preserve"> </w:t>
      </w:r>
      <w:proofErr w:type="spellStart"/>
      <w:r>
        <w:t>Bolanowski</w:t>
      </w:r>
      <w:proofErr w:type="spellEnd"/>
      <w:r>
        <w:t>.</w:t>
      </w:r>
      <w:r>
        <w:rPr>
          <w:spacing w:val="9"/>
        </w:rPr>
        <w:t xml:space="preserve"> </w:t>
      </w:r>
      <w:r>
        <w:t>Artificial</w:t>
      </w:r>
      <w:r>
        <w:rPr>
          <w:spacing w:val="9"/>
        </w:rPr>
        <w:t xml:space="preserve"> </w:t>
      </w:r>
      <w:r>
        <w:t>Intelligence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Banking</w:t>
      </w:r>
      <w:r>
        <w:rPr>
          <w:spacing w:val="9"/>
        </w:rPr>
        <w:t xml:space="preserve"> </w:t>
      </w:r>
      <w:r>
        <w:t>Report.</w:t>
      </w:r>
      <w:r>
        <w:rPr>
          <w:spacing w:val="9"/>
        </w:rPr>
        <w:t xml:space="preserve"> </w:t>
      </w:r>
      <w:r>
        <w:t>IHS</w:t>
      </w:r>
      <w:r>
        <w:rPr>
          <w:spacing w:val="8"/>
        </w:rPr>
        <w:t xml:space="preserve"> </w:t>
      </w:r>
      <w:r>
        <w:t>Markit,</w:t>
      </w:r>
      <w:r>
        <w:rPr>
          <w:spacing w:val="12"/>
        </w:rPr>
        <w:t xml:space="preserve"> </w:t>
      </w:r>
      <w:r>
        <w:t>April</w:t>
      </w:r>
      <w:r>
        <w:rPr>
          <w:spacing w:val="9"/>
        </w:rPr>
        <w:t xml:space="preserve"> </w:t>
      </w:r>
      <w:r>
        <w:t>2019.</w:t>
      </w:r>
      <w:r>
        <w:rPr>
          <w:spacing w:val="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9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26EF9D28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67">
        <w:r>
          <w:t>https://news.ihsmarkit.com/prviewer/release_only/slug/technology-global-business-value-arti</w:t>
        </w:r>
      </w:hyperlink>
      <w:r>
        <w:rPr>
          <w:spacing w:val="1"/>
        </w:rPr>
        <w:t xml:space="preserve"> </w:t>
      </w:r>
      <w:hyperlink r:id="rId68">
        <w:r>
          <w:t>ficial-intelligence-banking-reach-300-billion-203</w:t>
        </w:r>
      </w:hyperlink>
    </w:p>
    <w:p w14:paraId="516CDCCD" w14:textId="77777777" w:rsidR="00DE70B6" w:rsidRDefault="00603B20">
      <w:pPr>
        <w:pStyle w:val="BodyText"/>
        <w:spacing w:before="177" w:line="357" w:lineRule="auto"/>
        <w:ind w:left="396" w:hanging="240"/>
      </w:pPr>
      <w:r>
        <w:t>Roy</w:t>
      </w:r>
      <w:r>
        <w:rPr>
          <w:spacing w:val="-11"/>
        </w:rPr>
        <w:t xml:space="preserve"> </w:t>
      </w:r>
      <w:proofErr w:type="spellStart"/>
      <w:r>
        <w:t>Jubraj</w:t>
      </w:r>
      <w:proofErr w:type="spellEnd"/>
      <w:r>
        <w:t>,</w:t>
      </w:r>
      <w:r>
        <w:rPr>
          <w:spacing w:val="-11"/>
        </w:rPr>
        <w:t xml:space="preserve"> </w:t>
      </w:r>
      <w:r>
        <w:t>Tom</w:t>
      </w:r>
      <w:r>
        <w:rPr>
          <w:spacing w:val="-11"/>
        </w:rPr>
        <w:t xml:space="preserve"> </w:t>
      </w:r>
      <w:r>
        <w:t>Graham,</w:t>
      </w:r>
      <w:r>
        <w:rPr>
          <w:spacing w:val="-11"/>
        </w:rPr>
        <w:t xml:space="preserve"> </w:t>
      </w:r>
      <w:r>
        <w:t>Eve</w:t>
      </w:r>
      <w:r>
        <w:rPr>
          <w:spacing w:val="-11"/>
        </w:rPr>
        <w:t xml:space="preserve"> </w:t>
      </w:r>
      <w:r>
        <w:t>Ryan.</w:t>
      </w:r>
      <w:r>
        <w:rPr>
          <w:spacing w:val="-11"/>
        </w:rPr>
        <w:t xml:space="preserve"> </w:t>
      </w:r>
      <w:r>
        <w:t>Redefine</w:t>
      </w:r>
      <w:r>
        <w:rPr>
          <w:spacing w:val="-10"/>
        </w:rPr>
        <w:t xml:space="preserve"> </w:t>
      </w:r>
      <w:r>
        <w:t>Banking</w:t>
      </w:r>
      <w:r>
        <w:rPr>
          <w:spacing w:val="-11"/>
        </w:rPr>
        <w:t xml:space="preserve"> </w:t>
      </w:r>
      <w:r>
        <w:t>w</w:t>
      </w:r>
      <w:r>
        <w:t>ith</w:t>
      </w:r>
      <w:r>
        <w:rPr>
          <w:spacing w:val="-11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Intelligence.</w:t>
      </w:r>
      <w:r>
        <w:rPr>
          <w:spacing w:val="-11"/>
        </w:rPr>
        <w:t xml:space="preserve"> </w:t>
      </w:r>
      <w:r>
        <w:t>Accenture,</w:t>
      </w:r>
      <w:r>
        <w:rPr>
          <w:spacing w:val="-57"/>
        </w:rPr>
        <w:t xml:space="preserve"> </w:t>
      </w:r>
      <w:r>
        <w:t>2018.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585F7312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69">
        <w:r>
          <w:t>https://www.accenture.com/t00010101t000000z</w:t>
        </w:r>
        <w:r>
          <w:rPr>
            <w:spacing w:val="12"/>
            <w:u w:val="single"/>
          </w:rPr>
          <w:t xml:space="preserve"> </w:t>
        </w:r>
        <w:r>
          <w:t>w</w:t>
        </w:r>
        <w:r>
          <w:rPr>
            <w:spacing w:val="12"/>
            <w:u w:val="single"/>
          </w:rPr>
          <w:t xml:space="preserve"> </w:t>
        </w:r>
        <w:r>
          <w:t>/</w:t>
        </w:r>
        <w:proofErr w:type="spellStart"/>
        <w:r>
          <w:t>gb-en</w:t>
        </w:r>
        <w:proofErr w:type="spellEnd"/>
        <w:r>
          <w:t>/_</w:t>
        </w:r>
        <w:proofErr w:type="spellStart"/>
        <w:r>
          <w:t>acnmedia</w:t>
        </w:r>
        <w:proofErr w:type="spellEnd"/>
        <w:r>
          <w:t>/pdf-71/</w:t>
        </w:r>
        <w:proofErr w:type="spellStart"/>
        <w:r>
          <w:t>accenture</w:t>
        </w:r>
        <w:proofErr w:type="spellEnd"/>
        <w:r>
          <w:t>-b</w:t>
        </w:r>
      </w:hyperlink>
      <w:r>
        <w:rPr>
          <w:spacing w:val="-57"/>
        </w:rPr>
        <w:t xml:space="preserve"> </w:t>
      </w:r>
      <w:hyperlink r:id="rId70">
        <w:r>
          <w:t>anking-aw-jf-web.pdf</w:t>
        </w:r>
      </w:hyperlink>
    </w:p>
    <w:p w14:paraId="60CE6822" w14:textId="77777777" w:rsidR="00DE70B6" w:rsidRDefault="00603B20">
      <w:pPr>
        <w:pStyle w:val="BodyText"/>
        <w:spacing w:before="178" w:line="357" w:lineRule="auto"/>
        <w:ind w:left="396" w:hanging="240"/>
      </w:pPr>
      <w:r>
        <w:t>Refinitiv.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Trading</w:t>
      </w:r>
      <w:r>
        <w:rPr>
          <w:spacing w:val="-8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2024.</w:t>
      </w:r>
      <w:r>
        <w:rPr>
          <w:spacing w:val="-7"/>
        </w:rPr>
        <w:t xml:space="preserve"> </w:t>
      </w:r>
      <w:r>
        <w:t>Refinitiv,</w:t>
      </w:r>
      <w:r>
        <w:rPr>
          <w:spacing w:val="-7"/>
        </w:rPr>
        <w:t xml:space="preserve"> </w:t>
      </w:r>
      <w:r>
        <w:t>2019.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line.</w:t>
      </w:r>
      <w:r>
        <w:rPr>
          <w:spacing w:val="-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Access:</w:t>
      </w:r>
      <w:r>
        <w:rPr>
          <w:spacing w:val="-57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1"/>
        </w:rPr>
        <w:t xml:space="preserve"> </w:t>
      </w:r>
      <w:r>
        <w:t>2021.</w:t>
      </w:r>
    </w:p>
    <w:p w14:paraId="697DBE16" w14:textId="77777777" w:rsidR="00DE70B6" w:rsidRDefault="00603B20">
      <w:pPr>
        <w:pStyle w:val="BodyText"/>
        <w:spacing w:before="1" w:line="357" w:lineRule="auto"/>
        <w:ind w:left="396" w:right="165" w:hanging="240"/>
      </w:pPr>
      <w:hyperlink r:id="rId71">
        <w:r>
          <w:t>https://www.refinitiv.com/content/dam/marketing/en_us/documents/reports/future-of-trading-</w:t>
        </w:r>
      </w:hyperlink>
      <w:r>
        <w:rPr>
          <w:spacing w:val="-57"/>
        </w:rPr>
        <w:t xml:space="preserve"> </w:t>
      </w:r>
      <w:hyperlink r:id="rId72">
        <w:r>
          <w:t>technology-in-2024.pdf</w:t>
        </w:r>
      </w:hyperlink>
    </w:p>
    <w:p w14:paraId="17F234C0" w14:textId="77777777" w:rsidR="00DE70B6" w:rsidRDefault="00DE70B6">
      <w:pPr>
        <w:spacing w:line="357" w:lineRule="auto"/>
        <w:sectPr w:rsidR="00DE70B6">
          <w:pgSz w:w="11910" w:h="16840"/>
          <w:pgMar w:top="1340" w:right="1260" w:bottom="1020" w:left="1260" w:header="0" w:footer="833" w:gutter="0"/>
          <w:cols w:space="708"/>
        </w:sectPr>
      </w:pPr>
    </w:p>
    <w:p w14:paraId="41DE6CA9" w14:textId="77777777" w:rsidR="00DE70B6" w:rsidRDefault="00603B20">
      <w:pPr>
        <w:pStyle w:val="BodyText"/>
        <w:spacing w:before="74" w:line="357" w:lineRule="auto"/>
        <w:ind w:left="396" w:hanging="240"/>
      </w:pPr>
      <w:r>
        <w:lastRenderedPageBreak/>
        <w:t>Deluxe.</w:t>
      </w:r>
      <w:r>
        <w:rPr>
          <w:spacing w:val="8"/>
        </w:rPr>
        <w:t xml:space="preserve"> </w:t>
      </w:r>
      <w:r>
        <w:t>Remittance</w:t>
      </w:r>
      <w:r>
        <w:rPr>
          <w:spacing w:val="8"/>
        </w:rPr>
        <w:t xml:space="preserve"> </w:t>
      </w:r>
      <w:r>
        <w:t>Intelligent</w:t>
      </w:r>
      <w:r>
        <w:rPr>
          <w:spacing w:val="8"/>
        </w:rPr>
        <w:t xml:space="preserve"> </w:t>
      </w:r>
      <w:r>
        <w:t>Matching.</w:t>
      </w:r>
      <w:r>
        <w:rPr>
          <w:spacing w:val="9"/>
        </w:rPr>
        <w:t xml:space="preserve"> </w:t>
      </w:r>
      <w:r>
        <w:t>Deluxe,</w:t>
      </w:r>
      <w:r>
        <w:rPr>
          <w:spacing w:val="11"/>
        </w:rPr>
        <w:t xml:space="preserve"> </w:t>
      </w:r>
      <w:r>
        <w:t>2021.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line.</w:t>
      </w:r>
      <w:r>
        <w:rPr>
          <w:spacing w:val="9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Access:</w:t>
      </w:r>
      <w:r>
        <w:rPr>
          <w:spacing w:val="41"/>
        </w:rPr>
        <w:t xml:space="preserve"> </w:t>
      </w:r>
      <w:r>
        <w:t>September</w:t>
      </w:r>
      <w:r>
        <w:rPr>
          <w:spacing w:val="-57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0CFB711B" w14:textId="77777777" w:rsidR="00DE70B6" w:rsidRDefault="00603B20">
      <w:pPr>
        <w:pStyle w:val="BodyText"/>
        <w:spacing w:before="1"/>
        <w:ind w:left="157"/>
      </w:pPr>
      <w:hyperlink r:id="rId73">
        <w:r>
          <w:t>https://www.deluxe.com/payments/receivables-management/remittance-intelligent-matching/</w:t>
        </w:r>
      </w:hyperlink>
    </w:p>
    <w:p w14:paraId="252EC6E4" w14:textId="77777777" w:rsidR="00DE70B6" w:rsidRDefault="00DE70B6">
      <w:pPr>
        <w:pStyle w:val="BodyText"/>
        <w:spacing w:before="2"/>
        <w:ind w:left="0"/>
        <w:rPr>
          <w:sz w:val="29"/>
        </w:rPr>
      </w:pPr>
    </w:p>
    <w:p w14:paraId="0E90E782" w14:textId="77777777" w:rsidR="00DE70B6" w:rsidRDefault="00603B20">
      <w:pPr>
        <w:pStyle w:val="BodyText"/>
        <w:spacing w:line="357" w:lineRule="auto"/>
        <w:ind w:left="396" w:hanging="240"/>
      </w:pPr>
      <w:r>
        <w:t>Deluxe.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gap</w:t>
      </w:r>
      <w:r>
        <w:rPr>
          <w:spacing w:val="-13"/>
        </w:rPr>
        <w:t xml:space="preserve"> </w:t>
      </w:r>
      <w:r>
        <w:t>widens,</w:t>
      </w:r>
      <w:r>
        <w:rPr>
          <w:spacing w:val="-12"/>
        </w:rPr>
        <w:t xml:space="preserve"> </w:t>
      </w:r>
      <w:r>
        <w:t>midsize</w:t>
      </w:r>
      <w:r>
        <w:rPr>
          <w:spacing w:val="-14"/>
        </w:rPr>
        <w:t xml:space="preserve"> </w:t>
      </w:r>
      <w:r>
        <w:t>banks</w:t>
      </w:r>
      <w:r>
        <w:rPr>
          <w:spacing w:val="-14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act</w:t>
      </w:r>
      <w:r>
        <w:rPr>
          <w:spacing w:val="-14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f</w:t>
      </w:r>
      <w:r>
        <w:t>alling</w:t>
      </w:r>
      <w:r>
        <w:rPr>
          <w:spacing w:val="-14"/>
        </w:rPr>
        <w:t xml:space="preserve"> </w:t>
      </w:r>
      <w:r>
        <w:t>behind.</w:t>
      </w:r>
      <w:r>
        <w:rPr>
          <w:spacing w:val="-14"/>
        </w:rPr>
        <w:t xml:space="preserve"> </w:t>
      </w:r>
      <w:r>
        <w:t>Deluxe,</w:t>
      </w:r>
      <w:r>
        <w:rPr>
          <w:spacing w:val="-12"/>
        </w:rPr>
        <w:t xml:space="preserve"> </w:t>
      </w:r>
      <w:r>
        <w:t>February</w:t>
      </w:r>
      <w:r>
        <w:rPr>
          <w:spacing w:val="-57"/>
        </w:rPr>
        <w:t xml:space="preserve"> </w:t>
      </w:r>
      <w:r>
        <w:t>2020.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680E0F0F" w14:textId="77777777" w:rsidR="00DE70B6" w:rsidRDefault="00603B20">
      <w:pPr>
        <w:pStyle w:val="BodyText"/>
        <w:spacing w:before="1"/>
        <w:ind w:left="157"/>
      </w:pPr>
      <w:hyperlink r:id="rId74">
        <w:r>
          <w:t>https://www.deluxe.com/blog/mid-sized-banks-behind-ai-curve/</w:t>
        </w:r>
      </w:hyperlink>
    </w:p>
    <w:p w14:paraId="7E64B26C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781DE2BA" w14:textId="77777777" w:rsidR="00DE70B6" w:rsidRDefault="00603B20">
      <w:pPr>
        <w:pStyle w:val="BodyText"/>
        <w:spacing w:line="357" w:lineRule="auto"/>
        <w:ind w:left="396" w:right="155" w:hanging="240"/>
        <w:jc w:val="both"/>
      </w:pPr>
      <w:r>
        <w:t xml:space="preserve">Philipp </w:t>
      </w:r>
      <w:proofErr w:type="spellStart"/>
      <w:r>
        <w:t>Maume</w:t>
      </w:r>
      <w:proofErr w:type="spellEnd"/>
      <w:r>
        <w:t>. Robo-advisors. How do they fit in the existing EU regulatory framework, in</w:t>
      </w:r>
      <w:r>
        <w:rPr>
          <w:spacing w:val="1"/>
        </w:rPr>
        <w:t xml:space="preserve"> </w:t>
      </w:r>
      <w:r>
        <w:t>particular with regard to investor protection?. Policy Department for Economic, Scientific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Policies,</w:t>
      </w:r>
      <w:r>
        <w:rPr>
          <w:spacing w:val="-4"/>
        </w:rPr>
        <w:t xml:space="preserve"> </w:t>
      </w:r>
      <w:r>
        <w:t>June</w:t>
      </w:r>
      <w:r>
        <w:rPr>
          <w:spacing w:val="-3"/>
        </w:rPr>
        <w:t xml:space="preserve"> </w:t>
      </w:r>
      <w:r>
        <w:t>2021.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Access:</w:t>
      </w:r>
      <w:r>
        <w:rPr>
          <w:spacing w:val="15"/>
        </w:rPr>
        <w:t xml:space="preserve"> </w:t>
      </w:r>
      <w:r>
        <w:t>September</w:t>
      </w:r>
      <w:r>
        <w:rPr>
          <w:spacing w:val="-4"/>
        </w:rPr>
        <w:t xml:space="preserve"> </w:t>
      </w:r>
      <w:r>
        <w:t>30th</w:t>
      </w:r>
      <w:r>
        <w:rPr>
          <w:spacing w:val="-4"/>
        </w:rPr>
        <w:t xml:space="preserve"> </w:t>
      </w:r>
      <w:r>
        <w:t>2021.</w:t>
      </w:r>
    </w:p>
    <w:p w14:paraId="2D8FDF66" w14:textId="77777777" w:rsidR="00DE70B6" w:rsidRDefault="00603B20">
      <w:pPr>
        <w:pStyle w:val="BodyText"/>
        <w:spacing w:line="350" w:lineRule="auto"/>
        <w:ind w:left="396" w:hanging="240"/>
      </w:pPr>
      <w:hyperlink r:id="rId75">
        <w:r>
          <w:rPr>
            <w:spacing w:val="-1"/>
          </w:rPr>
          <w:t>https://www.europarl.europa.eu/RegData/etudes/STUD/2021/662928/IPOL_STU(2021</w:t>
        </w:r>
        <w:r>
          <w:rPr>
            <w:rFonts w:ascii="Tahoma"/>
            <w:spacing w:val="-1"/>
          </w:rPr>
          <w:t>)</w:t>
        </w:r>
        <w:r>
          <w:rPr>
            <w:spacing w:val="-1"/>
          </w:rPr>
          <w:t>66292</w:t>
        </w:r>
      </w:hyperlink>
      <w:r>
        <w:t xml:space="preserve"> </w:t>
      </w:r>
      <w:hyperlink r:id="rId76">
        <w:r>
          <w:t>8_EN.pdf</w:t>
        </w:r>
      </w:hyperlink>
    </w:p>
    <w:p w14:paraId="037A2034" w14:textId="77777777" w:rsidR="00DE70B6" w:rsidRDefault="00603B20">
      <w:pPr>
        <w:pStyle w:val="BodyText"/>
        <w:spacing w:before="196" w:line="357" w:lineRule="auto"/>
        <w:ind w:left="396" w:right="154" w:hanging="240"/>
        <w:jc w:val="both"/>
      </w:pPr>
      <w:r>
        <w:t xml:space="preserve">Autonomous Research. #Machine Intelligence &amp; Augmented Finance. How Artificial </w:t>
      </w:r>
      <w:proofErr w:type="spellStart"/>
      <w:r>
        <w:t>Intelli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gence</w:t>
      </w:r>
      <w:proofErr w:type="spellEnd"/>
      <w:r>
        <w:t xml:space="preserve"> creates $1 trillion of change in the front, middle and back office of the financial s</w:t>
      </w:r>
      <w:r>
        <w:t>er-</w:t>
      </w:r>
      <w:r>
        <w:rPr>
          <w:spacing w:val="1"/>
        </w:rPr>
        <w:t xml:space="preserve"> </w:t>
      </w:r>
      <w:r>
        <w:t>vices industry. Autonomous Research, August 2018. On line. Date of Access:</w:t>
      </w:r>
      <w:r>
        <w:rPr>
          <w:spacing w:val="1"/>
        </w:rPr>
        <w:t xml:space="preserve"> </w:t>
      </w:r>
      <w:r>
        <w:t>September</w:t>
      </w:r>
      <w:r>
        <w:rPr>
          <w:spacing w:val="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7F321DB0" w14:textId="77777777" w:rsidR="00DE70B6" w:rsidRDefault="00603B20">
      <w:pPr>
        <w:pStyle w:val="BodyText"/>
        <w:spacing w:before="2" w:line="357" w:lineRule="auto"/>
        <w:ind w:left="396" w:right="154" w:hanging="240"/>
      </w:pPr>
      <w:hyperlink r:id="rId77">
        <w:r>
          <w:t>http://www.smallake.kr/wp-con</w:t>
        </w:r>
        <w:r>
          <w:t>tent/uploads/2018/08/AutonomousNEXT_06_MachineIntellig</w:t>
        </w:r>
      </w:hyperlink>
      <w:r>
        <w:rPr>
          <w:spacing w:val="-57"/>
        </w:rPr>
        <w:t xml:space="preserve"> </w:t>
      </w:r>
      <w:hyperlink r:id="rId78">
        <w:r>
          <w:t>enceAugmentedFinance.pdf</w:t>
        </w:r>
      </w:hyperlink>
    </w:p>
    <w:p w14:paraId="40A9EEFC" w14:textId="77777777" w:rsidR="00DE70B6" w:rsidRDefault="00603B20">
      <w:pPr>
        <w:pStyle w:val="BodyText"/>
        <w:spacing w:before="201"/>
        <w:ind w:left="157"/>
      </w:pPr>
      <w:r>
        <w:t>Sonali</w:t>
      </w:r>
      <w:r>
        <w:rPr>
          <w:spacing w:val="-6"/>
        </w:rPr>
        <w:t xml:space="preserve"> </w:t>
      </w:r>
      <w:r>
        <w:t>Kulkarni,</w:t>
      </w:r>
      <w:r>
        <w:rPr>
          <w:spacing w:val="-5"/>
        </w:rPr>
        <w:t xml:space="preserve"> </w:t>
      </w:r>
      <w:r>
        <w:t>Pranav</w:t>
      </w:r>
      <w:r>
        <w:rPr>
          <w:spacing w:val="-5"/>
        </w:rPr>
        <w:t xml:space="preserve"> </w:t>
      </w:r>
      <w:r>
        <w:t>Arora.</w:t>
      </w:r>
      <w:r>
        <w:rPr>
          <w:spacing w:val="-5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Conversa</w:t>
      </w:r>
      <w:r>
        <w:t>tional</w:t>
      </w:r>
      <w:r>
        <w:rPr>
          <w:spacing w:val="-5"/>
        </w:rPr>
        <w:t xml:space="preserve"> </w:t>
      </w:r>
      <w:r>
        <w:t>Banking?.</w:t>
      </w:r>
      <w:r>
        <w:rPr>
          <w:spacing w:val="-5"/>
        </w:rPr>
        <w:t xml:space="preserve"> </w:t>
      </w:r>
      <w:r>
        <w:t>Accenture,</w:t>
      </w:r>
      <w:r>
        <w:rPr>
          <w:spacing w:val="-6"/>
        </w:rPr>
        <w:t xml:space="preserve"> </w:t>
      </w:r>
      <w:r>
        <w:t>2019.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line.</w:t>
      </w:r>
    </w:p>
    <w:p w14:paraId="524211BD" w14:textId="77777777" w:rsidR="00DE70B6" w:rsidRDefault="00603B20">
      <w:pPr>
        <w:pStyle w:val="BodyText"/>
        <w:spacing w:before="135"/>
        <w:ind w:left="396"/>
      </w:pP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Access:</w:t>
      </w:r>
      <w:r>
        <w:rPr>
          <w:spacing w:val="13"/>
        </w:rPr>
        <w:t xml:space="preserve"> </w:t>
      </w:r>
      <w:r>
        <w:t>September</w:t>
      </w:r>
      <w:r>
        <w:rPr>
          <w:spacing w:val="-6"/>
        </w:rPr>
        <w:t xml:space="preserve"> </w:t>
      </w:r>
      <w:r>
        <w:t>30th</w:t>
      </w:r>
      <w:r>
        <w:rPr>
          <w:spacing w:val="-5"/>
        </w:rPr>
        <w:t xml:space="preserve"> </w:t>
      </w:r>
      <w:r>
        <w:t>2021.</w:t>
      </w:r>
    </w:p>
    <w:p w14:paraId="4BAF517B" w14:textId="77777777" w:rsidR="00DE70B6" w:rsidRDefault="00603B20">
      <w:pPr>
        <w:pStyle w:val="BodyText"/>
        <w:spacing w:before="136" w:line="357" w:lineRule="auto"/>
        <w:ind w:left="396" w:right="154" w:hanging="240"/>
      </w:pPr>
      <w:hyperlink r:id="rId79">
        <w:r>
          <w:t>https://www.accenture.com/_acnmedia/pdf-102/accenture-ready-for-conversational-banking.p</w:t>
        </w:r>
      </w:hyperlink>
      <w:r>
        <w:rPr>
          <w:spacing w:val="-57"/>
        </w:rPr>
        <w:t xml:space="preserve"> </w:t>
      </w:r>
      <w:hyperlink r:id="rId80">
        <w:r>
          <w:t>df</w:t>
        </w:r>
      </w:hyperlink>
    </w:p>
    <w:p w14:paraId="1FD5C303" w14:textId="77777777" w:rsidR="00DE70B6" w:rsidRDefault="00603B20">
      <w:pPr>
        <w:pStyle w:val="BodyText"/>
        <w:spacing w:before="200" w:line="357" w:lineRule="auto"/>
        <w:ind w:left="396" w:hanging="240"/>
      </w:pPr>
      <w:proofErr w:type="spellStart"/>
      <w:r>
        <w:rPr>
          <w:w w:val="95"/>
        </w:rPr>
        <w:t>Humley</w:t>
      </w:r>
      <w:proofErr w:type="spellEnd"/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Consumer</w:t>
      </w:r>
      <w:r>
        <w:rPr>
          <w:spacing w:val="15"/>
          <w:w w:val="95"/>
        </w:rPr>
        <w:t xml:space="preserve"> </w:t>
      </w:r>
      <w:r>
        <w:rPr>
          <w:w w:val="95"/>
        </w:rPr>
        <w:t>Online</w:t>
      </w:r>
      <w:r>
        <w:rPr>
          <w:spacing w:val="15"/>
          <w:w w:val="95"/>
        </w:rPr>
        <w:t xml:space="preserve"> </w:t>
      </w:r>
      <w:r>
        <w:rPr>
          <w:w w:val="95"/>
        </w:rPr>
        <w:t>Banking</w:t>
      </w:r>
      <w:r>
        <w:rPr>
          <w:spacing w:val="15"/>
          <w:w w:val="95"/>
        </w:rPr>
        <w:t xml:space="preserve"> </w:t>
      </w:r>
      <w:r>
        <w:rPr>
          <w:w w:val="95"/>
        </w:rPr>
        <w:t>Trends.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Humley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2018.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line.</w:t>
      </w:r>
      <w:r>
        <w:rPr>
          <w:spacing w:val="16"/>
          <w:w w:val="95"/>
        </w:rPr>
        <w:t xml:space="preserve"> </w:t>
      </w:r>
      <w:r>
        <w:rPr>
          <w:w w:val="95"/>
        </w:rPr>
        <w:t>Date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Access:</w:t>
      </w:r>
      <w:r>
        <w:rPr>
          <w:spacing w:val="53"/>
          <w:w w:val="95"/>
        </w:rPr>
        <w:t xml:space="preserve"> </w:t>
      </w:r>
      <w:r>
        <w:rPr>
          <w:w w:val="95"/>
        </w:rPr>
        <w:t>September</w:t>
      </w:r>
      <w:r>
        <w:rPr>
          <w:spacing w:val="1"/>
          <w:w w:val="95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66A71012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81">
        <w:r>
          <w:t>https://gallery.mailchimp.com/6876a5198dfef32603ce8474d/files/aa26e0e2-dc8e-47d5-8952-</w:t>
        </w:r>
      </w:hyperlink>
      <w:r>
        <w:rPr>
          <w:spacing w:val="-57"/>
        </w:rPr>
        <w:t xml:space="preserve"> </w:t>
      </w:r>
      <w:hyperlink r:id="rId82">
        <w:r>
          <w:t>6766332cef53/Online_Banking_Report_v2.pdf</w:t>
        </w:r>
      </w:hyperlink>
    </w:p>
    <w:p w14:paraId="32207568" w14:textId="77777777" w:rsidR="00DE70B6" w:rsidRDefault="00603B20">
      <w:pPr>
        <w:pStyle w:val="BodyText"/>
        <w:spacing w:before="200" w:line="357" w:lineRule="auto"/>
        <w:ind w:left="396" w:hanging="240"/>
      </w:pPr>
      <w:r>
        <w:rPr>
          <w:w w:val="95"/>
        </w:rPr>
        <w:t>Accenture.</w:t>
      </w:r>
      <w:r>
        <w:rPr>
          <w:spacing w:val="13"/>
          <w:w w:val="95"/>
        </w:rPr>
        <w:t xml:space="preserve"> </w:t>
      </w:r>
      <w:r>
        <w:rPr>
          <w:w w:val="95"/>
        </w:rPr>
        <w:t>Chatbots</w:t>
      </w:r>
      <w:r>
        <w:rPr>
          <w:spacing w:val="13"/>
          <w:w w:val="95"/>
        </w:rPr>
        <w:t xml:space="preserve"> </w:t>
      </w:r>
      <w:r>
        <w:rPr>
          <w:w w:val="95"/>
        </w:rPr>
        <w:t>are</w:t>
      </w:r>
      <w:r>
        <w:rPr>
          <w:spacing w:val="14"/>
          <w:w w:val="95"/>
        </w:rPr>
        <w:t xml:space="preserve"> </w:t>
      </w:r>
      <w:r>
        <w:rPr>
          <w:w w:val="95"/>
        </w:rPr>
        <w:t>here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stay.</w:t>
      </w:r>
      <w:r>
        <w:rPr>
          <w:spacing w:val="13"/>
          <w:w w:val="95"/>
        </w:rPr>
        <w:t xml:space="preserve"> </w:t>
      </w:r>
      <w:r>
        <w:rPr>
          <w:w w:val="95"/>
        </w:rPr>
        <w:t>Accenture,</w:t>
      </w:r>
      <w:r>
        <w:rPr>
          <w:spacing w:val="16"/>
          <w:w w:val="95"/>
        </w:rPr>
        <w:t xml:space="preserve"> </w:t>
      </w:r>
      <w:r>
        <w:rPr>
          <w:w w:val="95"/>
        </w:rPr>
        <w:t>2018.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line.</w:t>
      </w:r>
      <w:r>
        <w:rPr>
          <w:spacing w:val="15"/>
          <w:w w:val="95"/>
        </w:rPr>
        <w:t xml:space="preserve"> </w:t>
      </w:r>
      <w:r>
        <w:rPr>
          <w:w w:val="95"/>
        </w:rPr>
        <w:t>Date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Access:</w:t>
      </w:r>
      <w:r>
        <w:rPr>
          <w:spacing w:val="48"/>
          <w:w w:val="95"/>
        </w:rPr>
        <w:t xml:space="preserve"> </w:t>
      </w:r>
      <w:r>
        <w:rPr>
          <w:w w:val="95"/>
        </w:rPr>
        <w:t>September</w:t>
      </w:r>
      <w:r>
        <w:rPr>
          <w:spacing w:val="15"/>
          <w:w w:val="95"/>
        </w:rPr>
        <w:t xml:space="preserve"> </w:t>
      </w:r>
      <w:r>
        <w:rPr>
          <w:w w:val="95"/>
        </w:rPr>
        <w:t>30th</w:t>
      </w:r>
      <w:r>
        <w:rPr>
          <w:spacing w:val="1"/>
          <w:w w:val="95"/>
        </w:rPr>
        <w:t xml:space="preserve"> </w:t>
      </w:r>
      <w:r>
        <w:t>2021.</w:t>
      </w:r>
    </w:p>
    <w:p w14:paraId="2244DBB8" w14:textId="77777777" w:rsidR="00DE70B6" w:rsidRDefault="00603B20">
      <w:pPr>
        <w:pStyle w:val="BodyText"/>
        <w:spacing w:before="1" w:line="357" w:lineRule="auto"/>
        <w:ind w:left="396" w:hanging="240"/>
      </w:pPr>
      <w:hyperlink r:id="rId83">
        <w:r>
          <w:t>https://www.accenture.com/_acnmedia/pdf-77/accenture-research-conversational-ai-platform</w:t>
        </w:r>
      </w:hyperlink>
      <w:r>
        <w:rPr>
          <w:spacing w:val="1"/>
        </w:rPr>
        <w:t xml:space="preserve"> </w:t>
      </w:r>
      <w:hyperlink r:id="rId84">
        <w:r>
          <w:t>s.pdf</w:t>
        </w:r>
      </w:hyperlink>
    </w:p>
    <w:p w14:paraId="46ADD984" w14:textId="77777777" w:rsidR="00DE70B6" w:rsidRDefault="00603B20">
      <w:pPr>
        <w:pStyle w:val="BodyText"/>
        <w:spacing w:before="201"/>
        <w:ind w:left="157"/>
      </w:pPr>
      <w:r w:rsidRPr="0024290E">
        <w:rPr>
          <w:lang w:val="pl-PL"/>
          <w:rPrChange w:id="651" w:author="Krzysztof SPIRZEWSKI" w:date="2021-10-09T18:12:00Z">
            <w:rPr/>
          </w:rPrChange>
        </w:rPr>
        <w:t>Nicola</w:t>
      </w:r>
      <w:r w:rsidRPr="0024290E">
        <w:rPr>
          <w:spacing w:val="33"/>
          <w:lang w:val="pl-PL"/>
          <w:rPrChange w:id="652" w:author="Krzysztof SPIRZEWSKI" w:date="2021-10-09T18:12:00Z">
            <w:rPr>
              <w:spacing w:val="33"/>
            </w:rPr>
          </w:rPrChange>
        </w:rPr>
        <w:t xml:space="preserve"> </w:t>
      </w:r>
      <w:proofErr w:type="spellStart"/>
      <w:r w:rsidRPr="0024290E">
        <w:rPr>
          <w:lang w:val="pl-PL"/>
          <w:rPrChange w:id="653" w:author="Krzysztof SPIRZEWSKI" w:date="2021-10-09T18:12:00Z">
            <w:rPr/>
          </w:rPrChange>
        </w:rPr>
        <w:t>Anzivino</w:t>
      </w:r>
      <w:proofErr w:type="spellEnd"/>
      <w:r w:rsidRPr="0024290E">
        <w:rPr>
          <w:lang w:val="pl-PL"/>
          <w:rPrChange w:id="654" w:author="Krzysztof SPIRZEWSKI" w:date="2021-10-09T18:12:00Z">
            <w:rPr/>
          </w:rPrChange>
        </w:rPr>
        <w:t>,</w:t>
      </w:r>
      <w:r w:rsidRPr="0024290E">
        <w:rPr>
          <w:spacing w:val="43"/>
          <w:lang w:val="pl-PL"/>
          <w:rPrChange w:id="655" w:author="Krzysztof SPIRZEWSKI" w:date="2021-10-09T18:12:00Z">
            <w:rPr>
              <w:spacing w:val="43"/>
            </w:rPr>
          </w:rPrChange>
        </w:rPr>
        <w:t xml:space="preserve"> </w:t>
      </w:r>
      <w:r w:rsidRPr="0024290E">
        <w:rPr>
          <w:lang w:val="pl-PL"/>
          <w:rPrChange w:id="656" w:author="Krzysztof SPIRZEWSKI" w:date="2021-10-09T18:12:00Z">
            <w:rPr/>
          </w:rPrChange>
        </w:rPr>
        <w:t>Paolo</w:t>
      </w:r>
      <w:r w:rsidRPr="0024290E">
        <w:rPr>
          <w:spacing w:val="33"/>
          <w:lang w:val="pl-PL"/>
          <w:rPrChange w:id="657" w:author="Krzysztof SPIRZEWSKI" w:date="2021-10-09T18:12:00Z">
            <w:rPr>
              <w:spacing w:val="33"/>
            </w:rPr>
          </w:rPrChange>
        </w:rPr>
        <w:t xml:space="preserve"> </w:t>
      </w:r>
      <w:proofErr w:type="spellStart"/>
      <w:r w:rsidRPr="0024290E">
        <w:rPr>
          <w:lang w:val="pl-PL"/>
          <w:rPrChange w:id="658" w:author="Krzysztof SPIRZEWSKI" w:date="2021-10-09T18:12:00Z">
            <w:rPr/>
          </w:rPrChange>
        </w:rPr>
        <w:t>Anfossi</w:t>
      </w:r>
      <w:proofErr w:type="spellEnd"/>
      <w:r w:rsidRPr="0024290E">
        <w:rPr>
          <w:lang w:val="pl-PL"/>
          <w:rPrChange w:id="659" w:author="Krzysztof SPIRZEWSKI" w:date="2021-10-09T18:12:00Z">
            <w:rPr/>
          </w:rPrChange>
        </w:rPr>
        <w:t>,</w:t>
      </w:r>
      <w:r w:rsidRPr="0024290E">
        <w:rPr>
          <w:spacing w:val="44"/>
          <w:lang w:val="pl-PL"/>
          <w:rPrChange w:id="660" w:author="Krzysztof SPIRZEWSKI" w:date="2021-10-09T18:12:00Z">
            <w:rPr>
              <w:spacing w:val="44"/>
            </w:rPr>
          </w:rPrChange>
        </w:rPr>
        <w:t xml:space="preserve"> </w:t>
      </w:r>
      <w:r w:rsidRPr="0024290E">
        <w:rPr>
          <w:lang w:val="pl-PL"/>
          <w:rPrChange w:id="661" w:author="Krzysztof SPIRZEWSKI" w:date="2021-10-09T18:12:00Z">
            <w:rPr/>
          </w:rPrChange>
        </w:rPr>
        <w:t>Dario</w:t>
      </w:r>
      <w:r w:rsidRPr="0024290E">
        <w:rPr>
          <w:spacing w:val="33"/>
          <w:lang w:val="pl-PL"/>
          <w:rPrChange w:id="662" w:author="Krzysztof SPIRZEWSKI" w:date="2021-10-09T18:12:00Z">
            <w:rPr>
              <w:spacing w:val="33"/>
            </w:rPr>
          </w:rPrChange>
        </w:rPr>
        <w:t xml:space="preserve"> </w:t>
      </w:r>
      <w:proofErr w:type="spellStart"/>
      <w:r w:rsidRPr="0024290E">
        <w:rPr>
          <w:lang w:val="pl-PL"/>
          <w:rPrChange w:id="663" w:author="Krzysztof SPIRZEWSKI" w:date="2021-10-09T18:12:00Z">
            <w:rPr/>
          </w:rPrChange>
        </w:rPr>
        <w:t>Saracino</w:t>
      </w:r>
      <w:proofErr w:type="spellEnd"/>
      <w:r w:rsidRPr="0024290E">
        <w:rPr>
          <w:lang w:val="pl-PL"/>
          <w:rPrChange w:id="664" w:author="Krzysztof SPIRZEWSKI" w:date="2021-10-09T18:12:00Z">
            <w:rPr/>
          </w:rPrChange>
        </w:rPr>
        <w:t>.</w:t>
      </w:r>
      <w:r w:rsidRPr="0024290E">
        <w:rPr>
          <w:spacing w:val="33"/>
          <w:lang w:val="pl-PL"/>
          <w:rPrChange w:id="665" w:author="Krzysztof SPIRZEWSKI" w:date="2021-10-09T18:12:00Z">
            <w:rPr>
              <w:spacing w:val="33"/>
            </w:rPr>
          </w:rPrChange>
        </w:rPr>
        <w:t xml:space="preserve"> </w:t>
      </w:r>
      <w:r>
        <w:t>Artificial</w:t>
      </w:r>
      <w:r>
        <w:rPr>
          <w:spacing w:val="33"/>
        </w:rPr>
        <w:t xml:space="preserve"> </w:t>
      </w:r>
      <w:r>
        <w:t>Intelligence</w:t>
      </w:r>
      <w:r>
        <w:rPr>
          <w:spacing w:val="33"/>
        </w:rPr>
        <w:t xml:space="preserve"> </w:t>
      </w:r>
      <w:r>
        <w:t>Evolution</w:t>
      </w:r>
      <w:r>
        <w:rPr>
          <w:spacing w:val="34"/>
        </w:rPr>
        <w:t xml:space="preserve"> </w:t>
      </w:r>
      <w:r>
        <w:t>—</w:t>
      </w:r>
      <w:r>
        <w:rPr>
          <w:spacing w:val="33"/>
        </w:rPr>
        <w:t xml:space="preserve"> </w:t>
      </w:r>
      <w:r>
        <w:t>main</w:t>
      </w:r>
    </w:p>
    <w:p w14:paraId="167E7539" w14:textId="77777777" w:rsidR="00DE70B6" w:rsidRDefault="00DE70B6">
      <w:pPr>
        <w:sectPr w:rsidR="00DE70B6">
          <w:pgSz w:w="11910" w:h="16840"/>
          <w:pgMar w:top="1340" w:right="1260" w:bottom="1020" w:left="1260" w:header="0" w:footer="833" w:gutter="0"/>
          <w:cols w:space="708"/>
        </w:sectPr>
      </w:pPr>
    </w:p>
    <w:p w14:paraId="0C63BE23" w14:textId="77777777" w:rsidR="00DE70B6" w:rsidRDefault="00603B20">
      <w:pPr>
        <w:pStyle w:val="BodyText"/>
        <w:spacing w:before="74" w:line="357" w:lineRule="auto"/>
        <w:ind w:left="157" w:right="467" w:firstLine="239"/>
      </w:pPr>
      <w:r>
        <w:lastRenderedPageBreak/>
        <w:t xml:space="preserve">trends. </w:t>
      </w:r>
      <w:proofErr w:type="spellStart"/>
      <w:r>
        <w:t>PriceWaterCoopers</w:t>
      </w:r>
      <w:proofErr w:type="spellEnd"/>
      <w:r>
        <w:t>, 2020. On line. Date of Access: September 30th 2021.</w:t>
      </w:r>
      <w:r>
        <w:rPr>
          <w:spacing w:val="1"/>
        </w:rPr>
        <w:t xml:space="preserve"> </w:t>
      </w:r>
      <w:hyperlink r:id="rId85">
        <w:r>
          <w:t>https://www.pwc.com/it/it/publications/assets/docs/pwc-ai-evolution</w:t>
        </w:r>
        <w:r>
          <w:t>-financial-services.pdf</w:t>
        </w:r>
      </w:hyperlink>
    </w:p>
    <w:p w14:paraId="6982018E" w14:textId="77777777" w:rsidR="00DE70B6" w:rsidRDefault="00603B20">
      <w:pPr>
        <w:pStyle w:val="BodyText"/>
        <w:spacing w:before="201"/>
        <w:ind w:left="157"/>
      </w:pPr>
      <w:proofErr w:type="spellStart"/>
      <w:r>
        <w:t>Ifbyphone</w:t>
      </w:r>
      <w:proofErr w:type="spellEnd"/>
      <w:r>
        <w:t>,</w:t>
      </w:r>
      <w:r>
        <w:rPr>
          <w:spacing w:val="-11"/>
        </w:rPr>
        <w:t xml:space="preserve"> </w:t>
      </w:r>
      <w:r>
        <w:t>Inc..</w:t>
      </w:r>
      <w:r>
        <w:rPr>
          <w:spacing w:val="-12"/>
        </w:rPr>
        <w:t xml:space="preserve"> </w:t>
      </w:r>
      <w:r>
        <w:t>Consumers</w:t>
      </w:r>
      <w:r>
        <w:rPr>
          <w:spacing w:val="-11"/>
        </w:rPr>
        <w:t xml:space="preserve"> </w:t>
      </w:r>
      <w:r>
        <w:t>Waiting</w:t>
      </w:r>
      <w:r>
        <w:rPr>
          <w:spacing w:val="-12"/>
        </w:rPr>
        <w:t xml:space="preserve"> </w:t>
      </w:r>
      <w:r>
        <w:t>On-Hold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Minute</w:t>
      </w:r>
      <w:r>
        <w:rPr>
          <w:spacing w:val="-11"/>
        </w:rPr>
        <w:t xml:space="preserve"> </w:t>
      </w:r>
      <w:r>
        <w:t>Won’t</w:t>
      </w:r>
      <w:r>
        <w:rPr>
          <w:spacing w:val="-12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Refer.</w:t>
      </w:r>
    </w:p>
    <w:p w14:paraId="3B82914F" w14:textId="77777777" w:rsidR="00DE70B6" w:rsidRDefault="00603B20">
      <w:pPr>
        <w:pStyle w:val="BodyText"/>
        <w:spacing w:before="135" w:line="357" w:lineRule="auto"/>
        <w:ind w:left="157" w:right="154" w:firstLine="239"/>
      </w:pPr>
      <w:proofErr w:type="spellStart"/>
      <w:r>
        <w:t>Ifbyphone</w:t>
      </w:r>
      <w:proofErr w:type="spellEnd"/>
      <w:r>
        <w:t>,</w:t>
      </w:r>
      <w:r>
        <w:rPr>
          <w:spacing w:val="-2"/>
        </w:rPr>
        <w:t xml:space="preserve"> </w:t>
      </w:r>
      <w:r>
        <w:t>Inc.,</w:t>
      </w:r>
      <w:r>
        <w:rPr>
          <w:spacing w:val="-2"/>
        </w:rPr>
        <w:t xml:space="preserve"> </w:t>
      </w:r>
      <w:r>
        <w:t>2012.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  <w:r>
        <w:rPr>
          <w:spacing w:val="1"/>
        </w:rPr>
        <w:t xml:space="preserve"> </w:t>
      </w:r>
      <w:hyperlink r:id="rId86">
        <w:r>
          <w:t>http://www.dialogtech.com/wp-content/uploads/2012/05/Ifbyphone-Consumer-Response-surv</w:t>
        </w:r>
      </w:hyperlink>
    </w:p>
    <w:p w14:paraId="1B0D4CAF" w14:textId="77777777" w:rsidR="00DE70B6" w:rsidRDefault="00603B20">
      <w:pPr>
        <w:pStyle w:val="BodyText"/>
        <w:spacing w:before="1"/>
        <w:ind w:left="396"/>
      </w:pPr>
      <w:hyperlink r:id="rId87">
        <w:r>
          <w:t>ey-May-2012.pdf</w:t>
        </w:r>
      </w:hyperlink>
    </w:p>
    <w:p w14:paraId="684385E7" w14:textId="77777777" w:rsidR="00DE70B6" w:rsidRDefault="00DE70B6">
      <w:pPr>
        <w:pStyle w:val="BodyText"/>
        <w:spacing w:before="2"/>
        <w:ind w:left="0"/>
        <w:rPr>
          <w:sz w:val="29"/>
        </w:rPr>
      </w:pPr>
    </w:p>
    <w:p w14:paraId="0174CED5" w14:textId="77777777" w:rsidR="00DE70B6" w:rsidRDefault="00603B20">
      <w:pPr>
        <w:pStyle w:val="BodyText"/>
        <w:spacing w:line="357" w:lineRule="auto"/>
        <w:ind w:left="396" w:right="143" w:hanging="240"/>
      </w:pPr>
      <w:r>
        <w:t>Statista Research Department. Number of monthly active Facebook users worldwide as of 2nd</w:t>
      </w:r>
      <w:r>
        <w:rPr>
          <w:spacing w:val="-57"/>
        </w:rPr>
        <w:t xml:space="preserve"> </w:t>
      </w:r>
      <w:r>
        <w:t>quarter</w:t>
      </w:r>
      <w:r>
        <w:rPr>
          <w:spacing w:val="-3"/>
        </w:rPr>
        <w:t xml:space="preserve"> </w:t>
      </w:r>
      <w:r>
        <w:t>2021.</w:t>
      </w:r>
      <w:r>
        <w:rPr>
          <w:spacing w:val="-2"/>
        </w:rPr>
        <w:t xml:space="preserve"> </w:t>
      </w:r>
      <w:r>
        <w:t>Statista,</w:t>
      </w:r>
      <w:r>
        <w:rPr>
          <w:spacing w:val="-2"/>
        </w:rPr>
        <w:t xml:space="preserve"> </w:t>
      </w:r>
      <w:r>
        <w:t>2021.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7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3"/>
        </w:rPr>
        <w:t xml:space="preserve"> </w:t>
      </w:r>
      <w:r>
        <w:t>2021.</w:t>
      </w:r>
    </w:p>
    <w:p w14:paraId="792F61AB" w14:textId="77777777" w:rsidR="00DE70B6" w:rsidRDefault="00603B20">
      <w:pPr>
        <w:pStyle w:val="BodyText"/>
        <w:spacing w:before="1" w:line="357" w:lineRule="auto"/>
        <w:ind w:left="396" w:right="154" w:hanging="240"/>
      </w:pPr>
      <w:hyperlink r:id="rId88">
        <w:r>
          <w:t>https://www.statista.com/statistics/264810/number-of-monthly-active-facebook-users-world</w:t>
        </w:r>
      </w:hyperlink>
      <w:r>
        <w:rPr>
          <w:spacing w:val="1"/>
        </w:rPr>
        <w:t xml:space="preserve"> </w:t>
      </w:r>
      <w:hyperlink r:id="rId89">
        <w:r>
          <w:t>wide/</w:t>
        </w:r>
      </w:hyperlink>
    </w:p>
    <w:p w14:paraId="29C2E857" w14:textId="77777777" w:rsidR="00DE70B6" w:rsidRDefault="00603B20">
      <w:pPr>
        <w:pStyle w:val="BodyText"/>
        <w:spacing w:before="200" w:line="357" w:lineRule="auto"/>
        <w:ind w:left="396" w:hanging="240"/>
      </w:pPr>
      <w:r>
        <w:t>Heather</w:t>
      </w:r>
      <w:r>
        <w:rPr>
          <w:spacing w:val="15"/>
        </w:rPr>
        <w:t xml:space="preserve"> </w:t>
      </w:r>
      <w:r>
        <w:t>Pemberton</w:t>
      </w:r>
      <w:r>
        <w:rPr>
          <w:spacing w:val="16"/>
        </w:rPr>
        <w:t xml:space="preserve"> </w:t>
      </w:r>
      <w:r>
        <w:t>Levy.</w:t>
      </w:r>
      <w:r>
        <w:rPr>
          <w:spacing w:val="15"/>
        </w:rPr>
        <w:t xml:space="preserve"> </w:t>
      </w:r>
      <w:r>
        <w:t>Gartner</w:t>
      </w:r>
      <w:r>
        <w:rPr>
          <w:spacing w:val="16"/>
        </w:rPr>
        <w:t xml:space="preserve"> </w:t>
      </w:r>
      <w:r>
        <w:t>Predicts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Virtual</w:t>
      </w:r>
      <w:r>
        <w:rPr>
          <w:spacing w:val="16"/>
        </w:rPr>
        <w:t xml:space="preserve"> </w:t>
      </w:r>
      <w:r>
        <w:t>World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Exponential</w:t>
      </w:r>
      <w:r>
        <w:rPr>
          <w:spacing w:val="16"/>
        </w:rPr>
        <w:t xml:space="preserve"> </w:t>
      </w:r>
      <w:r>
        <w:t>Change.</w:t>
      </w:r>
      <w:r>
        <w:rPr>
          <w:spacing w:val="16"/>
        </w:rPr>
        <w:t xml:space="preserve"> </w:t>
      </w:r>
      <w:r>
        <w:t>Gartner,</w:t>
      </w:r>
      <w:r>
        <w:rPr>
          <w:spacing w:val="-57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2016.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8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3558235A" w14:textId="77777777" w:rsidR="00DE70B6" w:rsidRDefault="00603B20">
      <w:pPr>
        <w:pStyle w:val="BodyText"/>
        <w:spacing w:before="1"/>
        <w:ind w:left="157"/>
      </w:pPr>
      <w:hyperlink r:id="rId90">
        <w:r>
          <w:t>https://www.gartner.com/smarterwithgartner/gartner-predicts-a-virtual-world-of-exponential</w:t>
        </w:r>
      </w:hyperlink>
    </w:p>
    <w:p w14:paraId="1151140E" w14:textId="77777777" w:rsidR="00DE70B6" w:rsidRDefault="00603B20">
      <w:pPr>
        <w:pStyle w:val="BodyText"/>
        <w:spacing w:before="136"/>
        <w:ind w:left="396"/>
      </w:pPr>
      <w:hyperlink r:id="rId91">
        <w:r>
          <w:t>-change/</w:t>
        </w:r>
      </w:hyperlink>
    </w:p>
    <w:p w14:paraId="6E7B2730" w14:textId="77777777" w:rsidR="00DE70B6" w:rsidRDefault="00DE70B6">
      <w:pPr>
        <w:pStyle w:val="BodyText"/>
        <w:spacing w:before="1"/>
        <w:ind w:left="0"/>
        <w:rPr>
          <w:sz w:val="29"/>
        </w:rPr>
      </w:pPr>
    </w:p>
    <w:p w14:paraId="059B4EEF" w14:textId="77777777" w:rsidR="00DE70B6" w:rsidRDefault="00603B20">
      <w:pPr>
        <w:pStyle w:val="BodyText"/>
        <w:spacing w:line="357" w:lineRule="auto"/>
        <w:ind w:left="396" w:hanging="240"/>
      </w:pPr>
      <w:r>
        <w:t>Wojciech</w:t>
      </w:r>
      <w:r>
        <w:rPr>
          <w:spacing w:val="14"/>
        </w:rPr>
        <w:t xml:space="preserve"> </w:t>
      </w:r>
      <w:proofErr w:type="spellStart"/>
      <w:r>
        <w:t>Bolanowski</w:t>
      </w:r>
      <w:proofErr w:type="spellEnd"/>
      <w:r>
        <w:t>.</w:t>
      </w:r>
      <w:r>
        <w:rPr>
          <w:spacing w:val="15"/>
        </w:rPr>
        <w:t xml:space="preserve"> </w:t>
      </w:r>
      <w:r>
        <w:t>Open</w:t>
      </w:r>
      <w:r>
        <w:rPr>
          <w:spacing w:val="14"/>
        </w:rPr>
        <w:t xml:space="preserve"> </w:t>
      </w:r>
      <w:r>
        <w:t>Banking</w:t>
      </w:r>
      <w:r>
        <w:rPr>
          <w:spacing w:val="15"/>
        </w:rPr>
        <w:t xml:space="preserve"> </w:t>
      </w:r>
      <w:r>
        <w:t>Ecosystem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Mode.</w:t>
      </w:r>
      <w:r>
        <w:rPr>
          <w:spacing w:val="14"/>
        </w:rPr>
        <w:t xml:space="preserve"> </w:t>
      </w:r>
      <w:r>
        <w:t>Salt</w:t>
      </w:r>
      <w:r>
        <w:rPr>
          <w:spacing w:val="15"/>
        </w:rPr>
        <w:t xml:space="preserve"> </w:t>
      </w:r>
      <w:r>
        <w:t>Edge</w:t>
      </w:r>
      <w:r>
        <w:rPr>
          <w:spacing w:val="15"/>
        </w:rPr>
        <w:t xml:space="preserve"> </w:t>
      </w:r>
      <w:r>
        <w:t>Inc.,</w:t>
      </w:r>
      <w:r>
        <w:rPr>
          <w:spacing w:val="20"/>
        </w:rPr>
        <w:t xml:space="preserve"> </w:t>
      </w:r>
      <w:r>
        <w:t>2020.</w:t>
      </w:r>
      <w:r>
        <w:rPr>
          <w:spacing w:val="1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Access:</w:t>
      </w:r>
      <w:r>
        <w:rPr>
          <w:spacing w:val="19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30th</w:t>
      </w:r>
      <w:r>
        <w:rPr>
          <w:spacing w:val="-2"/>
        </w:rPr>
        <w:t xml:space="preserve"> </w:t>
      </w:r>
      <w:r>
        <w:t>2021.</w:t>
      </w:r>
    </w:p>
    <w:p w14:paraId="322FC8EB" w14:textId="77777777" w:rsidR="00DE70B6" w:rsidRDefault="00603B20">
      <w:pPr>
        <w:pStyle w:val="BodyText"/>
        <w:spacing w:before="1"/>
        <w:ind w:left="157"/>
      </w:pPr>
      <w:hyperlink r:id="rId92">
        <w:r>
          <w:t>https://www.saltedge.com/report_api_integration.pdf</w:t>
        </w:r>
      </w:hyperlink>
    </w:p>
    <w:p w14:paraId="6E3BABA5" w14:textId="77777777" w:rsidR="00DE70B6" w:rsidRDefault="00DE70B6">
      <w:pPr>
        <w:pStyle w:val="BodyText"/>
        <w:spacing w:before="2"/>
        <w:ind w:left="0"/>
        <w:rPr>
          <w:sz w:val="29"/>
        </w:rPr>
      </w:pPr>
    </w:p>
    <w:p w14:paraId="0234D5B3" w14:textId="77777777" w:rsidR="00DE70B6" w:rsidRDefault="00603B20">
      <w:pPr>
        <w:pStyle w:val="BodyText"/>
        <w:ind w:left="157"/>
      </w:pPr>
      <w:r>
        <w:t>Adam</w:t>
      </w:r>
      <w:r>
        <w:rPr>
          <w:spacing w:val="-10"/>
        </w:rPr>
        <w:t xml:space="preserve"> </w:t>
      </w:r>
      <w:r>
        <w:t>Scott,</w:t>
      </w:r>
      <w:r>
        <w:rPr>
          <w:spacing w:val="-10"/>
        </w:rPr>
        <w:t xml:space="preserve"> </w:t>
      </w:r>
      <w:r>
        <w:t>Valeria</w:t>
      </w:r>
      <w:r>
        <w:rPr>
          <w:spacing w:val="-9"/>
        </w:rPr>
        <w:t xml:space="preserve"> </w:t>
      </w:r>
      <w:r>
        <w:t>Gallo.</w:t>
      </w:r>
      <w:r>
        <w:rPr>
          <w:spacing w:val="-10"/>
        </w:rPr>
        <w:t xml:space="preserve"> </w:t>
      </w:r>
      <w:r>
        <w:t>European</w:t>
      </w:r>
      <w:r>
        <w:rPr>
          <w:spacing w:val="-9"/>
        </w:rPr>
        <w:t xml:space="preserve"> </w:t>
      </w:r>
      <w:r>
        <w:t>PSD2</w:t>
      </w:r>
      <w:r>
        <w:rPr>
          <w:spacing w:val="-10"/>
        </w:rPr>
        <w:t xml:space="preserve"> </w:t>
      </w:r>
      <w:r>
        <w:t>Survey</w:t>
      </w:r>
      <w:r>
        <w:rPr>
          <w:spacing w:val="-9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highlights.</w:t>
      </w:r>
      <w:r>
        <w:rPr>
          <w:spacing w:val="-9"/>
        </w:rPr>
        <w:t xml:space="preserve"> </w:t>
      </w:r>
      <w:r>
        <w:t>Deloitte,</w:t>
      </w:r>
      <w:r>
        <w:rPr>
          <w:spacing w:val="-10"/>
        </w:rPr>
        <w:t xml:space="preserve"> </w:t>
      </w:r>
      <w:r>
        <w:t>October</w:t>
      </w:r>
      <w:r>
        <w:rPr>
          <w:spacing w:val="-9"/>
        </w:rPr>
        <w:t xml:space="preserve"> </w:t>
      </w:r>
      <w:r>
        <w:t>2017.</w:t>
      </w:r>
    </w:p>
    <w:p w14:paraId="3FF6F823" w14:textId="77777777" w:rsidR="00DE70B6" w:rsidRDefault="00603B20">
      <w:pPr>
        <w:pStyle w:val="BodyText"/>
        <w:spacing w:before="136" w:line="357" w:lineRule="auto"/>
        <w:ind w:left="157" w:right="153" w:firstLine="239"/>
      </w:pPr>
      <w:r>
        <w:t>On line. Date of Access:</w:t>
      </w:r>
      <w:r>
        <w:rPr>
          <w:spacing w:val="1"/>
        </w:rPr>
        <w:t xml:space="preserve"> </w:t>
      </w:r>
      <w:r>
        <w:t>September 30th 2021.</w:t>
      </w:r>
      <w:r>
        <w:rPr>
          <w:spacing w:val="1"/>
        </w:rPr>
        <w:t xml:space="preserve"> </w:t>
      </w:r>
      <w:hyperlink r:id="rId93">
        <w:r>
          <w:t>https://www2.deloitte.com/content/dam/Deloitte/nl/Documents/f</w:t>
        </w:r>
        <w:r>
          <w:t>inancial-services/deloitte-nl-f</w:t>
        </w:r>
      </w:hyperlink>
    </w:p>
    <w:p w14:paraId="009A34D5" w14:textId="77777777" w:rsidR="00DE70B6" w:rsidRDefault="00603B20">
      <w:pPr>
        <w:pStyle w:val="BodyText"/>
        <w:spacing w:before="1"/>
        <w:ind w:left="396"/>
      </w:pPr>
      <w:hyperlink r:id="rId94">
        <w:r>
          <w:t>si-psd2-survey-results-highlights.pdf</w:t>
        </w:r>
      </w:hyperlink>
    </w:p>
    <w:p w14:paraId="36E978E4" w14:textId="77777777" w:rsidR="00DE70B6" w:rsidRDefault="00DE70B6">
      <w:pPr>
        <w:sectPr w:rsidR="00DE70B6">
          <w:pgSz w:w="11910" w:h="16840"/>
          <w:pgMar w:top="1340" w:right="1260" w:bottom="1020" w:left="1260" w:header="0" w:footer="833" w:gutter="0"/>
          <w:cols w:space="708"/>
        </w:sectPr>
      </w:pPr>
    </w:p>
    <w:p w14:paraId="35CF8E6F" w14:textId="77777777" w:rsidR="00DE70B6" w:rsidRDefault="00603B20">
      <w:pPr>
        <w:pStyle w:val="Heading1"/>
      </w:pPr>
      <w:bookmarkStart w:id="666" w:name="List_of_appendices"/>
      <w:bookmarkStart w:id="667" w:name="_bookmark63"/>
      <w:bookmarkEnd w:id="666"/>
      <w:bookmarkEnd w:id="667"/>
      <w:r>
        <w:lastRenderedPageBreak/>
        <w:t>LIST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APPENDICES</w:t>
      </w:r>
    </w:p>
    <w:p w14:paraId="769801D3" w14:textId="77777777" w:rsidR="00DE70B6" w:rsidRDefault="00DE70B6">
      <w:pPr>
        <w:pStyle w:val="BodyText"/>
        <w:ind w:left="0"/>
        <w:rPr>
          <w:b/>
          <w:sz w:val="26"/>
        </w:rPr>
      </w:pPr>
    </w:p>
    <w:p w14:paraId="408B031F" w14:textId="77777777" w:rsidR="00DE70B6" w:rsidRDefault="00DE70B6">
      <w:pPr>
        <w:pStyle w:val="BodyText"/>
        <w:spacing w:before="9"/>
        <w:ind w:left="0"/>
        <w:rPr>
          <w:b/>
          <w:sz w:val="37"/>
        </w:rPr>
      </w:pPr>
    </w:p>
    <w:p w14:paraId="3003A5B0" w14:textId="77777777" w:rsidR="00DE70B6" w:rsidRDefault="00603B20">
      <w:pPr>
        <w:pStyle w:val="Heading2"/>
        <w:ind w:left="157" w:firstLine="0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shorts</w:t>
      </w:r>
    </w:p>
    <w:p w14:paraId="16F81A38" w14:textId="77777777" w:rsidR="00DE70B6" w:rsidRDefault="00DE70B6">
      <w:pPr>
        <w:pStyle w:val="BodyText"/>
        <w:ind w:left="0"/>
        <w:rPr>
          <w:b/>
          <w:sz w:val="26"/>
        </w:rPr>
      </w:pPr>
    </w:p>
    <w:p w14:paraId="4712A28C" w14:textId="77777777" w:rsidR="00DE70B6" w:rsidRDefault="00603B20">
      <w:pPr>
        <w:pStyle w:val="BodyText"/>
        <w:tabs>
          <w:tab w:val="left" w:pos="1538"/>
          <w:tab w:val="left" w:pos="1857"/>
        </w:tabs>
        <w:spacing w:before="195"/>
        <w:ind w:left="177"/>
      </w:pPr>
      <w:r>
        <w:t>AI</w:t>
      </w:r>
      <w:r>
        <w:tab/>
        <w:t>-</w:t>
      </w:r>
      <w:r>
        <w:tab/>
        <w:t>Artificial</w:t>
      </w:r>
      <w:r>
        <w:rPr>
          <w:spacing w:val="-8"/>
        </w:rPr>
        <w:t xml:space="preserve"> </w:t>
      </w:r>
      <w:r>
        <w:t>Intelligence</w:t>
      </w:r>
    </w:p>
    <w:p w14:paraId="30F2A449" w14:textId="77777777" w:rsidR="00DE70B6" w:rsidRDefault="00603B20">
      <w:pPr>
        <w:pStyle w:val="BodyText"/>
        <w:tabs>
          <w:tab w:val="left" w:pos="1538"/>
          <w:tab w:val="left" w:pos="1857"/>
        </w:tabs>
        <w:spacing w:before="136"/>
        <w:ind w:left="177"/>
      </w:pPr>
      <w:r>
        <w:t>ML</w:t>
      </w:r>
      <w:r>
        <w:tab/>
        <w:t>-</w:t>
      </w:r>
      <w:r>
        <w:tab/>
        <w:t>Machine</w:t>
      </w:r>
      <w:r>
        <w:rPr>
          <w:spacing w:val="-7"/>
        </w:rPr>
        <w:t xml:space="preserve"> </w:t>
      </w:r>
      <w:r>
        <w:t>Learning</w:t>
      </w:r>
    </w:p>
    <w:p w14:paraId="67954CAC" w14:textId="77777777" w:rsidR="00DE70B6" w:rsidRDefault="00603B20">
      <w:pPr>
        <w:pStyle w:val="BodyText"/>
        <w:tabs>
          <w:tab w:val="left" w:pos="1538"/>
          <w:tab w:val="left" w:pos="1857"/>
        </w:tabs>
        <w:spacing w:before="135" w:line="357" w:lineRule="auto"/>
        <w:ind w:left="177" w:right="4107"/>
      </w:pPr>
      <w:r>
        <w:t>NLP</w:t>
      </w:r>
      <w:r>
        <w:tab/>
        <w:t>-</w:t>
      </w:r>
      <w:r>
        <w:tab/>
        <w:t>Natural Language Programming</w:t>
      </w:r>
      <w:r>
        <w:rPr>
          <w:spacing w:val="1"/>
        </w:rPr>
        <w:t xml:space="preserve"> </w:t>
      </w:r>
      <w:r>
        <w:t>NLU</w:t>
      </w:r>
      <w:r>
        <w:tab/>
        <w:t>-</w:t>
      </w:r>
      <w:r>
        <w:tab/>
        <w:t>Natural Language Understanding</w:t>
      </w:r>
      <w:r>
        <w:rPr>
          <w:spacing w:val="1"/>
        </w:rPr>
        <w:t xml:space="preserve"> </w:t>
      </w:r>
      <w:r>
        <w:t>NLG</w:t>
      </w:r>
      <w:r>
        <w:tab/>
        <w:t>-</w:t>
      </w:r>
      <w:r>
        <w:tab/>
        <w:t>Natural Language Generation</w:t>
      </w:r>
      <w:r>
        <w:rPr>
          <w:spacing w:val="1"/>
        </w:rPr>
        <w:t xml:space="preserve"> </w:t>
      </w:r>
      <w:r>
        <w:t>GDPR</w:t>
      </w:r>
      <w:r>
        <w:tab/>
        <w:t>-</w:t>
      </w:r>
      <w:r>
        <w:tab/>
        <w:t>General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t>Regulation</w:t>
      </w:r>
      <w:r>
        <w:rPr>
          <w:spacing w:val="-57"/>
        </w:rPr>
        <w:t xml:space="preserve"> </w:t>
      </w:r>
      <w:r>
        <w:t>EBA</w:t>
      </w:r>
      <w:r>
        <w:tab/>
        <w:t>-</w:t>
      </w:r>
      <w:r>
        <w:tab/>
        <w:t>European</w:t>
      </w:r>
      <w:r>
        <w:rPr>
          <w:spacing w:val="-3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Authority</w:t>
      </w:r>
    </w:p>
    <w:p w14:paraId="65AB5F9D" w14:textId="77777777" w:rsidR="00DE70B6" w:rsidRDefault="00603B20">
      <w:pPr>
        <w:pStyle w:val="BodyText"/>
        <w:tabs>
          <w:tab w:val="left" w:pos="1538"/>
          <w:tab w:val="left" w:pos="1857"/>
        </w:tabs>
        <w:spacing w:before="3" w:line="357" w:lineRule="auto"/>
        <w:ind w:left="177" w:right="3735"/>
      </w:pPr>
      <w:r>
        <w:t>CMA</w:t>
      </w:r>
      <w:r>
        <w:tab/>
        <w:t>-</w:t>
      </w:r>
      <w:r>
        <w:tab/>
        <w:t>Competition and Markets Authority</w:t>
      </w:r>
      <w:r>
        <w:rPr>
          <w:spacing w:val="1"/>
        </w:rPr>
        <w:t xml:space="preserve"> </w:t>
      </w:r>
      <w:r>
        <w:t>OBIE</w:t>
      </w:r>
      <w:r>
        <w:tab/>
        <w:t>-</w:t>
      </w:r>
      <w:r>
        <w:tab/>
        <w:t>Open Banking Implementation Entity</w:t>
      </w:r>
      <w:r>
        <w:rPr>
          <w:spacing w:val="1"/>
        </w:rPr>
        <w:t xml:space="preserve"> </w:t>
      </w:r>
      <w:r>
        <w:t>PSD</w:t>
      </w:r>
      <w:r>
        <w:tab/>
        <w:t>-</w:t>
      </w:r>
      <w:r>
        <w:tab/>
        <w:t>Payment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Directive,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edition</w:t>
      </w:r>
    </w:p>
    <w:p w14:paraId="7A7FF0E9" w14:textId="77777777" w:rsidR="00DE70B6" w:rsidRDefault="00603B20">
      <w:pPr>
        <w:pStyle w:val="BodyText"/>
        <w:tabs>
          <w:tab w:val="left" w:pos="1538"/>
          <w:tab w:val="left" w:pos="1857"/>
        </w:tabs>
        <w:spacing w:before="1" w:line="357" w:lineRule="auto"/>
        <w:ind w:left="177" w:right="3185"/>
      </w:pPr>
      <w:r>
        <w:t>PSD2</w:t>
      </w:r>
      <w:r>
        <w:tab/>
        <w:t>-</w:t>
      </w:r>
      <w:r>
        <w:tab/>
        <w:t>Payment Service Directive, second edition</w:t>
      </w:r>
      <w:r>
        <w:rPr>
          <w:spacing w:val="1"/>
        </w:rPr>
        <w:t xml:space="preserve"> </w:t>
      </w:r>
      <w:r>
        <w:t>ASPSP</w:t>
      </w:r>
      <w:r>
        <w:tab/>
        <w:t>-</w:t>
      </w:r>
      <w:r>
        <w:tab/>
        <w:t>Account</w:t>
      </w:r>
      <w:r>
        <w:rPr>
          <w:spacing w:val="-12"/>
        </w:rPr>
        <w:t xml:space="preserve"> </w:t>
      </w:r>
      <w:r>
        <w:t>Servicing</w:t>
      </w:r>
      <w:r>
        <w:rPr>
          <w:spacing w:val="-11"/>
        </w:rPr>
        <w:t xml:space="preserve"> </w:t>
      </w:r>
      <w:r>
        <w:t>Payment</w:t>
      </w:r>
      <w:r>
        <w:rPr>
          <w:spacing w:val="-12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Provider</w:t>
      </w:r>
      <w:r>
        <w:rPr>
          <w:spacing w:val="-57"/>
        </w:rPr>
        <w:t xml:space="preserve"> </w:t>
      </w:r>
      <w:r>
        <w:t>TPP</w:t>
      </w:r>
      <w:r>
        <w:tab/>
        <w:t>-</w:t>
      </w:r>
      <w:r>
        <w:tab/>
      </w:r>
      <w:r>
        <w:t>Third-Party</w:t>
      </w:r>
      <w:r>
        <w:rPr>
          <w:spacing w:val="-2"/>
        </w:rPr>
        <w:t xml:space="preserve"> </w:t>
      </w:r>
      <w:r>
        <w:t>Provider</w:t>
      </w:r>
    </w:p>
    <w:p w14:paraId="194A038C" w14:textId="77777777" w:rsidR="00DE70B6" w:rsidRDefault="00603B20">
      <w:pPr>
        <w:pStyle w:val="BodyText"/>
        <w:tabs>
          <w:tab w:val="left" w:pos="1538"/>
          <w:tab w:val="left" w:pos="1857"/>
        </w:tabs>
        <w:spacing w:before="2" w:line="357" w:lineRule="auto"/>
        <w:ind w:left="177" w:right="3855"/>
      </w:pPr>
      <w:r>
        <w:t>AISP</w:t>
      </w:r>
      <w:r>
        <w:tab/>
        <w:t>-</w:t>
      </w:r>
      <w:r>
        <w:tab/>
        <w:t>Account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Provider</w:t>
      </w:r>
      <w:r>
        <w:rPr>
          <w:spacing w:val="-57"/>
        </w:rPr>
        <w:t xml:space="preserve"> </w:t>
      </w:r>
      <w:r>
        <w:t>PISP</w:t>
      </w:r>
      <w:r>
        <w:tab/>
        <w:t>-</w:t>
      </w:r>
      <w:r>
        <w:tab/>
        <w:t>Payment</w:t>
      </w:r>
      <w:r>
        <w:rPr>
          <w:spacing w:val="-6"/>
        </w:rPr>
        <w:t xml:space="preserve"> </w:t>
      </w:r>
      <w:r>
        <w:t>Initiation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Provider</w:t>
      </w:r>
    </w:p>
    <w:p w14:paraId="4776D0B9" w14:textId="77777777" w:rsidR="00DE70B6" w:rsidRDefault="00603B20">
      <w:pPr>
        <w:pStyle w:val="BodyText"/>
        <w:tabs>
          <w:tab w:val="left" w:pos="1538"/>
          <w:tab w:val="left" w:pos="1857"/>
        </w:tabs>
        <w:spacing w:before="1" w:line="357" w:lineRule="auto"/>
        <w:ind w:left="177" w:right="3303"/>
      </w:pPr>
      <w:r>
        <w:t>PIISP</w:t>
      </w:r>
      <w:r>
        <w:tab/>
        <w:t>-</w:t>
      </w:r>
      <w:r>
        <w:tab/>
        <w:t>Payment</w:t>
      </w:r>
      <w:r>
        <w:rPr>
          <w:spacing w:val="-9"/>
        </w:rPr>
        <w:t xml:space="preserve"> </w:t>
      </w:r>
      <w:r>
        <w:t>Instrument</w:t>
      </w:r>
      <w:r>
        <w:rPr>
          <w:spacing w:val="-9"/>
        </w:rPr>
        <w:t xml:space="preserve"> </w:t>
      </w:r>
      <w:r>
        <w:t>Issuer</w:t>
      </w:r>
      <w:r>
        <w:rPr>
          <w:spacing w:val="-9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Provider</w:t>
      </w:r>
      <w:r>
        <w:rPr>
          <w:spacing w:val="-57"/>
        </w:rPr>
        <w:t xml:space="preserve"> </w:t>
      </w:r>
      <w:r>
        <w:t>SCA</w:t>
      </w:r>
      <w:r>
        <w:tab/>
        <w:t>-</w:t>
      </w:r>
      <w:r>
        <w:tab/>
        <w:t>Strong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Authentication</w:t>
      </w:r>
    </w:p>
    <w:p w14:paraId="34323242" w14:textId="77777777" w:rsidR="00DE70B6" w:rsidRDefault="00603B20">
      <w:pPr>
        <w:pStyle w:val="BodyText"/>
        <w:tabs>
          <w:tab w:val="left" w:pos="1538"/>
          <w:tab w:val="left" w:pos="1857"/>
        </w:tabs>
        <w:spacing w:before="1"/>
        <w:ind w:left="177"/>
      </w:pPr>
      <w:r>
        <w:t>PSU</w:t>
      </w:r>
      <w:r>
        <w:tab/>
        <w:t>-</w:t>
      </w:r>
      <w:r>
        <w:tab/>
        <w:t>Payment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User</w:t>
      </w:r>
    </w:p>
    <w:p w14:paraId="04BEDAC8" w14:textId="77777777" w:rsidR="00DE70B6" w:rsidRDefault="00603B20">
      <w:pPr>
        <w:pStyle w:val="BodyText"/>
        <w:tabs>
          <w:tab w:val="left" w:pos="1538"/>
          <w:tab w:val="left" w:pos="1857"/>
        </w:tabs>
        <w:spacing w:before="136" w:line="357" w:lineRule="auto"/>
        <w:ind w:left="177" w:right="4306"/>
      </w:pPr>
      <w:r>
        <w:t>DBMS</w:t>
      </w:r>
      <w:r>
        <w:tab/>
        <w:t>-</w:t>
      </w:r>
      <w:r>
        <w:tab/>
        <w:t>Database Management System</w:t>
      </w:r>
      <w:r>
        <w:rPr>
          <w:spacing w:val="1"/>
        </w:rPr>
        <w:t xml:space="preserve"> </w:t>
      </w:r>
      <w:r>
        <w:t>MBMS</w:t>
      </w:r>
      <w:r>
        <w:tab/>
        <w:t>-</w:t>
      </w:r>
      <w:r>
        <w:tab/>
        <w:t>Model</w:t>
      </w:r>
      <w:r>
        <w:rPr>
          <w:spacing w:val="-10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CV</w:t>
      </w:r>
      <w:r>
        <w:tab/>
        <w:t>-</w:t>
      </w:r>
      <w:r>
        <w:tab/>
        <w:t>Curriculum</w:t>
      </w:r>
      <w:r>
        <w:rPr>
          <w:spacing w:val="-2"/>
        </w:rPr>
        <w:t xml:space="preserve"> </w:t>
      </w:r>
      <w:r>
        <w:t>Vitae</w:t>
      </w:r>
    </w:p>
    <w:p w14:paraId="28DBE51A" w14:textId="77777777" w:rsidR="00DE70B6" w:rsidRDefault="00603B20">
      <w:pPr>
        <w:pStyle w:val="BodyText"/>
        <w:tabs>
          <w:tab w:val="left" w:pos="1538"/>
          <w:tab w:val="left" w:pos="1857"/>
        </w:tabs>
        <w:spacing w:before="1" w:line="357" w:lineRule="auto"/>
        <w:ind w:left="177" w:right="1903"/>
      </w:pPr>
      <w:r>
        <w:t>MiFID</w:t>
      </w:r>
      <w:r>
        <w:rPr>
          <w:spacing w:val="-4"/>
        </w:rPr>
        <w:t xml:space="preserve"> </w:t>
      </w:r>
      <w:r>
        <w:t>II</w:t>
      </w:r>
      <w:r>
        <w:tab/>
        <w:t>-</w:t>
      </w:r>
      <w:r>
        <w:tab/>
        <w:t>Markets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Financial</w:t>
      </w:r>
      <w:r>
        <w:rPr>
          <w:spacing w:val="-8"/>
        </w:rPr>
        <w:t xml:space="preserve"> </w:t>
      </w:r>
      <w:r>
        <w:t>Instruments</w:t>
      </w:r>
      <w:r>
        <w:rPr>
          <w:spacing w:val="-8"/>
        </w:rPr>
        <w:t xml:space="preserve"> </w:t>
      </w:r>
      <w:r>
        <w:t>Directive,</w:t>
      </w:r>
      <w:r>
        <w:rPr>
          <w:spacing w:val="-8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edition</w:t>
      </w:r>
      <w:r>
        <w:rPr>
          <w:spacing w:val="-57"/>
        </w:rPr>
        <w:t xml:space="preserve"> </w:t>
      </w:r>
      <w:r>
        <w:t>R&amp;D</w:t>
      </w:r>
      <w:r>
        <w:tab/>
        <w:t>-</w:t>
      </w:r>
      <w:r>
        <w:tab/>
        <w:t>Research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</w:t>
      </w:r>
    </w:p>
    <w:p w14:paraId="16F0E400" w14:textId="77777777" w:rsidR="00DE70B6" w:rsidRDefault="00603B20">
      <w:pPr>
        <w:pStyle w:val="BodyText"/>
        <w:tabs>
          <w:tab w:val="left" w:pos="1538"/>
          <w:tab w:val="left" w:pos="1857"/>
        </w:tabs>
        <w:spacing w:before="1"/>
        <w:ind w:left="177"/>
      </w:pPr>
      <w:r>
        <w:t>KYC</w:t>
      </w:r>
      <w:r>
        <w:tab/>
        <w:t>-</w:t>
      </w:r>
      <w:r>
        <w:tab/>
        <w:t>Know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Customer</w:t>
      </w:r>
    </w:p>
    <w:p w14:paraId="32678767" w14:textId="77777777" w:rsidR="00DE70B6" w:rsidRDefault="00603B20">
      <w:pPr>
        <w:pStyle w:val="BodyText"/>
        <w:tabs>
          <w:tab w:val="left" w:pos="1538"/>
          <w:tab w:val="left" w:pos="1857"/>
        </w:tabs>
        <w:spacing w:before="136"/>
        <w:ind w:left="177"/>
      </w:pPr>
      <w:r>
        <w:t>AML</w:t>
      </w:r>
      <w:r>
        <w:tab/>
        <w:t>-</w:t>
      </w:r>
      <w:r>
        <w:tab/>
        <w:t>Anti-Money</w:t>
      </w:r>
      <w:r>
        <w:rPr>
          <w:spacing w:val="-9"/>
        </w:rPr>
        <w:t xml:space="preserve"> </w:t>
      </w:r>
      <w:r>
        <w:t>Laundering</w:t>
      </w:r>
    </w:p>
    <w:p w14:paraId="48C2451F" w14:textId="77777777" w:rsidR="00DE70B6" w:rsidRDefault="00603B20">
      <w:pPr>
        <w:pStyle w:val="BodyText"/>
        <w:tabs>
          <w:tab w:val="left" w:pos="1538"/>
          <w:tab w:val="left" w:pos="1857"/>
        </w:tabs>
        <w:spacing w:before="136" w:line="357" w:lineRule="auto"/>
        <w:ind w:left="177" w:right="4114"/>
      </w:pPr>
      <w:r>
        <w:t>API</w:t>
      </w:r>
      <w:r>
        <w:tab/>
        <w:t>-</w:t>
      </w:r>
      <w:r>
        <w:tab/>
        <w:t>Application</w:t>
      </w:r>
      <w:r>
        <w:rPr>
          <w:spacing w:val="-15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BaaS</w:t>
      </w:r>
      <w:r>
        <w:tab/>
        <w:t>-</w:t>
      </w:r>
      <w:r>
        <w:tab/>
        <w:t>Banking-as-a-Service</w:t>
      </w:r>
    </w:p>
    <w:p w14:paraId="5FE293C5" w14:textId="77777777" w:rsidR="00DE70B6" w:rsidRDefault="00603B20">
      <w:pPr>
        <w:pStyle w:val="BodyText"/>
        <w:tabs>
          <w:tab w:val="left" w:pos="1538"/>
          <w:tab w:val="left" w:pos="1857"/>
        </w:tabs>
        <w:spacing w:before="1"/>
        <w:ind w:left="177"/>
      </w:pPr>
      <w:proofErr w:type="spellStart"/>
      <w:r>
        <w:t>BaaP</w:t>
      </w:r>
      <w:proofErr w:type="spellEnd"/>
      <w:r>
        <w:tab/>
        <w:t>-</w:t>
      </w:r>
      <w:r>
        <w:tab/>
        <w:t>Banking-as-a-Platform</w:t>
      </w:r>
    </w:p>
    <w:p w14:paraId="124BE0C9" w14:textId="77777777" w:rsidR="00DE70B6" w:rsidRDefault="00603B20">
      <w:pPr>
        <w:pStyle w:val="BodyText"/>
        <w:tabs>
          <w:tab w:val="left" w:pos="1538"/>
          <w:tab w:val="left" w:pos="1857"/>
        </w:tabs>
        <w:spacing w:before="135"/>
        <w:ind w:left="177"/>
      </w:pPr>
      <w:r>
        <w:t>CRM</w:t>
      </w:r>
      <w:r>
        <w:tab/>
        <w:t>-</w:t>
      </w:r>
      <w:r>
        <w:tab/>
        <w:t>Customer</w:t>
      </w:r>
      <w:r>
        <w:rPr>
          <w:spacing w:val="-8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Management</w:t>
      </w:r>
    </w:p>
    <w:p w14:paraId="03FB27EF" w14:textId="77777777" w:rsidR="00DE70B6" w:rsidRDefault="00DE70B6">
      <w:pPr>
        <w:sectPr w:rsidR="00DE70B6">
          <w:pgSz w:w="11910" w:h="16840"/>
          <w:pgMar w:top="1400" w:right="1260" w:bottom="1020" w:left="1260" w:header="0" w:footer="833" w:gutter="0"/>
          <w:cols w:space="708"/>
        </w:sectPr>
      </w:pPr>
    </w:p>
    <w:p w14:paraId="5537B60B" w14:textId="77777777" w:rsidR="00DE70B6" w:rsidRDefault="00603B20">
      <w:pPr>
        <w:spacing w:before="74"/>
        <w:ind w:left="157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tables</w:t>
      </w:r>
    </w:p>
    <w:p w14:paraId="554FA301" w14:textId="77777777" w:rsidR="00DE70B6" w:rsidRDefault="00DE70B6">
      <w:pPr>
        <w:pStyle w:val="BodyText"/>
        <w:ind w:left="0"/>
        <w:rPr>
          <w:b/>
          <w:sz w:val="20"/>
        </w:rPr>
      </w:pPr>
    </w:p>
    <w:p w14:paraId="6B2D437D" w14:textId="77777777" w:rsidR="00DE70B6" w:rsidRDefault="00DE70B6">
      <w:pPr>
        <w:pStyle w:val="BodyText"/>
        <w:spacing w:before="11"/>
        <w:ind w:left="0"/>
        <w:rPr>
          <w:b/>
          <w:sz w:val="23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1"/>
        <w:gridCol w:w="7654"/>
        <w:gridCol w:w="425"/>
      </w:tblGrid>
      <w:tr w:rsidR="00DE70B6" w14:paraId="4D8B1872" w14:textId="77777777">
        <w:trPr>
          <w:trHeight w:val="338"/>
        </w:trPr>
        <w:tc>
          <w:tcPr>
            <w:tcW w:w="1091" w:type="dxa"/>
          </w:tcPr>
          <w:p w14:paraId="4283025A" w14:textId="77777777" w:rsidR="00DE70B6" w:rsidRDefault="00603B20">
            <w:pPr>
              <w:pStyle w:val="TableParagraph"/>
              <w:spacing w:line="265" w:lineRule="exact"/>
              <w:ind w:left="50"/>
              <w:jc w:val="left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1.</w:t>
              </w:r>
            </w:hyperlink>
          </w:p>
        </w:tc>
        <w:tc>
          <w:tcPr>
            <w:tcW w:w="7654" w:type="dxa"/>
          </w:tcPr>
          <w:p w14:paraId="36FE1EEC" w14:textId="77777777" w:rsidR="00DE70B6" w:rsidRDefault="00603B20">
            <w:pPr>
              <w:pStyle w:val="TableParagraph"/>
              <w:tabs>
                <w:tab w:val="left" w:pos="2271"/>
              </w:tabs>
              <w:spacing w:line="265" w:lineRule="exact"/>
              <w:ind w:right="145"/>
              <w:jc w:val="right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Fintech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AI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Use-cases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4DF5109C" w14:textId="77777777" w:rsidR="00DE70B6" w:rsidRDefault="00603B20">
            <w:pPr>
              <w:pStyle w:val="TableParagraph"/>
              <w:spacing w:line="265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DE70B6" w14:paraId="0AD1F328" w14:textId="77777777">
        <w:trPr>
          <w:trHeight w:val="411"/>
        </w:trPr>
        <w:tc>
          <w:tcPr>
            <w:tcW w:w="1091" w:type="dxa"/>
          </w:tcPr>
          <w:p w14:paraId="6C35BD34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28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2.</w:t>
              </w:r>
            </w:hyperlink>
          </w:p>
        </w:tc>
        <w:tc>
          <w:tcPr>
            <w:tcW w:w="7654" w:type="dxa"/>
          </w:tcPr>
          <w:p w14:paraId="64A87464" w14:textId="77777777" w:rsidR="00DE70B6" w:rsidRDefault="00603B20">
            <w:pPr>
              <w:pStyle w:val="TableParagraph"/>
              <w:tabs>
                <w:tab w:val="left" w:pos="4423"/>
              </w:tabs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28" w:history="1">
              <w:r>
                <w:rPr>
                  <w:sz w:val="24"/>
                </w:rPr>
                <w:t>Consumer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preferences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addressing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issues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2D860DF3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DE70B6" w14:paraId="03CB221E" w14:textId="77777777">
        <w:trPr>
          <w:trHeight w:val="411"/>
        </w:trPr>
        <w:tc>
          <w:tcPr>
            <w:tcW w:w="1091" w:type="dxa"/>
          </w:tcPr>
          <w:p w14:paraId="3369EAC6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32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3.</w:t>
              </w:r>
            </w:hyperlink>
          </w:p>
        </w:tc>
        <w:tc>
          <w:tcPr>
            <w:tcW w:w="7654" w:type="dxa"/>
          </w:tcPr>
          <w:p w14:paraId="01606BF9" w14:textId="77777777" w:rsidR="00DE70B6" w:rsidRDefault="00603B20">
            <w:pPr>
              <w:pStyle w:val="TableParagraph"/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32" w:history="1">
              <w:r>
                <w:rPr>
                  <w:sz w:val="24"/>
                </w:rPr>
                <w:t>Chat-bot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solutions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with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NLP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AI</w:t>
              </w:r>
            </w:hyperlink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6B1AF237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DE70B6" w14:paraId="5EBF2068" w14:textId="77777777">
        <w:trPr>
          <w:trHeight w:val="411"/>
        </w:trPr>
        <w:tc>
          <w:tcPr>
            <w:tcW w:w="1091" w:type="dxa"/>
          </w:tcPr>
          <w:p w14:paraId="22E89AC3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33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4.</w:t>
              </w:r>
            </w:hyperlink>
          </w:p>
        </w:tc>
        <w:tc>
          <w:tcPr>
            <w:tcW w:w="7654" w:type="dxa"/>
          </w:tcPr>
          <w:p w14:paraId="5085F7B7" w14:textId="77777777" w:rsidR="00DE70B6" w:rsidRDefault="00603B20">
            <w:pPr>
              <w:pStyle w:val="TableParagraph"/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33" w:history="1">
              <w:r>
                <w:rPr>
                  <w:sz w:val="24"/>
                </w:rPr>
                <w:t>Forms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user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interaction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by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type</w:t>
              </w:r>
            </w:hyperlink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3E7D0F42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DE70B6" w14:paraId="56170284" w14:textId="77777777">
        <w:trPr>
          <w:trHeight w:val="411"/>
        </w:trPr>
        <w:tc>
          <w:tcPr>
            <w:tcW w:w="1091" w:type="dxa"/>
          </w:tcPr>
          <w:p w14:paraId="654B0FEB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5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5.</w:t>
              </w:r>
            </w:hyperlink>
          </w:p>
        </w:tc>
        <w:tc>
          <w:tcPr>
            <w:tcW w:w="7654" w:type="dxa"/>
          </w:tcPr>
          <w:p w14:paraId="0BAE97EB" w14:textId="77777777" w:rsidR="00DE70B6" w:rsidRDefault="00603B20">
            <w:pPr>
              <w:pStyle w:val="TableParagraph"/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55" w:history="1">
              <w:r>
                <w:rPr>
                  <w:sz w:val="24"/>
                </w:rPr>
                <w:t>Average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costs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PSD2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implementation</w:t>
              </w:r>
            </w:hyperlink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4406DB47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DE70B6" w14:paraId="45A93A24" w14:textId="77777777">
        <w:trPr>
          <w:trHeight w:val="411"/>
        </w:trPr>
        <w:tc>
          <w:tcPr>
            <w:tcW w:w="1091" w:type="dxa"/>
          </w:tcPr>
          <w:p w14:paraId="4BC865FB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6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6.</w:t>
              </w:r>
            </w:hyperlink>
          </w:p>
        </w:tc>
        <w:tc>
          <w:tcPr>
            <w:tcW w:w="7654" w:type="dxa"/>
          </w:tcPr>
          <w:p w14:paraId="61FD3AD4" w14:textId="77777777" w:rsidR="00DE70B6" w:rsidRDefault="00603B20">
            <w:pPr>
              <w:pStyle w:val="TableParagraph"/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56" w:history="1">
              <w:r>
                <w:rPr>
                  <w:sz w:val="24"/>
                </w:rPr>
                <w:t>Expected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costs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Open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API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implementation</w:t>
              </w:r>
              <w:r>
                <w:rPr>
                  <w:spacing w:val="1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4AC6BF64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DE70B6" w14:paraId="2E87379A" w14:textId="77777777">
        <w:trPr>
          <w:trHeight w:val="411"/>
        </w:trPr>
        <w:tc>
          <w:tcPr>
            <w:tcW w:w="1091" w:type="dxa"/>
          </w:tcPr>
          <w:p w14:paraId="0828569E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7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7.</w:t>
              </w:r>
            </w:hyperlink>
          </w:p>
        </w:tc>
        <w:tc>
          <w:tcPr>
            <w:tcW w:w="7654" w:type="dxa"/>
          </w:tcPr>
          <w:p w14:paraId="0E8F8F38" w14:textId="77777777" w:rsidR="00DE70B6" w:rsidRDefault="00603B20">
            <w:pPr>
              <w:pStyle w:val="TableParagraph"/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57" w:history="1">
              <w:r>
                <w:rPr>
                  <w:sz w:val="24"/>
                </w:rPr>
                <w:t>Expected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costs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Rule-based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middleware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</w:hyperlink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34760414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DE70B6" w14:paraId="575EABD7" w14:textId="77777777">
        <w:trPr>
          <w:trHeight w:val="411"/>
        </w:trPr>
        <w:tc>
          <w:tcPr>
            <w:tcW w:w="1091" w:type="dxa"/>
          </w:tcPr>
          <w:p w14:paraId="146CDB9A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8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8.</w:t>
              </w:r>
            </w:hyperlink>
          </w:p>
        </w:tc>
        <w:tc>
          <w:tcPr>
            <w:tcW w:w="7654" w:type="dxa"/>
          </w:tcPr>
          <w:p w14:paraId="2F314F74" w14:textId="77777777" w:rsidR="00DE70B6" w:rsidRDefault="00603B20">
            <w:pPr>
              <w:pStyle w:val="TableParagraph"/>
              <w:tabs>
                <w:tab w:val="left" w:pos="4961"/>
              </w:tabs>
              <w:spacing w:before="62" w:line="240" w:lineRule="auto"/>
              <w:ind w:right="145"/>
              <w:jc w:val="right"/>
              <w:rPr>
                <w:sz w:val="24"/>
              </w:rPr>
            </w:pPr>
            <w:hyperlink w:anchor="_bookmark58" w:history="1">
              <w:r>
                <w:rPr>
                  <w:sz w:val="24"/>
                </w:rPr>
                <w:t>Expected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costs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ML&amp;AI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middleware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11C1EAF0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DE70B6" w14:paraId="1D6E6A6E" w14:textId="77777777">
        <w:trPr>
          <w:trHeight w:val="411"/>
        </w:trPr>
        <w:tc>
          <w:tcPr>
            <w:tcW w:w="1091" w:type="dxa"/>
          </w:tcPr>
          <w:p w14:paraId="65F328DA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9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9.</w:t>
              </w:r>
            </w:hyperlink>
          </w:p>
        </w:tc>
        <w:tc>
          <w:tcPr>
            <w:tcW w:w="7654" w:type="dxa"/>
          </w:tcPr>
          <w:p w14:paraId="3C73138E" w14:textId="77777777" w:rsidR="00DE70B6" w:rsidRDefault="00603B20">
            <w:pPr>
              <w:pStyle w:val="TableParagraph"/>
              <w:spacing w:before="62" w:line="240" w:lineRule="auto"/>
              <w:ind w:right="134"/>
              <w:jc w:val="right"/>
              <w:rPr>
                <w:sz w:val="24"/>
              </w:rPr>
            </w:pPr>
            <w:hyperlink w:anchor="_bookmark59" w:history="1">
              <w:r>
                <w:rPr>
                  <w:sz w:val="24"/>
                </w:rPr>
                <w:t>Expected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costs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ML&amp;AI-based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Recommendation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Notification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</w:hyperlink>
          </w:p>
        </w:tc>
        <w:tc>
          <w:tcPr>
            <w:tcW w:w="425" w:type="dxa"/>
          </w:tcPr>
          <w:p w14:paraId="25C1F8B1" w14:textId="77777777" w:rsidR="00DE70B6" w:rsidRDefault="00603B20">
            <w:pPr>
              <w:pStyle w:val="TableParagraph"/>
              <w:spacing w:before="62" w:line="240" w:lineRule="auto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DE70B6" w14:paraId="5360EB90" w14:textId="77777777">
        <w:trPr>
          <w:trHeight w:val="338"/>
        </w:trPr>
        <w:tc>
          <w:tcPr>
            <w:tcW w:w="1091" w:type="dxa"/>
          </w:tcPr>
          <w:p w14:paraId="2FF5C66B" w14:textId="77777777" w:rsidR="00DE70B6" w:rsidRDefault="00603B20">
            <w:pPr>
              <w:pStyle w:val="TableParagraph"/>
              <w:spacing w:before="62" w:line="256" w:lineRule="exact"/>
              <w:ind w:left="50"/>
              <w:jc w:val="left"/>
              <w:rPr>
                <w:sz w:val="24"/>
              </w:rPr>
            </w:pPr>
            <w:hyperlink w:anchor="_bookmark60" w:history="1">
              <w:r>
                <w:rPr>
                  <w:sz w:val="24"/>
                </w:rPr>
                <w:t>Table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10.</w:t>
              </w:r>
            </w:hyperlink>
          </w:p>
        </w:tc>
        <w:tc>
          <w:tcPr>
            <w:tcW w:w="7654" w:type="dxa"/>
          </w:tcPr>
          <w:p w14:paraId="02C9C327" w14:textId="77777777" w:rsidR="00DE70B6" w:rsidRDefault="00603B20">
            <w:pPr>
              <w:pStyle w:val="TableParagraph"/>
              <w:spacing w:before="62" w:line="256" w:lineRule="exact"/>
              <w:ind w:right="145"/>
              <w:jc w:val="right"/>
              <w:rPr>
                <w:sz w:val="24"/>
              </w:rPr>
            </w:pPr>
            <w:hyperlink w:anchor="_bookmark60" w:history="1">
              <w:r>
                <w:rPr>
                  <w:sz w:val="24"/>
                </w:rPr>
                <w:t>Expected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costs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AI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NLP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Chat-bot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with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Recommendations</w:t>
              </w:r>
              <w:r>
                <w:rPr>
                  <w:spacing w:val="24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25" w:type="dxa"/>
          </w:tcPr>
          <w:p w14:paraId="11505F33" w14:textId="77777777" w:rsidR="00DE70B6" w:rsidRDefault="00603B20">
            <w:pPr>
              <w:pStyle w:val="TableParagraph"/>
              <w:spacing w:before="62" w:line="25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</w:tbl>
    <w:p w14:paraId="4839E175" w14:textId="77777777" w:rsidR="00DE70B6" w:rsidRDefault="00DE70B6">
      <w:pPr>
        <w:pStyle w:val="BodyText"/>
        <w:ind w:left="0"/>
        <w:rPr>
          <w:b/>
          <w:sz w:val="20"/>
        </w:rPr>
      </w:pPr>
    </w:p>
    <w:p w14:paraId="6F8B1FCA" w14:textId="77777777" w:rsidR="00DE70B6" w:rsidRDefault="00DE70B6">
      <w:pPr>
        <w:pStyle w:val="BodyText"/>
        <w:spacing w:before="5"/>
        <w:ind w:left="0"/>
        <w:rPr>
          <w:b/>
          <w:sz w:val="22"/>
        </w:rPr>
      </w:pPr>
    </w:p>
    <w:p w14:paraId="474F83DD" w14:textId="77777777" w:rsidR="00DE70B6" w:rsidRDefault="00603B20">
      <w:pPr>
        <w:spacing w:before="89"/>
        <w:ind w:left="157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pictures</w:t>
      </w:r>
    </w:p>
    <w:p w14:paraId="50829C50" w14:textId="77777777" w:rsidR="00DE70B6" w:rsidRDefault="00DE70B6">
      <w:pPr>
        <w:pStyle w:val="BodyText"/>
        <w:ind w:left="0"/>
        <w:rPr>
          <w:b/>
          <w:sz w:val="20"/>
        </w:rPr>
      </w:pPr>
    </w:p>
    <w:p w14:paraId="3DB37989" w14:textId="77777777" w:rsidR="00DE70B6" w:rsidRDefault="00DE70B6">
      <w:pPr>
        <w:pStyle w:val="BodyText"/>
        <w:spacing w:before="11"/>
        <w:ind w:left="0"/>
        <w:rPr>
          <w:b/>
          <w:sz w:val="23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0"/>
        <w:gridCol w:w="7731"/>
        <w:gridCol w:w="432"/>
      </w:tblGrid>
      <w:tr w:rsidR="00DE70B6" w14:paraId="7563F529" w14:textId="77777777">
        <w:trPr>
          <w:trHeight w:val="338"/>
        </w:trPr>
        <w:tc>
          <w:tcPr>
            <w:tcW w:w="1010" w:type="dxa"/>
          </w:tcPr>
          <w:p w14:paraId="294A59C2" w14:textId="77777777" w:rsidR="00DE70B6" w:rsidRDefault="00603B20">
            <w:pPr>
              <w:pStyle w:val="TableParagraph"/>
              <w:spacing w:line="265" w:lineRule="exact"/>
              <w:ind w:left="50"/>
              <w:jc w:val="left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1.</w:t>
              </w:r>
            </w:hyperlink>
          </w:p>
        </w:tc>
        <w:tc>
          <w:tcPr>
            <w:tcW w:w="7731" w:type="dxa"/>
          </w:tcPr>
          <w:p w14:paraId="24622AEA" w14:textId="77777777" w:rsidR="00DE70B6" w:rsidRDefault="00603B20">
            <w:pPr>
              <w:pStyle w:val="TableParagraph"/>
              <w:spacing w:line="265" w:lineRule="exact"/>
              <w:ind w:left="235"/>
              <w:jc w:val="left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Structure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human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interaction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layers</w:t>
              </w:r>
            </w:hyperlink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651518C4" w14:textId="77777777" w:rsidR="00DE70B6" w:rsidRDefault="00603B20">
            <w:pPr>
              <w:pStyle w:val="TableParagraph"/>
              <w:spacing w:line="265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DE70B6" w14:paraId="369C34DD" w14:textId="77777777">
        <w:trPr>
          <w:trHeight w:val="411"/>
        </w:trPr>
        <w:tc>
          <w:tcPr>
            <w:tcW w:w="1010" w:type="dxa"/>
          </w:tcPr>
          <w:p w14:paraId="16C11D8F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2.</w:t>
              </w:r>
            </w:hyperlink>
          </w:p>
        </w:tc>
        <w:tc>
          <w:tcPr>
            <w:tcW w:w="7731" w:type="dxa"/>
          </w:tcPr>
          <w:p w14:paraId="0997AD93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Scheme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interconnection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between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PSD2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agents</w:t>
              </w:r>
              <w:r>
                <w:rPr>
                  <w:spacing w:val="13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1AEAA3D7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DE70B6" w14:paraId="6E23C360" w14:textId="77777777">
        <w:trPr>
          <w:trHeight w:val="411"/>
        </w:trPr>
        <w:tc>
          <w:tcPr>
            <w:tcW w:w="1010" w:type="dxa"/>
          </w:tcPr>
          <w:p w14:paraId="21A4E03F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3.</w:t>
              </w:r>
            </w:hyperlink>
          </w:p>
        </w:tc>
        <w:tc>
          <w:tcPr>
            <w:tcW w:w="7731" w:type="dxa"/>
          </w:tcPr>
          <w:p w14:paraId="4D3BA22F" w14:textId="77777777" w:rsidR="00DE70B6" w:rsidRDefault="00603B20">
            <w:pPr>
              <w:pStyle w:val="TableParagraph"/>
              <w:tabs>
                <w:tab w:val="left" w:pos="6990"/>
              </w:tabs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The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business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value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the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world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market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AI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in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by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region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03C9C1FD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E70B6" w14:paraId="2951F675" w14:textId="77777777">
        <w:trPr>
          <w:trHeight w:val="411"/>
        </w:trPr>
        <w:tc>
          <w:tcPr>
            <w:tcW w:w="1010" w:type="dxa"/>
          </w:tcPr>
          <w:p w14:paraId="6D0B2A1D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25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4.</w:t>
              </w:r>
            </w:hyperlink>
          </w:p>
        </w:tc>
        <w:tc>
          <w:tcPr>
            <w:tcW w:w="7731" w:type="dxa"/>
          </w:tcPr>
          <w:p w14:paraId="605B9EA2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25" w:history="1">
              <w:r>
                <w:rPr>
                  <w:sz w:val="24"/>
                </w:rPr>
                <w:t>%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individuals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who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used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internet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1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35E18FAF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DE70B6" w14:paraId="4B4CFFB7" w14:textId="77777777">
        <w:trPr>
          <w:trHeight w:val="411"/>
        </w:trPr>
        <w:tc>
          <w:tcPr>
            <w:tcW w:w="1010" w:type="dxa"/>
          </w:tcPr>
          <w:p w14:paraId="48689DBA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5.</w:t>
              </w:r>
            </w:hyperlink>
          </w:p>
        </w:tc>
        <w:tc>
          <w:tcPr>
            <w:tcW w:w="7731" w:type="dxa"/>
          </w:tcPr>
          <w:p w14:paraId="7077BD63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Distribution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worldwide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search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traffic</w:t>
              </w:r>
              <w:r>
                <w:rPr>
                  <w:spacing w:val="18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3CA9707B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DE70B6" w14:paraId="7239E184" w14:textId="77777777">
        <w:trPr>
          <w:trHeight w:val="411"/>
        </w:trPr>
        <w:tc>
          <w:tcPr>
            <w:tcW w:w="1010" w:type="dxa"/>
          </w:tcPr>
          <w:p w14:paraId="63FAF1EF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27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6.</w:t>
              </w:r>
            </w:hyperlink>
          </w:p>
        </w:tc>
        <w:tc>
          <w:tcPr>
            <w:tcW w:w="7731" w:type="dxa"/>
          </w:tcPr>
          <w:p w14:paraId="2D205197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27" w:history="1">
              <w:r>
                <w:rPr>
                  <w:sz w:val="24"/>
                </w:rPr>
                <w:t>Number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parameters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NLP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AI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algorithms</w:t>
              </w:r>
            </w:hyperlink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4BE6D9AF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DE70B6" w14:paraId="5B1D2112" w14:textId="77777777">
        <w:trPr>
          <w:trHeight w:val="411"/>
        </w:trPr>
        <w:tc>
          <w:tcPr>
            <w:tcW w:w="1010" w:type="dxa"/>
          </w:tcPr>
          <w:p w14:paraId="318D8814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30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7.</w:t>
              </w:r>
            </w:hyperlink>
          </w:p>
        </w:tc>
        <w:tc>
          <w:tcPr>
            <w:tcW w:w="7731" w:type="dxa"/>
          </w:tcPr>
          <w:p w14:paraId="1DAA3C50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30" w:history="1">
              <w:r>
                <w:rPr>
                  <w:sz w:val="24"/>
                </w:rPr>
                <w:t>Customer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Satisfaction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Rate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by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form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Live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Chat</w:t>
              </w:r>
              <w:r>
                <w:rPr>
                  <w:spacing w:val="13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26D882C2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DE70B6" w14:paraId="783049FE" w14:textId="77777777">
        <w:trPr>
          <w:trHeight w:val="411"/>
        </w:trPr>
        <w:tc>
          <w:tcPr>
            <w:tcW w:w="1010" w:type="dxa"/>
          </w:tcPr>
          <w:p w14:paraId="078A8C27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36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8.</w:t>
              </w:r>
            </w:hyperlink>
          </w:p>
        </w:tc>
        <w:tc>
          <w:tcPr>
            <w:tcW w:w="7731" w:type="dxa"/>
          </w:tcPr>
          <w:p w14:paraId="692F7B1F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36" w:history="1">
              <w:r>
                <w:rPr>
                  <w:sz w:val="24"/>
                </w:rPr>
                <w:t>Frontend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Bank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Assistant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chat-bot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by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Wells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Fargo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on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Facebook</w:t>
              </w:r>
            </w:hyperlink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5D9354FD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DE70B6" w14:paraId="4B793F63" w14:textId="77777777">
        <w:trPr>
          <w:trHeight w:val="411"/>
        </w:trPr>
        <w:tc>
          <w:tcPr>
            <w:tcW w:w="1010" w:type="dxa"/>
          </w:tcPr>
          <w:p w14:paraId="6F939E8A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40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9.</w:t>
              </w:r>
            </w:hyperlink>
          </w:p>
        </w:tc>
        <w:tc>
          <w:tcPr>
            <w:tcW w:w="7731" w:type="dxa"/>
          </w:tcPr>
          <w:p w14:paraId="0D360B59" w14:textId="77777777" w:rsidR="00DE70B6" w:rsidRDefault="00603B20">
            <w:pPr>
              <w:pStyle w:val="TableParagraph"/>
              <w:tabs>
                <w:tab w:val="left" w:pos="4300"/>
              </w:tabs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40" w:history="1">
              <w:r>
                <w:rPr>
                  <w:sz w:val="24"/>
                </w:rPr>
                <w:t>Current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route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user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request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to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bank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6D5E0881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DE70B6" w14:paraId="1C93B56C" w14:textId="77777777">
        <w:trPr>
          <w:trHeight w:val="411"/>
        </w:trPr>
        <w:tc>
          <w:tcPr>
            <w:tcW w:w="1010" w:type="dxa"/>
          </w:tcPr>
          <w:p w14:paraId="0581A2FE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44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10.</w:t>
              </w:r>
            </w:hyperlink>
          </w:p>
        </w:tc>
        <w:tc>
          <w:tcPr>
            <w:tcW w:w="7731" w:type="dxa"/>
          </w:tcPr>
          <w:p w14:paraId="59569E92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44" w:history="1">
              <w:r>
                <w:rPr>
                  <w:sz w:val="24"/>
                </w:rPr>
                <w:t>Open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User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Request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Route</w:t>
              </w:r>
            </w:hyperlink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6B0E3EFF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DE70B6" w14:paraId="0418B1B3" w14:textId="77777777">
        <w:trPr>
          <w:trHeight w:val="411"/>
        </w:trPr>
        <w:tc>
          <w:tcPr>
            <w:tcW w:w="1010" w:type="dxa"/>
          </w:tcPr>
          <w:p w14:paraId="69A3C294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45" w:history="1">
              <w:r>
                <w:rPr>
                  <w:sz w:val="24"/>
                </w:rPr>
                <w:t>Pic.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11.</w:t>
              </w:r>
            </w:hyperlink>
          </w:p>
        </w:tc>
        <w:tc>
          <w:tcPr>
            <w:tcW w:w="7731" w:type="dxa"/>
          </w:tcPr>
          <w:p w14:paraId="4A6C9982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45" w:history="1">
              <w:r>
                <w:rPr>
                  <w:sz w:val="24"/>
                </w:rPr>
                <w:t>Open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User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Request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Route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with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Conversational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</w:hyperlink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4349DFBA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DE70B6" w14:paraId="521C11A7" w14:textId="77777777">
        <w:trPr>
          <w:trHeight w:val="411"/>
        </w:trPr>
        <w:tc>
          <w:tcPr>
            <w:tcW w:w="1010" w:type="dxa"/>
          </w:tcPr>
          <w:p w14:paraId="4265CC4F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46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12.</w:t>
              </w:r>
            </w:hyperlink>
          </w:p>
        </w:tc>
        <w:tc>
          <w:tcPr>
            <w:tcW w:w="7731" w:type="dxa"/>
          </w:tcPr>
          <w:p w14:paraId="565BD9F3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46" w:history="1">
              <w:r>
                <w:rPr>
                  <w:sz w:val="24"/>
                </w:rPr>
                <w:t>User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Request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Route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with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Rule-based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middleware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1CC524A8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DE70B6" w14:paraId="7C2E7D71" w14:textId="77777777">
        <w:trPr>
          <w:trHeight w:val="411"/>
        </w:trPr>
        <w:tc>
          <w:tcPr>
            <w:tcW w:w="1010" w:type="dxa"/>
          </w:tcPr>
          <w:p w14:paraId="19DE1E98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49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13.</w:t>
              </w:r>
            </w:hyperlink>
          </w:p>
        </w:tc>
        <w:tc>
          <w:tcPr>
            <w:tcW w:w="7731" w:type="dxa"/>
          </w:tcPr>
          <w:p w14:paraId="79486869" w14:textId="77777777" w:rsidR="00DE70B6" w:rsidRDefault="00603B20">
            <w:pPr>
              <w:pStyle w:val="TableParagraph"/>
              <w:tabs>
                <w:tab w:val="left" w:pos="7527"/>
              </w:tabs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49" w:history="1">
              <w:r>
                <w:rPr>
                  <w:sz w:val="24"/>
                </w:rPr>
                <w:t>Open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User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Request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Route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with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ML&amp;AI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Conversational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Banking</w:t>
              </w:r>
            </w:hyperlink>
            <w:r>
              <w:rPr>
                <w:sz w:val="24"/>
              </w:rPr>
              <w:tab/>
              <w:t>.</w:t>
            </w:r>
          </w:p>
        </w:tc>
        <w:tc>
          <w:tcPr>
            <w:tcW w:w="432" w:type="dxa"/>
          </w:tcPr>
          <w:p w14:paraId="69DA7103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DE70B6" w14:paraId="72E9410E" w14:textId="77777777">
        <w:trPr>
          <w:trHeight w:val="411"/>
        </w:trPr>
        <w:tc>
          <w:tcPr>
            <w:tcW w:w="1010" w:type="dxa"/>
          </w:tcPr>
          <w:p w14:paraId="1E8F53D6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0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14.</w:t>
              </w:r>
            </w:hyperlink>
          </w:p>
        </w:tc>
        <w:tc>
          <w:tcPr>
            <w:tcW w:w="7731" w:type="dxa"/>
          </w:tcPr>
          <w:p w14:paraId="7B8FEEE9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50" w:history="1">
              <w:r>
                <w:rPr>
                  <w:sz w:val="24"/>
                </w:rPr>
                <w:t>Structure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integrated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chat-bot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</w:hyperlink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2" w:type="dxa"/>
          </w:tcPr>
          <w:p w14:paraId="5BCD6D5C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DE70B6" w14:paraId="3EA301AA" w14:textId="77777777">
        <w:trPr>
          <w:trHeight w:val="411"/>
        </w:trPr>
        <w:tc>
          <w:tcPr>
            <w:tcW w:w="1010" w:type="dxa"/>
          </w:tcPr>
          <w:p w14:paraId="79719FBB" w14:textId="77777777" w:rsidR="00DE70B6" w:rsidRDefault="00603B20">
            <w:pPr>
              <w:pStyle w:val="TableParagraph"/>
              <w:spacing w:before="62" w:line="240" w:lineRule="auto"/>
              <w:ind w:left="50"/>
              <w:jc w:val="left"/>
              <w:rPr>
                <w:sz w:val="24"/>
              </w:rPr>
            </w:pPr>
            <w:hyperlink w:anchor="_bookmark53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15.</w:t>
              </w:r>
            </w:hyperlink>
          </w:p>
        </w:tc>
        <w:tc>
          <w:tcPr>
            <w:tcW w:w="7731" w:type="dxa"/>
          </w:tcPr>
          <w:p w14:paraId="1709CDA2" w14:textId="77777777" w:rsidR="00DE70B6" w:rsidRDefault="00603B20">
            <w:pPr>
              <w:pStyle w:val="TableParagraph"/>
              <w:spacing w:before="62" w:line="240" w:lineRule="auto"/>
              <w:ind w:left="235"/>
              <w:jc w:val="left"/>
              <w:rPr>
                <w:sz w:val="24"/>
              </w:rPr>
            </w:pPr>
            <w:hyperlink w:anchor="_bookmark53" w:history="1">
              <w:r>
                <w:rPr>
                  <w:sz w:val="24"/>
                </w:rPr>
                <w:t>Structure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ML&amp;AI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Chat-bot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solution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with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Natural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Language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Processing</w:t>
              </w:r>
            </w:hyperlink>
          </w:p>
        </w:tc>
        <w:tc>
          <w:tcPr>
            <w:tcW w:w="432" w:type="dxa"/>
          </w:tcPr>
          <w:p w14:paraId="6E228DB3" w14:textId="77777777" w:rsidR="00DE70B6" w:rsidRDefault="00603B20">
            <w:pPr>
              <w:pStyle w:val="TableParagraph"/>
              <w:spacing w:before="62" w:line="240" w:lineRule="auto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DE70B6" w14:paraId="6A3F0951" w14:textId="77777777">
        <w:trPr>
          <w:trHeight w:val="338"/>
        </w:trPr>
        <w:tc>
          <w:tcPr>
            <w:tcW w:w="1010" w:type="dxa"/>
          </w:tcPr>
          <w:p w14:paraId="0E83B77E" w14:textId="77777777" w:rsidR="00DE70B6" w:rsidRDefault="00603B20">
            <w:pPr>
              <w:pStyle w:val="TableParagraph"/>
              <w:spacing w:before="62" w:line="256" w:lineRule="exact"/>
              <w:ind w:left="50"/>
              <w:jc w:val="left"/>
              <w:rPr>
                <w:sz w:val="24"/>
              </w:rPr>
            </w:pPr>
            <w:hyperlink w:anchor="_bookmark54" w:history="1">
              <w:r>
                <w:rPr>
                  <w:sz w:val="24"/>
                </w:rPr>
                <w:t>Pic.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16.</w:t>
              </w:r>
            </w:hyperlink>
          </w:p>
        </w:tc>
        <w:tc>
          <w:tcPr>
            <w:tcW w:w="7731" w:type="dxa"/>
          </w:tcPr>
          <w:p w14:paraId="6E23235A" w14:textId="77777777" w:rsidR="00DE70B6" w:rsidRDefault="00603B20">
            <w:pPr>
              <w:pStyle w:val="TableParagraph"/>
              <w:spacing w:before="62" w:line="256" w:lineRule="exact"/>
              <w:ind w:left="235"/>
              <w:jc w:val="left"/>
              <w:rPr>
                <w:sz w:val="24"/>
              </w:rPr>
            </w:pPr>
            <w:hyperlink w:anchor="_bookmark54" w:history="1">
              <w:r>
                <w:rPr>
                  <w:sz w:val="24"/>
                </w:rPr>
                <w:t>Plan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integration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ML&amp;AI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Recommendation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Notification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systems</w:t>
              </w:r>
            </w:hyperlink>
          </w:p>
        </w:tc>
        <w:tc>
          <w:tcPr>
            <w:tcW w:w="432" w:type="dxa"/>
          </w:tcPr>
          <w:p w14:paraId="551037F1" w14:textId="77777777" w:rsidR="00DE70B6" w:rsidRDefault="00603B20">
            <w:pPr>
              <w:pStyle w:val="TableParagraph"/>
              <w:spacing w:before="62" w:line="256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</w:tbl>
    <w:p w14:paraId="0F55506E" w14:textId="77777777" w:rsidR="00603B20" w:rsidRDefault="00603B20"/>
    <w:sectPr w:rsidR="00603B20">
      <w:pgSz w:w="11910" w:h="16840"/>
      <w:pgMar w:top="1340" w:right="1260" w:bottom="1020" w:left="1260" w:header="0" w:footer="833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85" w:author="Krzysztof SPIRZEWSKI" w:date="2021-10-09T18:18:00Z" w:initials="KS">
    <w:p w14:paraId="5598BFEB" w14:textId="77777777" w:rsidR="00E510BA" w:rsidRDefault="00E510BA">
      <w:pPr>
        <w:pStyle w:val="CommentText"/>
      </w:pPr>
      <w:r>
        <w:rPr>
          <w:rStyle w:val="CommentReference"/>
        </w:rPr>
        <w:annotationRef/>
      </w:r>
      <w:r>
        <w:t>This is too long.</w:t>
      </w:r>
    </w:p>
    <w:p w14:paraId="0F1BBFD2" w14:textId="72FFE1DA" w:rsidR="00E510BA" w:rsidRDefault="00E510BA">
      <w:pPr>
        <w:pStyle w:val="CommentText"/>
      </w:pPr>
      <w:r>
        <w:t>Make this info on 1 page maximum</w:t>
      </w:r>
    </w:p>
  </w:comment>
  <w:comment w:id="495" w:author="Krzysztof SPIRZEWSKI" w:date="2021-10-09T18:28:00Z" w:initials="KS">
    <w:p w14:paraId="3058EF77" w14:textId="372CCE2E" w:rsidR="005F2A08" w:rsidRDefault="005F2A08">
      <w:pPr>
        <w:pStyle w:val="CommentText"/>
      </w:pPr>
      <w:r>
        <w:rPr>
          <w:rStyle w:val="CommentReference"/>
        </w:rPr>
        <w:annotationRef/>
      </w:r>
      <w:r>
        <w:t>This is correct format of title of make it like that all others</w:t>
      </w:r>
    </w:p>
  </w:comment>
  <w:comment w:id="518" w:author="Krzysztof SPIRZEWSKI" w:date="2021-10-09T18:29:00Z" w:initials="KS">
    <w:p w14:paraId="4CEE7933" w14:textId="4074D22A" w:rsidR="005F2A08" w:rsidRDefault="005F2A08">
      <w:pPr>
        <w:pStyle w:val="CommentText"/>
      </w:pPr>
      <w:r>
        <w:rPr>
          <w:rStyle w:val="CommentReference"/>
        </w:rPr>
        <w:annotationRef/>
      </w:r>
      <w:r>
        <w:t>Try to put it just under the title.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1BBFD2" w15:done="0"/>
  <w15:commentEx w15:paraId="3058EF77" w15:done="0"/>
  <w15:commentEx w15:paraId="4CEE79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C5B86" w16cex:dateUtc="2021-10-09T16:18:00Z"/>
  <w16cex:commentExtensible w16cex:durableId="250C5DCE" w16cex:dateUtc="2021-10-09T16:28:00Z"/>
  <w16cex:commentExtensible w16cex:durableId="250C5DF3" w16cex:dateUtc="2021-10-09T16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1BBFD2" w16cid:durableId="250C5B86"/>
  <w16cid:commentId w16cid:paraId="3058EF77" w16cid:durableId="250C5DCE"/>
  <w16cid:commentId w16cid:paraId="4CEE7933" w16cid:durableId="250C5D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17E14" w14:textId="77777777" w:rsidR="00603B20" w:rsidRDefault="00603B20">
      <w:r>
        <w:separator/>
      </w:r>
    </w:p>
  </w:endnote>
  <w:endnote w:type="continuationSeparator" w:id="0">
    <w:p w14:paraId="5FF56785" w14:textId="77777777" w:rsidR="00603B20" w:rsidRDefault="00603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9A94E" w14:textId="03FF9C9D" w:rsidR="00DE70B6" w:rsidRDefault="003076F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4480" behindDoc="1" locked="0" layoutInCell="1" allowOverlap="1" wp14:anchorId="217BEAE1" wp14:editId="06DA6920">
              <wp:simplePos x="0" y="0"/>
              <wp:positionH relativeFrom="page">
                <wp:posOffset>3665855</wp:posOffset>
              </wp:positionH>
              <wp:positionV relativeFrom="page">
                <wp:posOffset>10023475</wp:posOffset>
              </wp:positionV>
              <wp:extent cx="241300" cy="193675"/>
              <wp:effectExtent l="0" t="0" r="0" b="0"/>
              <wp:wrapNone/>
              <wp:docPr id="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193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CD2B9" w14:textId="77777777" w:rsidR="00DE70B6" w:rsidRDefault="00603B20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7BEAE1" id="_x0000_t202" coordsize="21600,21600" o:spt="202" path="m,l,21600r21600,l21600,xe">
              <v:stroke joinstyle="miter"/>
              <v:path gradientshapeok="t" o:connecttype="rect"/>
            </v:shapetype>
            <v:shape id="docshape1" o:spid="_x0000_s1124" type="#_x0000_t202" style="position:absolute;margin-left:288.65pt;margin-top:789.25pt;width:19pt;height:15.25pt;z-index:-1715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" filled="f" stroked="f">
              <v:textbox inset="0,0,0,0">
                <w:txbxContent>
                  <w:p w14:paraId="0B1CD2B9" w14:textId="77777777" w:rsidR="00DE70B6" w:rsidRDefault="00603B20">
                    <w:pPr>
                      <w:pStyle w:val="BodyText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CAD82" w14:textId="77777777" w:rsidR="00DE70B6" w:rsidRDefault="00DE70B6"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F9AC3" w14:textId="4FF647A6" w:rsidR="00DE70B6" w:rsidRDefault="003076F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64992" behindDoc="1" locked="0" layoutInCell="1" allowOverlap="1" wp14:anchorId="29EE72C3" wp14:editId="6B5FA97E">
              <wp:simplePos x="0" y="0"/>
              <wp:positionH relativeFrom="page">
                <wp:posOffset>3665855</wp:posOffset>
              </wp:positionH>
              <wp:positionV relativeFrom="page">
                <wp:posOffset>10023475</wp:posOffset>
              </wp:positionV>
              <wp:extent cx="241300" cy="193675"/>
              <wp:effectExtent l="0" t="0" r="0" b="0"/>
              <wp:wrapNone/>
              <wp:docPr id="2" name="docshape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193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21ADE7" w14:textId="77777777" w:rsidR="00DE70B6" w:rsidRDefault="00603B20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EE72C3" id="_x0000_t202" coordsize="21600,21600" o:spt="202" path="m,l,21600r21600,l21600,xe">
              <v:stroke joinstyle="miter"/>
              <v:path gradientshapeok="t" o:connecttype="rect"/>
            </v:shapetype>
            <v:shape id="docshape176" o:spid="_x0000_s1125" type="#_x0000_t202" style="position:absolute;margin-left:288.65pt;margin-top:789.25pt;width:19pt;height:15.25pt;z-index:-171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" filled="f" stroked="f">
              <v:textbox inset="0,0,0,0">
                <w:txbxContent>
                  <w:p w14:paraId="2721ADE7" w14:textId="77777777" w:rsidR="00DE70B6" w:rsidRDefault="00603B20">
                    <w:pPr>
                      <w:pStyle w:val="BodyText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63581" w14:textId="77777777" w:rsidR="00603B20" w:rsidRDefault="00603B20">
      <w:r>
        <w:separator/>
      </w:r>
    </w:p>
  </w:footnote>
  <w:footnote w:type="continuationSeparator" w:id="0">
    <w:p w14:paraId="31C63E4E" w14:textId="77777777" w:rsidR="00603B20" w:rsidRDefault="00603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4AD9"/>
    <w:multiLevelType w:val="multilevel"/>
    <w:tmpl w:val="787CA01E"/>
    <w:lvl w:ilvl="0">
      <w:start w:val="3"/>
      <w:numFmt w:val="decimal"/>
      <w:lvlText w:val="%1"/>
      <w:lvlJc w:val="left"/>
      <w:pPr>
        <w:ind w:left="715" w:hanging="59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5" w:hanging="5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894" w:hanging="77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715" w:hanging="2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701" w:hanging="299"/>
      </w:pPr>
      <w:rPr>
        <w:rFonts w:hint="default"/>
      </w:rPr>
    </w:lvl>
    <w:lvl w:ilvl="5">
      <w:numFmt w:val="bullet"/>
      <w:lvlText w:val="•"/>
      <w:lvlJc w:val="left"/>
      <w:pPr>
        <w:ind w:left="4635" w:hanging="299"/>
      </w:pPr>
      <w:rPr>
        <w:rFonts w:hint="default"/>
      </w:rPr>
    </w:lvl>
    <w:lvl w:ilvl="6">
      <w:numFmt w:val="bullet"/>
      <w:lvlText w:val="•"/>
      <w:lvlJc w:val="left"/>
      <w:pPr>
        <w:ind w:left="5569" w:hanging="299"/>
      </w:pPr>
      <w:rPr>
        <w:rFonts w:hint="default"/>
      </w:rPr>
    </w:lvl>
    <w:lvl w:ilvl="7">
      <w:numFmt w:val="bullet"/>
      <w:lvlText w:val="•"/>
      <w:lvlJc w:val="left"/>
      <w:pPr>
        <w:ind w:left="6503" w:hanging="299"/>
      </w:pPr>
      <w:rPr>
        <w:rFonts w:hint="default"/>
      </w:rPr>
    </w:lvl>
    <w:lvl w:ilvl="8">
      <w:numFmt w:val="bullet"/>
      <w:lvlText w:val="•"/>
      <w:lvlJc w:val="left"/>
      <w:pPr>
        <w:ind w:left="7437" w:hanging="299"/>
      </w:pPr>
      <w:rPr>
        <w:rFonts w:hint="default"/>
      </w:rPr>
    </w:lvl>
  </w:abstractNum>
  <w:abstractNum w:abstractNumId="1" w15:restartNumberingAfterBreak="0">
    <w:nsid w:val="27F469DB"/>
    <w:multiLevelType w:val="multilevel"/>
    <w:tmpl w:val="94B2E636"/>
    <w:lvl w:ilvl="0">
      <w:start w:val="1"/>
      <w:numFmt w:val="decimal"/>
      <w:lvlText w:val="%1"/>
      <w:lvlJc w:val="left"/>
      <w:pPr>
        <w:ind w:left="894" w:hanging="77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4" w:hanging="778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94" w:hanging="77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71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701" w:hanging="204"/>
      </w:pPr>
      <w:rPr>
        <w:rFonts w:hint="default"/>
      </w:rPr>
    </w:lvl>
    <w:lvl w:ilvl="5">
      <w:numFmt w:val="bullet"/>
      <w:lvlText w:val="•"/>
      <w:lvlJc w:val="left"/>
      <w:pPr>
        <w:ind w:left="4635" w:hanging="204"/>
      </w:pPr>
      <w:rPr>
        <w:rFonts w:hint="default"/>
      </w:rPr>
    </w:lvl>
    <w:lvl w:ilvl="6">
      <w:numFmt w:val="bullet"/>
      <w:lvlText w:val="•"/>
      <w:lvlJc w:val="left"/>
      <w:pPr>
        <w:ind w:left="5569" w:hanging="204"/>
      </w:pPr>
      <w:rPr>
        <w:rFonts w:hint="default"/>
      </w:rPr>
    </w:lvl>
    <w:lvl w:ilvl="7">
      <w:numFmt w:val="bullet"/>
      <w:lvlText w:val="•"/>
      <w:lvlJc w:val="left"/>
      <w:pPr>
        <w:ind w:left="6503" w:hanging="204"/>
      </w:pPr>
      <w:rPr>
        <w:rFonts w:hint="default"/>
      </w:rPr>
    </w:lvl>
    <w:lvl w:ilvl="8">
      <w:numFmt w:val="bullet"/>
      <w:lvlText w:val="•"/>
      <w:lvlJc w:val="left"/>
      <w:pPr>
        <w:ind w:left="7437" w:hanging="204"/>
      </w:pPr>
      <w:rPr>
        <w:rFonts w:hint="default"/>
      </w:rPr>
    </w:lvl>
  </w:abstractNum>
  <w:abstractNum w:abstractNumId="2" w15:restartNumberingAfterBreak="0">
    <w:nsid w:val="2CFD1065"/>
    <w:multiLevelType w:val="multilevel"/>
    <w:tmpl w:val="6C56AC88"/>
    <w:lvl w:ilvl="0">
      <w:start w:val="1"/>
      <w:numFmt w:val="decimal"/>
      <w:lvlText w:val="%1"/>
      <w:lvlJc w:val="left"/>
      <w:pPr>
        <w:ind w:left="715" w:hanging="59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5" w:hanging="5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2">
      <w:numFmt w:val="bullet"/>
      <w:lvlText w:val="•"/>
      <w:lvlJc w:val="left"/>
      <w:pPr>
        <w:ind w:left="71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3295" w:hanging="204"/>
      </w:pPr>
      <w:rPr>
        <w:rFonts w:hint="default"/>
      </w:rPr>
    </w:lvl>
    <w:lvl w:ilvl="4">
      <w:numFmt w:val="bullet"/>
      <w:lvlText w:val="•"/>
      <w:lvlJc w:val="left"/>
      <w:pPr>
        <w:ind w:left="4154" w:hanging="204"/>
      </w:pPr>
      <w:rPr>
        <w:rFonts w:hint="default"/>
      </w:rPr>
    </w:lvl>
    <w:lvl w:ilvl="5">
      <w:numFmt w:val="bullet"/>
      <w:lvlText w:val="•"/>
      <w:lvlJc w:val="left"/>
      <w:pPr>
        <w:ind w:left="5012" w:hanging="204"/>
      </w:pPr>
      <w:rPr>
        <w:rFonts w:hint="default"/>
      </w:rPr>
    </w:lvl>
    <w:lvl w:ilvl="6">
      <w:numFmt w:val="bullet"/>
      <w:lvlText w:val="•"/>
      <w:lvlJc w:val="left"/>
      <w:pPr>
        <w:ind w:left="5871" w:hanging="204"/>
      </w:pPr>
      <w:rPr>
        <w:rFonts w:hint="default"/>
      </w:rPr>
    </w:lvl>
    <w:lvl w:ilvl="7">
      <w:numFmt w:val="bullet"/>
      <w:lvlText w:val="•"/>
      <w:lvlJc w:val="left"/>
      <w:pPr>
        <w:ind w:left="6729" w:hanging="204"/>
      </w:pPr>
      <w:rPr>
        <w:rFonts w:hint="default"/>
      </w:rPr>
    </w:lvl>
    <w:lvl w:ilvl="8">
      <w:numFmt w:val="bullet"/>
      <w:lvlText w:val="•"/>
      <w:lvlJc w:val="left"/>
      <w:pPr>
        <w:ind w:left="7588" w:hanging="204"/>
      </w:pPr>
      <w:rPr>
        <w:rFonts w:hint="default"/>
      </w:rPr>
    </w:lvl>
  </w:abstractNum>
  <w:abstractNum w:abstractNumId="3" w15:restartNumberingAfterBreak="0">
    <w:nsid w:val="49FC1A7C"/>
    <w:multiLevelType w:val="hybridMultilevel"/>
    <w:tmpl w:val="74F8CB92"/>
    <w:lvl w:ilvl="0" w:tplc="2BF021CA">
      <w:numFmt w:val="bullet"/>
      <w:lvlText w:val="•"/>
      <w:lvlJc w:val="left"/>
      <w:pPr>
        <w:ind w:left="71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C9B6EA26">
      <w:numFmt w:val="bullet"/>
      <w:lvlText w:val="•"/>
      <w:lvlJc w:val="left"/>
      <w:pPr>
        <w:ind w:left="1578" w:hanging="204"/>
      </w:pPr>
      <w:rPr>
        <w:rFonts w:hint="default"/>
      </w:rPr>
    </w:lvl>
    <w:lvl w:ilvl="2" w:tplc="3CB08AE4">
      <w:numFmt w:val="bullet"/>
      <w:lvlText w:val="•"/>
      <w:lvlJc w:val="left"/>
      <w:pPr>
        <w:ind w:left="2437" w:hanging="204"/>
      </w:pPr>
      <w:rPr>
        <w:rFonts w:hint="default"/>
      </w:rPr>
    </w:lvl>
    <w:lvl w:ilvl="3" w:tplc="C0202222">
      <w:numFmt w:val="bullet"/>
      <w:lvlText w:val="•"/>
      <w:lvlJc w:val="left"/>
      <w:pPr>
        <w:ind w:left="3295" w:hanging="204"/>
      </w:pPr>
      <w:rPr>
        <w:rFonts w:hint="default"/>
      </w:rPr>
    </w:lvl>
    <w:lvl w:ilvl="4" w:tplc="D64E2E76">
      <w:numFmt w:val="bullet"/>
      <w:lvlText w:val="•"/>
      <w:lvlJc w:val="left"/>
      <w:pPr>
        <w:ind w:left="4154" w:hanging="204"/>
      </w:pPr>
      <w:rPr>
        <w:rFonts w:hint="default"/>
      </w:rPr>
    </w:lvl>
    <w:lvl w:ilvl="5" w:tplc="AF6897F6">
      <w:numFmt w:val="bullet"/>
      <w:lvlText w:val="•"/>
      <w:lvlJc w:val="left"/>
      <w:pPr>
        <w:ind w:left="5012" w:hanging="204"/>
      </w:pPr>
      <w:rPr>
        <w:rFonts w:hint="default"/>
      </w:rPr>
    </w:lvl>
    <w:lvl w:ilvl="6" w:tplc="57F4ADEC">
      <w:numFmt w:val="bullet"/>
      <w:lvlText w:val="•"/>
      <w:lvlJc w:val="left"/>
      <w:pPr>
        <w:ind w:left="5871" w:hanging="204"/>
      </w:pPr>
      <w:rPr>
        <w:rFonts w:hint="default"/>
      </w:rPr>
    </w:lvl>
    <w:lvl w:ilvl="7" w:tplc="E0B2B216">
      <w:numFmt w:val="bullet"/>
      <w:lvlText w:val="•"/>
      <w:lvlJc w:val="left"/>
      <w:pPr>
        <w:ind w:left="6729" w:hanging="204"/>
      </w:pPr>
      <w:rPr>
        <w:rFonts w:hint="default"/>
      </w:rPr>
    </w:lvl>
    <w:lvl w:ilvl="8" w:tplc="93826188">
      <w:numFmt w:val="bullet"/>
      <w:lvlText w:val="•"/>
      <w:lvlJc w:val="left"/>
      <w:pPr>
        <w:ind w:left="7588" w:hanging="204"/>
      </w:pPr>
      <w:rPr>
        <w:rFonts w:hint="default"/>
      </w:rPr>
    </w:lvl>
  </w:abstractNum>
  <w:abstractNum w:abstractNumId="4" w15:restartNumberingAfterBreak="0">
    <w:nsid w:val="509813B8"/>
    <w:multiLevelType w:val="hybridMultilevel"/>
    <w:tmpl w:val="6AB4F122"/>
    <w:lvl w:ilvl="0" w:tplc="45CAAA3E">
      <w:numFmt w:val="bullet"/>
      <w:lvlText w:val="•"/>
      <w:lvlJc w:val="left"/>
      <w:pPr>
        <w:ind w:left="71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76227092">
      <w:numFmt w:val="bullet"/>
      <w:lvlText w:val="•"/>
      <w:lvlJc w:val="left"/>
      <w:pPr>
        <w:ind w:left="1578" w:hanging="204"/>
      </w:pPr>
      <w:rPr>
        <w:rFonts w:hint="default"/>
      </w:rPr>
    </w:lvl>
    <w:lvl w:ilvl="2" w:tplc="116E048A">
      <w:numFmt w:val="bullet"/>
      <w:lvlText w:val="•"/>
      <w:lvlJc w:val="left"/>
      <w:pPr>
        <w:ind w:left="2437" w:hanging="204"/>
      </w:pPr>
      <w:rPr>
        <w:rFonts w:hint="default"/>
      </w:rPr>
    </w:lvl>
    <w:lvl w:ilvl="3" w:tplc="775432DE">
      <w:numFmt w:val="bullet"/>
      <w:lvlText w:val="•"/>
      <w:lvlJc w:val="left"/>
      <w:pPr>
        <w:ind w:left="3295" w:hanging="204"/>
      </w:pPr>
      <w:rPr>
        <w:rFonts w:hint="default"/>
      </w:rPr>
    </w:lvl>
    <w:lvl w:ilvl="4" w:tplc="F590538E">
      <w:numFmt w:val="bullet"/>
      <w:lvlText w:val="•"/>
      <w:lvlJc w:val="left"/>
      <w:pPr>
        <w:ind w:left="4154" w:hanging="204"/>
      </w:pPr>
      <w:rPr>
        <w:rFonts w:hint="default"/>
      </w:rPr>
    </w:lvl>
    <w:lvl w:ilvl="5" w:tplc="F96E9178">
      <w:numFmt w:val="bullet"/>
      <w:lvlText w:val="•"/>
      <w:lvlJc w:val="left"/>
      <w:pPr>
        <w:ind w:left="5012" w:hanging="204"/>
      </w:pPr>
      <w:rPr>
        <w:rFonts w:hint="default"/>
      </w:rPr>
    </w:lvl>
    <w:lvl w:ilvl="6" w:tplc="461ACB36">
      <w:numFmt w:val="bullet"/>
      <w:lvlText w:val="•"/>
      <w:lvlJc w:val="left"/>
      <w:pPr>
        <w:ind w:left="5871" w:hanging="204"/>
      </w:pPr>
      <w:rPr>
        <w:rFonts w:hint="default"/>
      </w:rPr>
    </w:lvl>
    <w:lvl w:ilvl="7" w:tplc="752CBA4A">
      <w:numFmt w:val="bullet"/>
      <w:lvlText w:val="•"/>
      <w:lvlJc w:val="left"/>
      <w:pPr>
        <w:ind w:left="6729" w:hanging="204"/>
      </w:pPr>
      <w:rPr>
        <w:rFonts w:hint="default"/>
      </w:rPr>
    </w:lvl>
    <w:lvl w:ilvl="8" w:tplc="238E74F0">
      <w:numFmt w:val="bullet"/>
      <w:lvlText w:val="•"/>
      <w:lvlJc w:val="left"/>
      <w:pPr>
        <w:ind w:left="7588" w:hanging="204"/>
      </w:pPr>
      <w:rPr>
        <w:rFonts w:hint="default"/>
      </w:rPr>
    </w:lvl>
  </w:abstractNum>
  <w:abstractNum w:abstractNumId="5" w15:restartNumberingAfterBreak="0">
    <w:nsid w:val="531750E4"/>
    <w:multiLevelType w:val="multilevel"/>
    <w:tmpl w:val="1866641E"/>
    <w:lvl w:ilvl="0">
      <w:start w:val="1"/>
      <w:numFmt w:val="decimal"/>
      <w:lvlText w:val="%1"/>
      <w:lvlJc w:val="left"/>
      <w:pPr>
        <w:ind w:left="894" w:hanging="778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94" w:hanging="778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94" w:hanging="77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71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701" w:hanging="204"/>
      </w:pPr>
      <w:rPr>
        <w:rFonts w:hint="default"/>
      </w:rPr>
    </w:lvl>
    <w:lvl w:ilvl="5">
      <w:numFmt w:val="bullet"/>
      <w:lvlText w:val="•"/>
      <w:lvlJc w:val="left"/>
      <w:pPr>
        <w:ind w:left="4635" w:hanging="204"/>
      </w:pPr>
      <w:rPr>
        <w:rFonts w:hint="default"/>
      </w:rPr>
    </w:lvl>
    <w:lvl w:ilvl="6">
      <w:numFmt w:val="bullet"/>
      <w:lvlText w:val="•"/>
      <w:lvlJc w:val="left"/>
      <w:pPr>
        <w:ind w:left="5569" w:hanging="204"/>
      </w:pPr>
      <w:rPr>
        <w:rFonts w:hint="default"/>
      </w:rPr>
    </w:lvl>
    <w:lvl w:ilvl="7">
      <w:numFmt w:val="bullet"/>
      <w:lvlText w:val="•"/>
      <w:lvlJc w:val="left"/>
      <w:pPr>
        <w:ind w:left="6503" w:hanging="204"/>
      </w:pPr>
      <w:rPr>
        <w:rFonts w:hint="default"/>
      </w:rPr>
    </w:lvl>
    <w:lvl w:ilvl="8">
      <w:numFmt w:val="bullet"/>
      <w:lvlText w:val="•"/>
      <w:lvlJc w:val="left"/>
      <w:pPr>
        <w:ind w:left="7437" w:hanging="204"/>
      </w:pPr>
      <w:rPr>
        <w:rFonts w:hint="default"/>
      </w:rPr>
    </w:lvl>
  </w:abstractNum>
  <w:abstractNum w:abstractNumId="6" w15:restartNumberingAfterBreak="0">
    <w:nsid w:val="561D6D63"/>
    <w:multiLevelType w:val="multilevel"/>
    <w:tmpl w:val="84F05F7A"/>
    <w:lvl w:ilvl="0">
      <w:start w:val="1"/>
      <w:numFmt w:val="decimal"/>
      <w:lvlText w:val="%1"/>
      <w:lvlJc w:val="left"/>
      <w:pPr>
        <w:ind w:left="595" w:hanging="47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9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193" w:hanging="7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3001" w:hanging="718"/>
      </w:pPr>
      <w:rPr>
        <w:rFonts w:hint="default"/>
      </w:rPr>
    </w:lvl>
    <w:lvl w:ilvl="4">
      <w:numFmt w:val="bullet"/>
      <w:lvlText w:val="•"/>
      <w:lvlJc w:val="left"/>
      <w:pPr>
        <w:ind w:left="3901" w:hanging="718"/>
      </w:pPr>
      <w:rPr>
        <w:rFonts w:hint="default"/>
      </w:rPr>
    </w:lvl>
    <w:lvl w:ilvl="5">
      <w:numFmt w:val="bullet"/>
      <w:lvlText w:val="•"/>
      <w:lvlJc w:val="left"/>
      <w:pPr>
        <w:ind w:left="4802" w:hanging="718"/>
      </w:pPr>
      <w:rPr>
        <w:rFonts w:hint="default"/>
      </w:rPr>
    </w:lvl>
    <w:lvl w:ilvl="6">
      <w:numFmt w:val="bullet"/>
      <w:lvlText w:val="•"/>
      <w:lvlJc w:val="left"/>
      <w:pPr>
        <w:ind w:left="5703" w:hanging="718"/>
      </w:pPr>
      <w:rPr>
        <w:rFonts w:hint="default"/>
      </w:rPr>
    </w:lvl>
    <w:lvl w:ilvl="7">
      <w:numFmt w:val="bullet"/>
      <w:lvlText w:val="•"/>
      <w:lvlJc w:val="left"/>
      <w:pPr>
        <w:ind w:left="6603" w:hanging="718"/>
      </w:pPr>
      <w:rPr>
        <w:rFonts w:hint="default"/>
      </w:rPr>
    </w:lvl>
    <w:lvl w:ilvl="8">
      <w:numFmt w:val="bullet"/>
      <w:lvlText w:val="•"/>
      <w:lvlJc w:val="left"/>
      <w:pPr>
        <w:ind w:left="7504" w:hanging="718"/>
      </w:pPr>
      <w:rPr>
        <w:rFonts w:hint="default"/>
      </w:rPr>
    </w:lvl>
  </w:abstractNum>
  <w:abstractNum w:abstractNumId="7" w15:restartNumberingAfterBreak="0">
    <w:nsid w:val="5F2D1208"/>
    <w:multiLevelType w:val="multilevel"/>
    <w:tmpl w:val="E9588A0C"/>
    <w:lvl w:ilvl="0">
      <w:start w:val="3"/>
      <w:numFmt w:val="decimal"/>
      <w:lvlText w:val="%1"/>
      <w:lvlJc w:val="left"/>
      <w:pPr>
        <w:ind w:left="595" w:hanging="47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9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193" w:hanging="7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3001" w:hanging="718"/>
      </w:pPr>
      <w:rPr>
        <w:rFonts w:hint="default"/>
      </w:rPr>
    </w:lvl>
    <w:lvl w:ilvl="4">
      <w:numFmt w:val="bullet"/>
      <w:lvlText w:val="•"/>
      <w:lvlJc w:val="left"/>
      <w:pPr>
        <w:ind w:left="3901" w:hanging="718"/>
      </w:pPr>
      <w:rPr>
        <w:rFonts w:hint="default"/>
      </w:rPr>
    </w:lvl>
    <w:lvl w:ilvl="5">
      <w:numFmt w:val="bullet"/>
      <w:lvlText w:val="•"/>
      <w:lvlJc w:val="left"/>
      <w:pPr>
        <w:ind w:left="4802" w:hanging="718"/>
      </w:pPr>
      <w:rPr>
        <w:rFonts w:hint="default"/>
      </w:rPr>
    </w:lvl>
    <w:lvl w:ilvl="6">
      <w:numFmt w:val="bullet"/>
      <w:lvlText w:val="•"/>
      <w:lvlJc w:val="left"/>
      <w:pPr>
        <w:ind w:left="5703" w:hanging="718"/>
      </w:pPr>
      <w:rPr>
        <w:rFonts w:hint="default"/>
      </w:rPr>
    </w:lvl>
    <w:lvl w:ilvl="7">
      <w:numFmt w:val="bullet"/>
      <w:lvlText w:val="•"/>
      <w:lvlJc w:val="left"/>
      <w:pPr>
        <w:ind w:left="6603" w:hanging="718"/>
      </w:pPr>
      <w:rPr>
        <w:rFonts w:hint="default"/>
      </w:rPr>
    </w:lvl>
    <w:lvl w:ilvl="8">
      <w:numFmt w:val="bullet"/>
      <w:lvlText w:val="•"/>
      <w:lvlJc w:val="left"/>
      <w:pPr>
        <w:ind w:left="7504" w:hanging="718"/>
      </w:pPr>
      <w:rPr>
        <w:rFonts w:hint="default"/>
      </w:rPr>
    </w:lvl>
  </w:abstractNum>
  <w:abstractNum w:abstractNumId="8" w15:restartNumberingAfterBreak="0">
    <w:nsid w:val="62162448"/>
    <w:multiLevelType w:val="multilevel"/>
    <w:tmpl w:val="0DCE012E"/>
    <w:lvl w:ilvl="0">
      <w:start w:val="2"/>
      <w:numFmt w:val="decimal"/>
      <w:lvlText w:val="%1"/>
      <w:lvlJc w:val="left"/>
      <w:pPr>
        <w:ind w:left="715" w:hanging="59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5" w:hanging="5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894" w:hanging="77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715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4">
      <w:numFmt w:val="bullet"/>
      <w:lvlText w:val="•"/>
      <w:lvlJc w:val="left"/>
      <w:pPr>
        <w:ind w:left="3701" w:hanging="204"/>
      </w:pPr>
      <w:rPr>
        <w:rFonts w:hint="default"/>
      </w:rPr>
    </w:lvl>
    <w:lvl w:ilvl="5">
      <w:numFmt w:val="bullet"/>
      <w:lvlText w:val="•"/>
      <w:lvlJc w:val="left"/>
      <w:pPr>
        <w:ind w:left="4635" w:hanging="204"/>
      </w:pPr>
      <w:rPr>
        <w:rFonts w:hint="default"/>
      </w:rPr>
    </w:lvl>
    <w:lvl w:ilvl="6">
      <w:numFmt w:val="bullet"/>
      <w:lvlText w:val="•"/>
      <w:lvlJc w:val="left"/>
      <w:pPr>
        <w:ind w:left="5569" w:hanging="204"/>
      </w:pPr>
      <w:rPr>
        <w:rFonts w:hint="default"/>
      </w:rPr>
    </w:lvl>
    <w:lvl w:ilvl="7">
      <w:numFmt w:val="bullet"/>
      <w:lvlText w:val="•"/>
      <w:lvlJc w:val="left"/>
      <w:pPr>
        <w:ind w:left="6503" w:hanging="204"/>
      </w:pPr>
      <w:rPr>
        <w:rFonts w:hint="default"/>
      </w:rPr>
    </w:lvl>
    <w:lvl w:ilvl="8">
      <w:numFmt w:val="bullet"/>
      <w:lvlText w:val="•"/>
      <w:lvlJc w:val="left"/>
      <w:pPr>
        <w:ind w:left="7437" w:hanging="204"/>
      </w:pPr>
      <w:rPr>
        <w:rFonts w:hint="default"/>
      </w:rPr>
    </w:lvl>
  </w:abstractNum>
  <w:abstractNum w:abstractNumId="9" w15:restartNumberingAfterBreak="0">
    <w:nsid w:val="67532E17"/>
    <w:multiLevelType w:val="multilevel"/>
    <w:tmpl w:val="CFD829C2"/>
    <w:lvl w:ilvl="0">
      <w:start w:val="2"/>
      <w:numFmt w:val="decimal"/>
      <w:lvlText w:val="%1"/>
      <w:lvlJc w:val="left"/>
      <w:pPr>
        <w:ind w:left="595" w:hanging="47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9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193" w:hanging="7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3001" w:hanging="718"/>
      </w:pPr>
      <w:rPr>
        <w:rFonts w:hint="default"/>
      </w:rPr>
    </w:lvl>
    <w:lvl w:ilvl="4">
      <w:numFmt w:val="bullet"/>
      <w:lvlText w:val="•"/>
      <w:lvlJc w:val="left"/>
      <w:pPr>
        <w:ind w:left="3901" w:hanging="718"/>
      </w:pPr>
      <w:rPr>
        <w:rFonts w:hint="default"/>
      </w:rPr>
    </w:lvl>
    <w:lvl w:ilvl="5">
      <w:numFmt w:val="bullet"/>
      <w:lvlText w:val="•"/>
      <w:lvlJc w:val="left"/>
      <w:pPr>
        <w:ind w:left="4802" w:hanging="718"/>
      </w:pPr>
      <w:rPr>
        <w:rFonts w:hint="default"/>
      </w:rPr>
    </w:lvl>
    <w:lvl w:ilvl="6">
      <w:numFmt w:val="bullet"/>
      <w:lvlText w:val="•"/>
      <w:lvlJc w:val="left"/>
      <w:pPr>
        <w:ind w:left="5703" w:hanging="718"/>
      </w:pPr>
      <w:rPr>
        <w:rFonts w:hint="default"/>
      </w:rPr>
    </w:lvl>
    <w:lvl w:ilvl="7">
      <w:numFmt w:val="bullet"/>
      <w:lvlText w:val="•"/>
      <w:lvlJc w:val="left"/>
      <w:pPr>
        <w:ind w:left="6603" w:hanging="718"/>
      </w:pPr>
      <w:rPr>
        <w:rFonts w:hint="default"/>
      </w:rPr>
    </w:lvl>
    <w:lvl w:ilvl="8">
      <w:numFmt w:val="bullet"/>
      <w:lvlText w:val="•"/>
      <w:lvlJc w:val="left"/>
      <w:pPr>
        <w:ind w:left="7504" w:hanging="718"/>
      </w:pPr>
      <w:rPr>
        <w:rFonts w:hint="default"/>
      </w:rPr>
    </w:lvl>
  </w:abstractNum>
  <w:abstractNum w:abstractNumId="10" w15:restartNumberingAfterBreak="0">
    <w:nsid w:val="7C214D1B"/>
    <w:multiLevelType w:val="hybridMultilevel"/>
    <w:tmpl w:val="A87C39E8"/>
    <w:lvl w:ilvl="0" w:tplc="E564B0A4">
      <w:start w:val="1"/>
      <w:numFmt w:val="decimal"/>
      <w:lvlText w:val="%1."/>
      <w:lvlJc w:val="left"/>
      <w:pPr>
        <w:ind w:left="715" w:hanging="2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F89AD9C4">
      <w:numFmt w:val="bullet"/>
      <w:lvlText w:val="•"/>
      <w:lvlJc w:val="left"/>
      <w:pPr>
        <w:ind w:left="1578" w:hanging="299"/>
      </w:pPr>
      <w:rPr>
        <w:rFonts w:hint="default"/>
      </w:rPr>
    </w:lvl>
    <w:lvl w:ilvl="2" w:tplc="CA74676C">
      <w:numFmt w:val="bullet"/>
      <w:lvlText w:val="•"/>
      <w:lvlJc w:val="left"/>
      <w:pPr>
        <w:ind w:left="2437" w:hanging="299"/>
      </w:pPr>
      <w:rPr>
        <w:rFonts w:hint="default"/>
      </w:rPr>
    </w:lvl>
    <w:lvl w:ilvl="3" w:tplc="3692040A">
      <w:numFmt w:val="bullet"/>
      <w:lvlText w:val="•"/>
      <w:lvlJc w:val="left"/>
      <w:pPr>
        <w:ind w:left="3295" w:hanging="299"/>
      </w:pPr>
      <w:rPr>
        <w:rFonts w:hint="default"/>
      </w:rPr>
    </w:lvl>
    <w:lvl w:ilvl="4" w:tplc="56DCBA58">
      <w:numFmt w:val="bullet"/>
      <w:lvlText w:val="•"/>
      <w:lvlJc w:val="left"/>
      <w:pPr>
        <w:ind w:left="4154" w:hanging="299"/>
      </w:pPr>
      <w:rPr>
        <w:rFonts w:hint="default"/>
      </w:rPr>
    </w:lvl>
    <w:lvl w:ilvl="5" w:tplc="61B4CA56">
      <w:numFmt w:val="bullet"/>
      <w:lvlText w:val="•"/>
      <w:lvlJc w:val="left"/>
      <w:pPr>
        <w:ind w:left="5012" w:hanging="299"/>
      </w:pPr>
      <w:rPr>
        <w:rFonts w:hint="default"/>
      </w:rPr>
    </w:lvl>
    <w:lvl w:ilvl="6" w:tplc="F3B6197A">
      <w:numFmt w:val="bullet"/>
      <w:lvlText w:val="•"/>
      <w:lvlJc w:val="left"/>
      <w:pPr>
        <w:ind w:left="5871" w:hanging="299"/>
      </w:pPr>
      <w:rPr>
        <w:rFonts w:hint="default"/>
      </w:rPr>
    </w:lvl>
    <w:lvl w:ilvl="7" w:tplc="A790C792">
      <w:numFmt w:val="bullet"/>
      <w:lvlText w:val="•"/>
      <w:lvlJc w:val="left"/>
      <w:pPr>
        <w:ind w:left="6729" w:hanging="299"/>
      </w:pPr>
      <w:rPr>
        <w:rFonts w:hint="default"/>
      </w:rPr>
    </w:lvl>
    <w:lvl w:ilvl="8" w:tplc="E09EA936">
      <w:numFmt w:val="bullet"/>
      <w:lvlText w:val="•"/>
      <w:lvlJc w:val="left"/>
      <w:pPr>
        <w:ind w:left="7588" w:hanging="299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8"/>
  </w:num>
  <w:num w:numId="5">
    <w:abstractNumId w:val="4"/>
  </w:num>
  <w:num w:numId="6">
    <w:abstractNumId w:val="5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  <w:num w:numId="1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zysztof SPIRZEWSKI">
    <w15:presenceInfo w15:providerId="AD" w15:userId="S::kspirzewski@wne.uw.edu.pl::71732581-76fa-421d-94bd-106c87f405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trackRevision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B6"/>
    <w:rsid w:val="0024290E"/>
    <w:rsid w:val="003076F5"/>
    <w:rsid w:val="00516D02"/>
    <w:rsid w:val="005F2A08"/>
    <w:rsid w:val="00603B20"/>
    <w:rsid w:val="006B231A"/>
    <w:rsid w:val="00DC4294"/>
    <w:rsid w:val="00DE70B6"/>
    <w:rsid w:val="00E510BA"/>
    <w:rsid w:val="00EF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2D0CA"/>
  <w15:docId w15:val="{EDF6AA4B-29FE-4C36-AF56-45423169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5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894" w:hanging="77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2"/>
      <w:ind w:left="117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40"/>
      <w:ind w:left="595" w:hanging="47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"/>
      <w:ind w:left="1193" w:hanging="719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ind w:left="117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958" w:hanging="333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spacing w:before="136"/>
      <w:ind w:left="715" w:hanging="205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jc w:val="center"/>
    </w:pPr>
  </w:style>
  <w:style w:type="character" w:styleId="CommentReference">
    <w:name w:val="annotation reference"/>
    <w:basedOn w:val="DefaultParagraphFont"/>
    <w:uiPriority w:val="99"/>
    <w:semiHidden/>
    <w:unhideWhenUsed/>
    <w:rsid w:val="00E510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0B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0BA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0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0B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6B231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pl-PL"/>
    </w:rPr>
  </w:style>
  <w:style w:type="character" w:customStyle="1" w:styleId="apple-tab-span">
    <w:name w:val="apple-tab-span"/>
    <w:basedOn w:val="DefaultParagraphFont"/>
    <w:rsid w:val="006B2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tatista.com/statistics/551501/worldwide-big-data-business-analytics-revenue/" TargetMode="External"/><Relationship Id="rId21" Type="http://schemas.openxmlformats.org/officeDocument/2006/relationships/image" Target="media/image10.jpeg"/><Relationship Id="rId42" Type="http://schemas.openxmlformats.org/officeDocument/2006/relationships/hyperlink" Target="https://www.eba.europa.eu/regulation-and-policy/consumer-protection-and-financial-innovation/guidelines-on-internet-payments-security" TargetMode="External"/><Relationship Id="rId47" Type="http://schemas.openxmlformats.org/officeDocument/2006/relationships/hyperlink" Target="https://www.forbes.com/sites/gilpress/2013/05/09/a-very-short-history-of-big-data/" TargetMode="External"/><Relationship Id="rId63" Type="http://schemas.openxmlformats.org/officeDocument/2006/relationships/hyperlink" Target="https://www.wellsfargo.com/biz/wells-fargo-works/planning-operations/planning-marketing/engaging-tech-for-your-business/" TargetMode="External"/><Relationship Id="rId68" Type="http://schemas.openxmlformats.org/officeDocument/2006/relationships/hyperlink" Target="https://news.ihsmarkit.com/prviewer/release_only/slug/technology-global-business-value-artificial-intelligence-banking-reach-300-billion-203" TargetMode="External"/><Relationship Id="rId84" Type="http://schemas.openxmlformats.org/officeDocument/2006/relationships/hyperlink" Target="https://www.accenture.com/_acnmedia/pdf-77/accenture-research-conversational-ai-platforms.pdf" TargetMode="External"/><Relationship Id="rId89" Type="http://schemas.openxmlformats.org/officeDocument/2006/relationships/hyperlink" Target="https://www.statista.com/statistics/264810/number-of-monthly-active-facebook-users-worldwide/" TargetMode="External"/><Relationship Id="rId16" Type="http://schemas.openxmlformats.org/officeDocument/2006/relationships/image" Target="media/image5.jpeg"/><Relationship Id="rId11" Type="http://schemas.microsoft.com/office/2018/08/relationships/commentsExtensible" Target="commentsExtensible.xml"/><Relationship Id="rId32" Type="http://schemas.openxmlformats.org/officeDocument/2006/relationships/hyperlink" Target="https://www2.deloitte.com/content/dam/Deloitte/lu/Documents/financial-services/Banking/lu-digital-banking-maturity-2020.pdf" TargetMode="External"/><Relationship Id="rId37" Type="http://schemas.openxmlformats.org/officeDocument/2006/relationships/hyperlink" Target="https://assets.publishing.service.gov.uk/media/57ac9667e5274a0f6c00007a/retail-banking-market-investigation-full-final-report.pdf" TargetMode="External"/><Relationship Id="rId53" Type="http://schemas.openxmlformats.org/officeDocument/2006/relationships/hyperlink" Target="https://asia.nikkei.com/Economy/Japan-s-megabanks-to-automate-around-30-000-jobs-worth-of-work2" TargetMode="External"/><Relationship Id="rId58" Type="http://schemas.openxmlformats.org/officeDocument/2006/relationships/hyperlink" Target="https://www.entrepreneur.com/article/319921" TargetMode="External"/><Relationship Id="rId74" Type="http://schemas.openxmlformats.org/officeDocument/2006/relationships/hyperlink" Target="https://www.deluxe.com/blog/mid-sized-banks-behind-ai-curve/" TargetMode="External"/><Relationship Id="rId79" Type="http://schemas.openxmlformats.org/officeDocument/2006/relationships/hyperlink" Target="https://www.accenture.com/_acnmedia/pdf-102/accenture-ready-for-conversational-banking.pdf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gartner.com/smarterwithgartner/gartner-predicts-a-virtual-world-of-exponential-change/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1.png"/><Relationship Id="rId27" Type="http://schemas.openxmlformats.org/officeDocument/2006/relationships/hyperlink" Target="https://www.efcongress.com/wp-content/uploads/2020/10/Wyzwania-informatyki-bankowej.pdf" TargetMode="External"/><Relationship Id="rId43" Type="http://schemas.openxmlformats.org/officeDocument/2006/relationships/hyperlink" Target="https://www.eba.europa.eu/regulation-and-policy/consumer-protection-and-financial-innovation/guidelines-on-internet-payments-security" TargetMode="External"/><Relationship Id="rId48" Type="http://schemas.openxmlformats.org/officeDocument/2006/relationships/hyperlink" Target="https://www.dhi.ac.uk/san/waysofbeing/data/data-crone-demauro-2015.pdf" TargetMode="External"/><Relationship Id="rId64" Type="http://schemas.openxmlformats.org/officeDocument/2006/relationships/hyperlink" Target="https://www.efinancialcareers.com/news/2021/03/jpmorgan-artificial-intelligence" TargetMode="External"/><Relationship Id="rId69" Type="http://schemas.openxmlformats.org/officeDocument/2006/relationships/hyperlink" Target="https://www.accenture.com/t00010101t000000z__w__/gb-en/_acnmedia/pdf-71/accenture-banking-aw-jf-web.pdf" TargetMode="External"/><Relationship Id="rId80" Type="http://schemas.openxmlformats.org/officeDocument/2006/relationships/hyperlink" Target="https://www.accenture.com/_acnmedia/pdf-102/accenture-ready-for-conversational-banking.pdf" TargetMode="External"/><Relationship Id="rId85" Type="http://schemas.openxmlformats.org/officeDocument/2006/relationships/hyperlink" Target="https://www.pwc.com/it/it/publications/assets/docs/pwc-ai-evolution-financial-services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footer" Target="footer3.xml"/><Relationship Id="rId33" Type="http://schemas.openxmlformats.org/officeDocument/2006/relationships/hyperlink" Target="https://www.ventureskies.com/blog/digital-banking" TargetMode="External"/><Relationship Id="rId38" Type="http://schemas.openxmlformats.org/officeDocument/2006/relationships/hyperlink" Target="https://assets.publishing.service.gov.uk/media/57ac9667e5274a0f6c00007a/retail-banking-market-investigation-full-final-report.pdf" TargetMode="External"/><Relationship Id="rId46" Type="http://schemas.openxmlformats.org/officeDocument/2006/relationships/hyperlink" Target="https://www.pitt.edu/~druzdzel/psfiles/dss08.pdf" TargetMode="External"/><Relationship Id="rId59" Type="http://schemas.openxmlformats.org/officeDocument/2006/relationships/hyperlink" Target="https://www.businesslive.co.za/bt/business-and-economy/2018-08-25-banking-on-the-artificial-intelligence-revolution/" TargetMode="External"/><Relationship Id="rId67" Type="http://schemas.openxmlformats.org/officeDocument/2006/relationships/hyperlink" Target="https://news.ihsmarkit.com/prviewer/release_only/slug/technology-global-business-value-artificial-intelligence-banking-reach-300-billion-203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www.openbanking.org.uk/about-us/" TargetMode="External"/><Relationship Id="rId54" Type="http://schemas.openxmlformats.org/officeDocument/2006/relationships/hyperlink" Target="https://www.mufg.jp/dam/ir/presentation/2018/pdf/slides190219_en.pdf" TargetMode="External"/><Relationship Id="rId62" Type="http://schemas.openxmlformats.org/officeDocument/2006/relationships/hyperlink" Target="https://www.wellsfargo.com/biz/wells-fargo-works/planning-operations/planning-marketing/engaging-tech-for-your-business/" TargetMode="External"/><Relationship Id="rId70" Type="http://schemas.openxmlformats.org/officeDocument/2006/relationships/hyperlink" Target="https://www.accenture.com/t00010101t000000z__w__/gb-en/_acnmedia/pdf-71/accenture-banking-aw-jf-web.pdf" TargetMode="External"/><Relationship Id="rId75" Type="http://schemas.openxmlformats.org/officeDocument/2006/relationships/hyperlink" Target="https://www.europarl.europa.eu/RegData/etudes/STUD/2021/662928/IPOL_STU(2021)662928_EN.pdf" TargetMode="External"/><Relationship Id="rId83" Type="http://schemas.openxmlformats.org/officeDocument/2006/relationships/hyperlink" Target="https://www.accenture.com/_acnmedia/pdf-77/accenture-research-conversational-ai-platforms.pdf" TargetMode="External"/><Relationship Id="rId88" Type="http://schemas.openxmlformats.org/officeDocument/2006/relationships/hyperlink" Target="https://www.statista.com/statistics/264810/number-of-monthly-active-facebook-users-worldwide/" TargetMode="External"/><Relationship Id="rId91" Type="http://schemas.openxmlformats.org/officeDocument/2006/relationships/hyperlink" Target="https://www.gartner.com/smarterwithgartner/gartner-predicts-a-virtual-world-of-exponential-change/" TargetMode="External"/><Relationship Id="rId9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www.efcongress.com/wp-content/uploads/2020/10/Wyzwania-informatyki-bankowej.pdf" TargetMode="External"/><Relationship Id="rId36" Type="http://schemas.openxmlformats.org/officeDocument/2006/relationships/hyperlink" Target="https://eur-lex.europa.eu/legal-content/EN/TXT/PDF/?uri=CELEX%3A32015L2366&amp;from=EN" TargetMode="External"/><Relationship Id="rId49" Type="http://schemas.openxmlformats.org/officeDocument/2006/relationships/hyperlink" Target="https://www.mckinsey.com/business-functions/mckinsey-analytics/our-insights/an-executives-guide-to-ai" TargetMode="External"/><Relationship Id="rId57" Type="http://schemas.openxmlformats.org/officeDocument/2006/relationships/hyperlink" Target="https://www.ft.com/content/b497a134-2d21-11e8-a34a-7e7563b0b0f4" TargetMode="External"/><Relationship Id="rId10" Type="http://schemas.microsoft.com/office/2016/09/relationships/commentsIds" Target="commentsIds.xml"/><Relationship Id="rId31" Type="http://schemas.openxmlformats.org/officeDocument/2006/relationships/hyperlink" Target="https://www2.deloitte.com/content/dam/Deloitte/lu/Documents/financial-services/Banking/lu-digital-banking-maturity-2020.pdf" TargetMode="External"/><Relationship Id="rId44" Type="http://schemas.openxmlformats.org/officeDocument/2006/relationships/hyperlink" Target="https://www.europarl.europa.eu/RegData/etudes/STUD/2020/641547/EPRS_STU(2020)641547_EN.pdf" TargetMode="External"/><Relationship Id="rId52" Type="http://schemas.openxmlformats.org/officeDocument/2006/relationships/hyperlink" Target="https://asia.nikkei.com/Economy/Japan-s-megabanks-to-automate-around-30-000-jobs-worth-of-work2" TargetMode="External"/><Relationship Id="rId60" Type="http://schemas.openxmlformats.org/officeDocument/2006/relationships/hyperlink" Target="https://www.businesslive.co.za/bt/business-and-economy/2018-08-25-banking-on-the-artificial-intelligence-revolution/" TargetMode="External"/><Relationship Id="rId65" Type="http://schemas.openxmlformats.org/officeDocument/2006/relationships/hyperlink" Target="https://www2.deloitte.com/content/dam/Deloitte/cn/Documents/about-deloitte/deloitte-cn-dtt-thriving-in-the-era-of-persuasive-ai-en-200819.pdf" TargetMode="External"/><Relationship Id="rId73" Type="http://schemas.openxmlformats.org/officeDocument/2006/relationships/hyperlink" Target="https://www.deluxe.com/payments/receivables-management/remittance-intelligent-matching/" TargetMode="External"/><Relationship Id="rId78" Type="http://schemas.openxmlformats.org/officeDocument/2006/relationships/hyperlink" Target="http://www.smallake.kr/wp-content/uploads/2018/08/AutonomousNEXT_06_MachineIntelligenceAugmentedFinance.pdf" TargetMode="External"/><Relationship Id="rId81" Type="http://schemas.openxmlformats.org/officeDocument/2006/relationships/hyperlink" Target="https://gallery.mailchimp.com/6876a5198dfef32603ce8474d/files/aa26e0e2-dc8e-47d5-8952-6766332cef53/Online_Banking_Report_v2.pdf" TargetMode="External"/><Relationship Id="rId86" Type="http://schemas.openxmlformats.org/officeDocument/2006/relationships/hyperlink" Target="http://www.dialogtech.com/wp-content/uploads/2012/05/Ifbyphone-Consumer-Response-survey-May-2012.pdf" TargetMode="External"/><Relationship Id="rId94" Type="http://schemas.openxmlformats.org/officeDocument/2006/relationships/hyperlink" Target="https://www2.deloitte.com/content/dam/Deloitte/nl/Documents/financial-services/deloitte-nl-fsi-psd2-survey-results-highlights.pdf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9" Type="http://schemas.openxmlformats.org/officeDocument/2006/relationships/hyperlink" Target="https://www2.deloitte.com/content/dam/Deloitte/cz/Documents/financial-services/cz-open-banking-and-psd2.pdf" TargetMode="External"/><Relationship Id="rId34" Type="http://schemas.openxmlformats.org/officeDocument/2006/relationships/hyperlink" Target="https://www.wavestone.com/app/uploads/2018/12/Virtual-banking.pdf" TargetMode="External"/><Relationship Id="rId50" Type="http://schemas.openxmlformats.org/officeDocument/2006/relationships/hyperlink" Target="https://www.mckinsey.com/business-functions/mckinsey-analytics/our-insights/an-executives-guide-to-ai" TargetMode="External"/><Relationship Id="rId55" Type="http://schemas.openxmlformats.org/officeDocument/2006/relationships/hyperlink" Target="https://thefinancialbrand.com/74626/ai-transform-disrupt-banking-financial-wef-trends-analysis/" TargetMode="External"/><Relationship Id="rId76" Type="http://schemas.openxmlformats.org/officeDocument/2006/relationships/hyperlink" Target="https://www.europarl.europa.eu/RegData/etudes/STUD/2021/662928/IPOL_STU(2021)662928_EN.pdf" TargetMode="External"/><Relationship Id="rId97" Type="http://schemas.openxmlformats.org/officeDocument/2006/relationships/theme" Target="theme/theme1.xml"/><Relationship Id="rId7" Type="http://schemas.openxmlformats.org/officeDocument/2006/relationships/footer" Target="footer1.xml"/><Relationship Id="rId71" Type="http://schemas.openxmlformats.org/officeDocument/2006/relationships/hyperlink" Target="https://www.refinitiv.com/content/dam/marketing/en_us/documents/reports/future-of-trading-technology-in-2024.pdf" TargetMode="External"/><Relationship Id="rId92" Type="http://schemas.openxmlformats.org/officeDocument/2006/relationships/hyperlink" Target="https://www.saltedge.com/report_api_integration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ckinsey.com/business-functions/mckinsey-digital/our-insights/the-rise-of-the-digital-bank" TargetMode="External"/><Relationship Id="rId24" Type="http://schemas.openxmlformats.org/officeDocument/2006/relationships/footer" Target="footer2.xml"/><Relationship Id="rId40" Type="http://schemas.openxmlformats.org/officeDocument/2006/relationships/hyperlink" Target="https://www2.deloitte.com/content/dam/Deloitte/cz/Documents/financial-services/cz-open-banking-and-psd2.pdf" TargetMode="External"/><Relationship Id="rId45" Type="http://schemas.openxmlformats.org/officeDocument/2006/relationships/hyperlink" Target="https://www.europarl.europa.eu/RegData/etudes/STUD/2020/641547/EPRS_STU(2020)641547_EN.pdf" TargetMode="External"/><Relationship Id="rId66" Type="http://schemas.openxmlformats.org/officeDocument/2006/relationships/hyperlink" Target="https://www2.deloitte.com/content/dam/Deloitte/cn/Documents/about-deloitte/deloitte-cn-dtt-thriving-in-the-era-of-persuasive-ai-en-200819.pdf" TargetMode="External"/><Relationship Id="rId87" Type="http://schemas.openxmlformats.org/officeDocument/2006/relationships/hyperlink" Target="http://www.dialogtech.com/wp-content/uploads/2012/05/Ifbyphone-Consumer-Response-survey-May-2012.pdf" TargetMode="External"/><Relationship Id="rId61" Type="http://schemas.openxmlformats.org/officeDocument/2006/relationships/hyperlink" Target="https://techhq.com/2018/07/bank-of-america-to-use-ai-for-currency-research/" TargetMode="External"/><Relationship Id="rId82" Type="http://schemas.openxmlformats.org/officeDocument/2006/relationships/hyperlink" Target="https://gallery.mailchimp.com/6876a5198dfef32603ce8474d/files/aa26e0e2-dc8e-47d5-8952-6766332cef53/Online_Banking_Report_v2.pdf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30" Type="http://schemas.openxmlformats.org/officeDocument/2006/relationships/hyperlink" Target="https://www.mckinsey.com/business-functions/mckinsey-digital/our-insights/the-rise-of-the-digital-bank" TargetMode="External"/><Relationship Id="rId35" Type="http://schemas.openxmlformats.org/officeDocument/2006/relationships/hyperlink" Target="https://eur-lex.europa.eu/legal-content/PL/TXT/PDF/?uri=CELEX%3A32007L0064&amp;from=en" TargetMode="External"/><Relationship Id="rId56" Type="http://schemas.openxmlformats.org/officeDocument/2006/relationships/hyperlink" Target="https://thefinancialbrand.com/74626/ai-transform-disrupt-banking-financial-wef-trends-analysis/" TargetMode="External"/><Relationship Id="rId77" Type="http://schemas.openxmlformats.org/officeDocument/2006/relationships/hyperlink" Target="http://www.smallake.kr/wp-content/uploads/2018/08/AutonomousNEXT_06_MachineIntelligenceAugmentedFinance.pdf" TargetMode="External"/><Relationship Id="rId8" Type="http://schemas.openxmlformats.org/officeDocument/2006/relationships/comments" Target="comments.xml"/><Relationship Id="rId51" Type="http://schemas.openxmlformats.org/officeDocument/2006/relationships/hyperlink" Target="https://www.reuters.com/article/us-banks-hiring-ai-idUSKCN0YT163" TargetMode="External"/><Relationship Id="rId72" Type="http://schemas.openxmlformats.org/officeDocument/2006/relationships/hyperlink" Target="https://www.refinitiv.com/content/dam/marketing/en_us/documents/reports/future-of-trading-technology-in-2024.pdf" TargetMode="External"/><Relationship Id="rId93" Type="http://schemas.openxmlformats.org/officeDocument/2006/relationships/hyperlink" Target="https://www2.deloitte.com/content/dam/Deloitte/nl/Documents/financial-services/deloitte-nl-fsi-psd2-survey-results-highlight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84</Pages>
  <Words>27642</Words>
  <Characters>165857</Characters>
  <Application>Microsoft Office Word</Application>
  <DocSecurity>0</DocSecurity>
  <Lines>1382</Lines>
  <Paragraphs>386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</dc:creator>
  <cp:lastModifiedBy>Krzysztof SPIRZEWSKI</cp:lastModifiedBy>
  <cp:revision>8</cp:revision>
  <dcterms:created xsi:type="dcterms:W3CDTF">2021-10-09T16:10:00Z</dcterms:created>
  <dcterms:modified xsi:type="dcterms:W3CDTF">2021-10-09T16:34:00Z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2021-10-08T00:00:00Z</vt:filetime>
  </property>
</Properties>
</file>